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8696A">
      <w:pPr>
        <w:jc w:val="center"/>
        <w:rPr>
          <w:ins w:id="0" w:author="WPS_1668519058" w:date="2025-07-18T12:10:27Z"/>
          <w:rFonts w:hint="eastAsia" w:ascii="宋体" w:hAnsi="宋体" w:eastAsia="宋体" w:cs="宋体"/>
          <w:b/>
          <w:color w:val="auto"/>
          <w:sz w:val="32"/>
        </w:rPr>
      </w:pPr>
      <w:ins w:id="1" w:author="WPS_1668519058" w:date="2025-07-18T12:06:59Z">
        <w:r>
          <w:rPr>
            <w:rFonts w:hint="eastAsia" w:ascii="宋体" w:hAnsi="宋体" w:eastAsia="宋体" w:cs="宋体"/>
            <w:b/>
            <w:color w:val="auto"/>
            <w:sz w:val="32"/>
          </w:rPr>
          <w:t>无锡市车路云一体化应用试点项目一阶段</w:t>
        </w:r>
      </w:ins>
    </w:p>
    <w:p w14:paraId="646CF85B">
      <w:pPr>
        <w:jc w:val="center"/>
        <w:rPr>
          <w:ins w:id="2" w:author="WPS_1668519058" w:date="2025-07-18T12:07:02Z"/>
          <w:rFonts w:hint="eastAsia" w:ascii="宋体" w:hAnsi="宋体" w:eastAsia="宋体" w:cs="宋体"/>
          <w:b/>
          <w:bCs/>
          <w:sz w:val="32"/>
          <w:szCs w:val="32"/>
        </w:rPr>
      </w:pPr>
      <w:ins w:id="3" w:author="WPS_1668519058" w:date="2025-07-18T12:10:19Z">
        <w:r>
          <w:rPr>
            <w:rFonts w:hint="eastAsia" w:ascii="宋体" w:hAnsi="宋体" w:eastAsia="宋体" w:cs="宋体"/>
            <w:b/>
            <w:color w:val="auto"/>
            <w:sz w:val="32"/>
            <w:lang w:eastAsia="zh-CN"/>
          </w:rPr>
          <w:t>（</w:t>
        </w:r>
      </w:ins>
      <w:ins w:id="4" w:author="WPS_1668519058" w:date="2025-07-18T12:10:25Z">
        <w:r>
          <w:rPr>
            <w:rFonts w:hint="eastAsia" w:ascii="宋体" w:hAnsi="宋体" w:eastAsia="宋体" w:cs="宋体"/>
            <w:b/>
            <w:color w:val="auto"/>
            <w:sz w:val="32"/>
            <w:szCs w:val="22"/>
            <w:rPrChange w:id="5" w:author="WPS_1668519058" w:date="2025-07-18T12:10:32Z">
              <w:rPr>
                <w:rFonts w:hint="eastAsia" w:ascii="宋体" w:hAnsi="宋体" w:eastAsia="宋体" w:cs="宋体"/>
                <w:b w:val="0"/>
                <w:sz w:val="28"/>
                <w:szCs w:val="28"/>
              </w:rPr>
            </w:rPrChange>
          </w:rPr>
          <w:t>车路云一体化项目采购合同</w:t>
        </w:r>
      </w:ins>
      <w:ins w:id="6" w:author="WPS_1668519058" w:date="2025-07-18T12:10:19Z">
        <w:r>
          <w:rPr>
            <w:rFonts w:hint="eastAsia" w:ascii="宋体" w:hAnsi="宋体" w:eastAsia="宋体" w:cs="宋体"/>
            <w:b/>
            <w:color w:val="auto"/>
            <w:sz w:val="32"/>
            <w:lang w:eastAsia="zh-CN"/>
          </w:rPr>
          <w:t>）</w:t>
        </w:r>
      </w:ins>
      <w:del w:id="7" w:author="WPS_1668519058" w:date="2025-07-18T12:06:59Z">
        <w:r>
          <w:rPr>
            <w:rFonts w:hint="eastAsia" w:ascii="宋体" w:hAnsi="宋体" w:eastAsia="宋体" w:cs="宋体"/>
            <w:b/>
            <w:bCs/>
            <w:sz w:val="32"/>
            <w:szCs w:val="32"/>
          </w:rPr>
          <w:delText>无锡市车路云一体化应用试点(包5设备网联化及交管赋能》ICT(DJ)项目</w:delText>
        </w:r>
      </w:del>
    </w:p>
    <w:p w14:paraId="03EA2F24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采购合同补充协议</w:t>
      </w:r>
    </w:p>
    <w:p w14:paraId="10FEF60B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甲方：</w:t>
      </w:r>
      <w:ins w:id="8" w:author="WPS_1668519058" w:date="2025-07-18T12:05:35Z">
        <w:r>
          <w:rPr>
            <w:rFonts w:hint="eastAsia" w:ascii="黑体" w:hAnsi="黑体" w:eastAsia="黑体"/>
            <w:b w:val="0"/>
            <w:sz w:val="30"/>
            <w:szCs w:val="30"/>
          </w:rPr>
          <w:t>江苏天安智联科技股份有限公司</w:t>
        </w:r>
      </w:ins>
      <w:del w:id="9" w:author="WPS_1668519058" w:date="2025-07-18T12:05:35Z">
        <w:r>
          <w:rPr>
            <w:rFonts w:hint="eastAsia" w:ascii="宋体" w:hAnsi="宋体" w:eastAsia="宋体" w:cs="宋体"/>
            <w:sz w:val="28"/>
            <w:szCs w:val="28"/>
            <w:lang w:val="en-US" w:eastAsia="zh-CN"/>
          </w:rPr>
          <w:delText>江苏移动信息系统集成有限公司</w:delText>
        </w:r>
      </w:del>
    </w:p>
    <w:p w14:paraId="134E4BC6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乙方：</w:t>
      </w:r>
      <w:ins w:id="10" w:author="WPS_1668519058" w:date="2025-07-18T12:05:21Z">
        <w:r>
          <w:rPr>
            <w:rFonts w:hint="eastAsia" w:ascii="黑体" w:hAnsi="黑体" w:eastAsia="黑体"/>
            <w:b w:val="0"/>
            <w:sz w:val="30"/>
            <w:szCs w:val="30"/>
          </w:rPr>
          <w:t>北京万集科技股份有限公司</w:t>
        </w:r>
      </w:ins>
    </w:p>
    <w:p w14:paraId="4A1F3AB0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甲、乙双方于2025年</w:t>
      </w:r>
      <w:del w:id="11" w:author="WPS_1668519058" w:date="2025-07-18T12:05:56Z">
        <w:r>
          <w:rPr>
            <w:rFonts w:hint="eastAsia" w:ascii="宋体" w:hAnsi="宋体" w:eastAsia="宋体" w:cs="宋体"/>
            <w:sz w:val="28"/>
            <w:szCs w:val="28"/>
          </w:rPr>
          <w:delText>6</w:delText>
        </w:r>
      </w:del>
      <w:ins w:id="12" w:author="WPS_1668519058" w:date="2025-07-18T12:05:57Z">
        <w:r>
          <w:rPr>
            <w:rFonts w:hint="eastAsia" w:ascii="宋体" w:hAnsi="宋体" w:eastAsia="宋体" w:cs="宋体"/>
            <w:sz w:val="28"/>
            <w:szCs w:val="28"/>
            <w:lang w:val="en-US" w:eastAsia="zh-CN"/>
          </w:rPr>
          <w:t>5</w:t>
        </w:r>
      </w:ins>
      <w:r>
        <w:rPr>
          <w:rFonts w:hint="eastAsia" w:ascii="宋体" w:hAnsi="宋体" w:eastAsia="宋体" w:cs="宋体"/>
          <w:sz w:val="28"/>
          <w:szCs w:val="28"/>
        </w:rPr>
        <w:t>月2</w:t>
      </w:r>
      <w:ins w:id="13" w:author="WPS_1668519058" w:date="2025-07-18T12:05:59Z">
        <w:r>
          <w:rPr>
            <w:rFonts w:hint="eastAsia" w:ascii="宋体" w:hAnsi="宋体" w:eastAsia="宋体" w:cs="宋体"/>
            <w:sz w:val="28"/>
            <w:szCs w:val="28"/>
            <w:lang w:val="en-US" w:eastAsia="zh-CN"/>
          </w:rPr>
          <w:t>9</w:t>
        </w:r>
      </w:ins>
      <w:del w:id="14" w:author="WPS_1668519058" w:date="2025-07-18T12:05:58Z">
        <w:r>
          <w:rPr>
            <w:rFonts w:hint="eastAsia" w:ascii="宋体" w:hAnsi="宋体" w:eastAsia="宋体" w:cs="宋体"/>
            <w:sz w:val="28"/>
            <w:szCs w:val="28"/>
          </w:rPr>
          <w:delText>7</w:delText>
        </w:r>
      </w:del>
      <w:r>
        <w:rPr>
          <w:rFonts w:hint="eastAsia" w:ascii="宋体" w:hAnsi="宋体" w:eastAsia="宋体" w:cs="宋体"/>
          <w:sz w:val="28"/>
          <w:szCs w:val="28"/>
        </w:rPr>
        <w:t>日</w:t>
      </w:r>
      <w:ins w:id="15" w:author="WPS_1668519058" w:date="2025-07-18T12:09:18Z">
        <w:r>
          <w:rPr>
            <w:rFonts w:hint="eastAsia" w:ascii="宋体" w:hAnsi="宋体" w:eastAsia="宋体" w:cs="宋体"/>
            <w:sz w:val="28"/>
            <w:szCs w:val="28"/>
            <w:lang w:eastAsia="zh-CN"/>
          </w:rPr>
          <w:t>针对</w:t>
        </w:r>
      </w:ins>
      <w:ins w:id="16" w:author="WPS_1668519058" w:date="2025-07-18T12:06:14Z">
        <w:r>
          <w:rPr>
            <w:rFonts w:hint="eastAsia" w:ascii="宋体" w:hAnsi="宋体" w:eastAsia="宋体" w:cs="宋体"/>
            <w:b w:val="0"/>
            <w:color w:val="auto"/>
            <w:sz w:val="28"/>
            <w:szCs w:val="28"/>
            <w:rPrChange w:id="17" w:author="WPS_1668519058" w:date="2025-07-18T12:09:05Z">
              <w:rPr>
                <w:rFonts w:hint="eastAsia" w:ascii="宋体" w:hAnsi="宋体" w:eastAsia="宋体" w:cs="宋体"/>
                <w:b/>
                <w:color w:val="auto"/>
                <w:sz w:val="32"/>
              </w:rPr>
            </w:rPrChange>
          </w:rPr>
          <w:t>无锡市车路云一体化应用试点项目一阶段</w:t>
        </w:r>
      </w:ins>
      <w:ins w:id="18" w:author="WPS_1668519058" w:date="2025-07-18T12:08:29Z">
        <w:r>
          <w:rPr>
            <w:rFonts w:hint="eastAsia" w:ascii="宋体" w:hAnsi="宋体" w:eastAsia="宋体" w:cs="宋体"/>
            <w:b w:val="0"/>
            <w:color w:val="auto"/>
            <w:sz w:val="28"/>
            <w:szCs w:val="28"/>
            <w:lang w:eastAsia="zh-CN"/>
            <w:rPrChange w:id="19" w:author="WPS_1668519058" w:date="2025-07-18T12:09:05Z">
              <w:rPr>
                <w:rFonts w:hint="eastAsia" w:ascii="宋体" w:hAnsi="宋体" w:eastAsia="宋体" w:cs="宋体"/>
                <w:b/>
                <w:color w:val="auto"/>
                <w:sz w:val="32"/>
                <w:lang w:eastAsia="zh-CN"/>
              </w:rPr>
            </w:rPrChange>
          </w:rPr>
          <w:t>项目</w:t>
        </w:r>
      </w:ins>
      <w:del w:id="20" w:author="WPS_1668519058" w:date="2025-07-18T12:06:14Z">
        <w:r>
          <w:rPr>
            <w:rFonts w:hint="eastAsia" w:ascii="宋体" w:hAnsi="宋体" w:eastAsia="宋体" w:cs="宋体"/>
            <w:sz w:val="28"/>
            <w:szCs w:val="28"/>
          </w:rPr>
          <w:delText>签订无锡市车路云一体化应用试点(包5设备网联化及交管赋能》ICT(DJ)项目</w:delText>
        </w:r>
      </w:del>
      <w:del w:id="21" w:author="WPS_1668519058" w:date="2025-07-18T12:08:31Z">
        <w:r>
          <w:rPr>
            <w:rFonts w:hint="eastAsia" w:ascii="宋体" w:hAnsi="宋体" w:eastAsia="宋体" w:cs="宋体"/>
            <w:sz w:val="28"/>
            <w:szCs w:val="28"/>
          </w:rPr>
          <w:delText>采</w:delText>
        </w:r>
      </w:del>
      <w:del w:id="22" w:author="WPS_1668519058" w:date="2025-07-18T12:08:32Z">
        <w:r>
          <w:rPr>
            <w:rFonts w:hint="eastAsia" w:ascii="宋体" w:hAnsi="宋体" w:eastAsia="宋体" w:cs="宋体"/>
            <w:sz w:val="28"/>
            <w:szCs w:val="28"/>
          </w:rPr>
          <w:delText>购</w:delText>
        </w:r>
      </w:del>
      <w:del w:id="23" w:author="WPS_1668519058" w:date="2025-07-18T12:08:33Z">
        <w:r>
          <w:rPr>
            <w:rFonts w:hint="eastAsia" w:ascii="宋体" w:hAnsi="宋体" w:eastAsia="宋体" w:cs="宋体"/>
            <w:sz w:val="28"/>
            <w:szCs w:val="28"/>
          </w:rPr>
          <w:delText>合同</w:delText>
        </w:r>
      </w:del>
      <w:r>
        <w:rPr>
          <w:rFonts w:hint="eastAsia" w:ascii="宋体" w:hAnsi="宋体" w:eastAsia="宋体" w:cs="宋体"/>
          <w:sz w:val="28"/>
          <w:szCs w:val="28"/>
        </w:rPr>
        <w:t>（</w:t>
      </w:r>
      <w:ins w:id="24" w:author="WPS_1668519058" w:date="2025-07-18T12:06:34Z">
        <w:r>
          <w:rPr>
            <w:rFonts w:hint="eastAsia" w:ascii="宋体" w:hAnsi="宋体" w:eastAsia="宋体" w:cs="宋体"/>
            <w:sz w:val="28"/>
            <w:szCs w:val="28"/>
            <w:lang w:eastAsia="zh-CN"/>
          </w:rPr>
          <w:t>项目</w:t>
        </w:r>
      </w:ins>
      <w:del w:id="25" w:author="WPS_1668519058" w:date="2025-07-18T12:06:33Z">
        <w:r>
          <w:rPr>
            <w:rFonts w:hint="eastAsia" w:ascii="宋体" w:hAnsi="宋体" w:eastAsia="宋体" w:cs="宋体"/>
            <w:sz w:val="28"/>
            <w:szCs w:val="28"/>
          </w:rPr>
          <w:delText>合同</w:delText>
        </w:r>
      </w:del>
      <w:r>
        <w:rPr>
          <w:rFonts w:hint="eastAsia" w:ascii="宋体" w:hAnsi="宋体" w:eastAsia="宋体" w:cs="宋体"/>
          <w:sz w:val="28"/>
          <w:szCs w:val="28"/>
        </w:rPr>
        <w:t>编号:</w:t>
      </w:r>
      <w:ins w:id="26" w:author="WPS_1668519058" w:date="2025-07-18T12:06:31Z">
        <w:r>
          <w:rPr>
            <w:rFonts w:hint="eastAsia" w:ascii="宋体" w:hAnsi="宋体" w:eastAsia="宋体" w:cs="宋体"/>
            <w:b w:val="0"/>
            <w:color w:val="auto"/>
            <w:sz w:val="28"/>
            <w:szCs w:val="28"/>
            <w:rPrChange w:id="27" w:author="WPS_1668519058" w:date="2025-07-18T12:09:05Z">
              <w:rPr>
                <w:rFonts w:hint="eastAsia" w:ascii="宋体" w:hAnsi="宋体" w:eastAsia="宋体" w:cs="宋体"/>
                <w:b/>
                <w:color w:val="auto"/>
                <w:sz w:val="32"/>
              </w:rPr>
            </w:rPrChange>
          </w:rPr>
          <w:t>XZP2025012600118</w:t>
        </w:r>
      </w:ins>
      <w:del w:id="28" w:author="WPS_1668519058" w:date="2025-07-18T12:06:31Z">
        <w:r>
          <w:rPr>
            <w:rFonts w:hint="eastAsia" w:ascii="宋体" w:hAnsi="宋体" w:eastAsia="宋体" w:cs="宋体"/>
            <w:sz w:val="28"/>
            <w:szCs w:val="28"/>
          </w:rPr>
          <w:delText>CMJS-WX-202503393</w:delText>
        </w:r>
      </w:del>
      <w:r>
        <w:rPr>
          <w:rFonts w:hint="eastAsia" w:ascii="宋体" w:hAnsi="宋体" w:eastAsia="宋体" w:cs="宋体"/>
          <w:sz w:val="28"/>
          <w:szCs w:val="28"/>
        </w:rPr>
        <w:t>）</w:t>
      </w:r>
      <w:ins w:id="29" w:author="WPS_1668519058" w:date="2025-07-18T12:08:37Z">
        <w:r>
          <w:rPr>
            <w:rFonts w:hint="eastAsia" w:ascii="宋体" w:hAnsi="宋体" w:eastAsia="宋体" w:cs="宋体"/>
            <w:sz w:val="28"/>
            <w:szCs w:val="28"/>
            <w:lang w:eastAsia="zh-CN"/>
          </w:rPr>
          <w:t>，</w:t>
        </w:r>
      </w:ins>
      <w:ins w:id="30" w:author="WPS_1668519058" w:date="2025-07-18T12:08:38Z">
        <w:r>
          <w:rPr>
            <w:rFonts w:hint="eastAsia" w:ascii="宋体" w:hAnsi="宋体" w:eastAsia="宋体" w:cs="宋体"/>
            <w:sz w:val="28"/>
            <w:szCs w:val="28"/>
            <w:lang w:eastAsia="zh-CN"/>
          </w:rPr>
          <w:t>签订</w:t>
        </w:r>
      </w:ins>
      <w:ins w:id="31" w:author="WPS_1668519058" w:date="2025-07-18T12:08:39Z">
        <w:r>
          <w:rPr>
            <w:rFonts w:hint="eastAsia" w:ascii="宋体" w:hAnsi="宋体" w:eastAsia="宋体" w:cs="宋体"/>
            <w:sz w:val="28"/>
            <w:szCs w:val="28"/>
            <w:lang w:eastAsia="zh-CN"/>
          </w:rPr>
          <w:t>的</w:t>
        </w:r>
      </w:ins>
      <w:ins w:id="32" w:author="WPS_1668519058" w:date="2025-07-18T12:08:42Z">
        <w:r>
          <w:rPr>
            <w:rFonts w:hint="eastAsia" w:ascii="宋体" w:hAnsi="宋体" w:eastAsia="宋体" w:cs="宋体"/>
            <w:sz w:val="28"/>
            <w:szCs w:val="28"/>
            <w:lang w:eastAsia="zh-CN"/>
          </w:rPr>
          <w:t>分包</w:t>
        </w:r>
      </w:ins>
      <w:ins w:id="33" w:author="WPS_1668519058" w:date="2025-07-18T12:08:43Z">
        <w:r>
          <w:rPr>
            <w:rFonts w:hint="eastAsia" w:ascii="宋体" w:hAnsi="宋体" w:eastAsia="宋体" w:cs="宋体"/>
            <w:sz w:val="28"/>
            <w:szCs w:val="28"/>
            <w:lang w:eastAsia="zh-CN"/>
          </w:rPr>
          <w:t>合同</w:t>
        </w:r>
      </w:ins>
      <w:ins w:id="34" w:author="WPS_1668519058" w:date="2025-07-18T12:08:44Z">
        <w:r>
          <w:rPr>
            <w:rFonts w:hint="eastAsia" w:ascii="宋体" w:hAnsi="宋体" w:eastAsia="宋体" w:cs="宋体"/>
            <w:sz w:val="28"/>
            <w:szCs w:val="28"/>
            <w:lang w:eastAsia="zh-CN"/>
          </w:rPr>
          <w:t>（</w:t>
        </w:r>
      </w:ins>
      <w:ins w:id="35" w:author="WPS_1668519058" w:date="2025-07-18T12:08:45Z">
        <w:r>
          <w:rPr>
            <w:rFonts w:hint="eastAsia" w:ascii="宋体" w:hAnsi="宋体" w:eastAsia="宋体" w:cs="宋体"/>
            <w:b w:val="0"/>
            <w:sz w:val="28"/>
            <w:szCs w:val="28"/>
            <w:rPrChange w:id="36" w:author="WPS_1668519058" w:date="2025-07-18T12:08:55Z">
              <w:rPr>
                <w:rFonts w:hint="eastAsia" w:ascii="宋体" w:hAnsi="宋体"/>
                <w:b w:val="0"/>
                <w:sz w:val="44"/>
                <w:szCs w:val="44"/>
              </w:rPr>
            </w:rPrChange>
          </w:rPr>
          <w:t>车路云一体化项目采购合同</w:t>
        </w:r>
      </w:ins>
      <w:ins w:id="37" w:author="WPS_1668519058" w:date="2025-07-18T12:08:44Z">
        <w:r>
          <w:rPr>
            <w:rFonts w:hint="eastAsia" w:ascii="宋体" w:hAnsi="宋体" w:eastAsia="宋体" w:cs="宋体"/>
            <w:sz w:val="28"/>
            <w:szCs w:val="28"/>
            <w:lang w:eastAsia="zh-CN"/>
          </w:rPr>
          <w:t>）</w:t>
        </w:r>
      </w:ins>
      <w:r>
        <w:rPr>
          <w:rFonts w:hint="eastAsia" w:ascii="宋体" w:hAnsi="宋体" w:eastAsia="宋体" w:cs="宋体"/>
          <w:sz w:val="28"/>
          <w:szCs w:val="28"/>
        </w:rPr>
        <w:t>。现甲乙双方本着互利的原则,经友好协商，依据实际情况,需要对原合同内容进行变更。经甲乙双方友好协商，在原合同基础上变更合同条款部分内容:特订立以下补充协议。</w:t>
      </w:r>
    </w:p>
    <w:p w14:paraId="53F72347">
      <w:pPr>
        <w:spacing w:line="5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一、将原合同内容：“</w:t>
      </w:r>
      <w:r>
        <w:rPr>
          <w:rFonts w:hint="eastAsia" w:ascii="宋体" w:hAnsi="宋体" w:eastAsia="宋体" w:cs="宋体"/>
          <w:sz w:val="28"/>
          <w:szCs w:val="28"/>
        </w:rPr>
        <w:t>四、售后服务</w:t>
      </w:r>
    </w:p>
    <w:p w14:paraId="4B114E55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4.1本合同维保期业主方终验合格且交付使用之日起计算，乙方提供5年免费维保服务。”</w:t>
      </w:r>
    </w:p>
    <w:p w14:paraId="71F6F029">
      <w:pPr>
        <w:spacing w:line="5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修改为：</w:t>
      </w:r>
    </w:p>
    <w:p w14:paraId="29685A91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“四、售后服务</w:t>
      </w:r>
    </w:p>
    <w:p w14:paraId="23674851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4.1项目所有软硬件设备，乙方应提供5年质保。乙方还应提供系统验收后1年的现场运维服务。”</w:t>
      </w:r>
    </w:p>
    <w:p w14:paraId="4C4E0485">
      <w:pPr>
        <w:spacing w:line="5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二、本协议生效后，即成为原合同不可分割的组成部分，与原合同具有同等的法律效力。</w:t>
      </w:r>
    </w:p>
    <w:p w14:paraId="68104BE3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三、除本协议中明确所作的修改条款之外，原合同的其余部分应完全继续有效。</w:t>
      </w:r>
    </w:p>
    <w:p w14:paraId="26982D52">
      <w:pPr>
        <w:spacing w:line="500" w:lineRule="exact"/>
        <w:ind w:firstLine="562" w:firstLineChars="200"/>
        <w:rPr>
          <w:ins w:id="38" w:author="WPS_1668519058" w:date="2025-07-18T12:12:35Z"/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四、</w:t>
      </w:r>
      <w:r>
        <w:rPr>
          <w:rFonts w:hint="eastAsia" w:ascii="宋体" w:hAnsi="宋体" w:eastAsia="宋体" w:cs="宋体"/>
          <w:b/>
          <w:bCs/>
          <w:color w:val="333333"/>
          <w:spacing w:val="8"/>
          <w:sz w:val="28"/>
          <w:szCs w:val="28"/>
          <w:shd w:val="clear" w:color="auto" w:fill="FFFFFF"/>
        </w:rPr>
        <w:t>本协议一式二份，甲、乙各执一份。</w:t>
      </w:r>
      <w:r>
        <w:rPr>
          <w:rFonts w:hint="eastAsia" w:ascii="宋体" w:hAnsi="宋体" w:eastAsia="宋体" w:cs="宋体"/>
          <w:sz w:val="28"/>
          <w:szCs w:val="28"/>
        </w:rPr>
        <w:t>本协议自甲、乙双方授权代表签字并盖公章或合同专用章后生效。</w:t>
      </w:r>
    </w:p>
    <w:p w14:paraId="6FE3B9E0">
      <w:pPr>
        <w:spacing w:line="500" w:lineRule="exact"/>
        <w:ind w:firstLine="560" w:firstLineChars="200"/>
        <w:rPr>
          <w:ins w:id="39" w:author="WPS_1668519058" w:date="2025-07-18T12:12:35Z"/>
          <w:rFonts w:hint="eastAsia" w:ascii="宋体" w:hAnsi="宋体" w:eastAsia="宋体" w:cs="宋体"/>
          <w:sz w:val="28"/>
          <w:szCs w:val="28"/>
        </w:rPr>
      </w:pPr>
    </w:p>
    <w:p w14:paraId="13735E51">
      <w:pPr>
        <w:spacing w:line="500" w:lineRule="exact"/>
        <w:ind w:firstLine="560" w:firstLineChars="200"/>
        <w:rPr>
          <w:ins w:id="40" w:author="WPS_1668519058" w:date="2025-07-18T12:12:36Z"/>
          <w:rFonts w:hint="eastAsia" w:ascii="宋体" w:hAnsi="宋体" w:eastAsia="宋体" w:cs="宋体"/>
          <w:sz w:val="28"/>
          <w:szCs w:val="28"/>
        </w:rPr>
      </w:pPr>
    </w:p>
    <w:p w14:paraId="092B386E">
      <w:pPr>
        <w:spacing w:line="500" w:lineRule="exact"/>
        <w:ind w:firstLine="560" w:firstLineChars="200"/>
        <w:rPr>
          <w:ins w:id="41" w:author="WPS_1668519058" w:date="2025-07-18T12:12:04Z"/>
          <w:rFonts w:hint="eastAsia" w:ascii="宋体" w:hAnsi="宋体" w:eastAsia="宋体" w:cs="宋体"/>
          <w:sz w:val="28"/>
          <w:szCs w:val="28"/>
        </w:rPr>
      </w:pPr>
    </w:p>
    <w:p w14:paraId="3DBE51C7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370F72F7">
      <w:pPr>
        <w:spacing w:line="50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甲方（盖章）：                    </w:t>
      </w:r>
      <w:del w:id="42" w:author="WPS_1668519058" w:date="2025-07-18T12:13:01Z">
        <w:r>
          <w:rPr>
            <w:rFonts w:hint="eastAsia" w:ascii="宋体" w:hAnsi="宋体" w:eastAsia="宋体" w:cs="宋体"/>
            <w:sz w:val="28"/>
            <w:szCs w:val="28"/>
          </w:rPr>
          <w:delText xml:space="preserve">乙方（盖章）： </w:delText>
        </w:r>
      </w:del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28E076CB">
      <w:pPr>
        <w:spacing w:line="500" w:lineRule="exact"/>
        <w:ind w:left="4760" w:hanging="4760" w:hangingChars="1700"/>
        <w:jc w:val="left"/>
        <w:rPr>
          <w:ins w:id="44" w:author="WPS_1668519058" w:date="2025-07-18T12:13:57Z"/>
          <w:rFonts w:hint="eastAsia" w:ascii="宋体" w:hAnsi="宋体"/>
          <w:b w:val="0"/>
          <w:bCs/>
          <w:sz w:val="24"/>
        </w:rPr>
        <w:pPrChange w:id="43" w:author="WPS_1668519058" w:date="2025-07-18T12:13:33Z">
          <w:pPr>
            <w:spacing w:line="500" w:lineRule="exact"/>
          </w:pPr>
        </w:pPrChange>
      </w:pPr>
      <w:r>
        <w:rPr>
          <w:rFonts w:hint="eastAsia" w:ascii="宋体" w:hAnsi="宋体" w:eastAsia="宋体" w:cs="宋体"/>
          <w:sz w:val="28"/>
          <w:szCs w:val="28"/>
        </w:rPr>
        <w:t xml:space="preserve">地址: </w:t>
      </w:r>
      <w:ins w:id="45" w:author="WPS_1668519058" w:date="2025-07-18T12:13:49Z">
        <w:bookmarkStart w:id="0" w:name="_Hlk141771813"/>
        <w:r>
          <w:rPr>
            <w:rFonts w:hint="eastAsia" w:ascii="宋体" w:hAnsi="宋体"/>
            <w:b w:val="0"/>
            <w:bCs/>
            <w:sz w:val="24"/>
          </w:rPr>
          <w:t>无锡市锡山区安镇街道春风南路2号智行科创园8幢3单元1404号</w:t>
        </w:r>
      </w:ins>
    </w:p>
    <w:p w14:paraId="71A1A149">
      <w:pPr>
        <w:spacing w:line="500" w:lineRule="exact"/>
        <w:ind w:left="0" w:leftChars="0" w:firstLine="720" w:firstLineChars="300"/>
        <w:jc w:val="left"/>
        <w:rPr>
          <w:rFonts w:hint="eastAsia" w:ascii="宋体" w:hAnsi="宋体" w:eastAsia="宋体" w:cs="宋体"/>
          <w:sz w:val="28"/>
          <w:szCs w:val="28"/>
        </w:rPr>
        <w:pPrChange w:id="46" w:author="WPS_1668519058" w:date="2025-07-18T12:14:06Z">
          <w:pPr>
            <w:spacing w:line="500" w:lineRule="exact"/>
          </w:pPr>
        </w:pPrChange>
      </w:pPr>
      <w:ins w:id="47" w:author="WPS_1668519058" w:date="2025-07-18T12:13:49Z">
        <w:r>
          <w:rPr>
            <w:rFonts w:hint="eastAsia" w:ascii="宋体" w:hAnsi="宋体"/>
            <w:b w:val="0"/>
            <w:bCs/>
            <w:sz w:val="24"/>
          </w:rPr>
          <w:t>办公楼</w:t>
        </w:r>
        <w:bookmarkEnd w:id="0"/>
      </w:ins>
      <w:del w:id="48" w:author="WPS_1668519058" w:date="2025-07-18T12:13:49Z">
        <w:r>
          <w:rPr>
            <w:rFonts w:hint="eastAsia" w:ascii="宋体" w:hAnsi="宋体" w:eastAsia="宋体" w:cs="宋体"/>
            <w:sz w:val="28"/>
            <w:szCs w:val="28"/>
          </w:rPr>
          <w:delText xml:space="preserve"> </w:delText>
        </w:r>
      </w:del>
      <w:r>
        <w:rPr>
          <w:rFonts w:hint="eastAsia" w:ascii="宋体" w:hAnsi="宋体" w:eastAsia="宋体" w:cs="宋体"/>
          <w:sz w:val="28"/>
          <w:szCs w:val="28"/>
        </w:rPr>
        <w:t xml:space="preserve">                         </w:t>
      </w:r>
      <w:del w:id="49" w:author="WPS_1668519058" w:date="2025-07-18T12:12:43Z">
        <w:r>
          <w:rPr>
            <w:rFonts w:hint="eastAsia" w:ascii="宋体" w:hAnsi="宋体" w:eastAsia="宋体" w:cs="宋体"/>
            <w:sz w:val="28"/>
            <w:szCs w:val="28"/>
          </w:rPr>
          <w:delText xml:space="preserve"> 地址:</w:delText>
        </w:r>
      </w:del>
    </w:p>
    <w:p w14:paraId="0FA3E864">
      <w:pPr>
        <w:spacing w:line="50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法人（委托代理人）:             </w:t>
      </w:r>
      <w:del w:id="50" w:author="WPS_1668519058" w:date="2025-07-18T12:13:06Z">
        <w:r>
          <w:rPr>
            <w:rFonts w:hint="eastAsia" w:ascii="宋体" w:hAnsi="宋体" w:eastAsia="宋体" w:cs="宋体"/>
            <w:sz w:val="28"/>
            <w:szCs w:val="28"/>
          </w:rPr>
          <w:delText xml:space="preserve"> 法人（委托代理人）:</w:delText>
        </w:r>
      </w:del>
    </w:p>
    <w:p w14:paraId="245555FE">
      <w:pPr>
        <w:spacing w:line="500" w:lineRule="exact"/>
        <w:ind w:firstLine="560" w:firstLineChars="200"/>
        <w:rPr>
          <w:ins w:id="52" w:author="WPS_1668519058" w:date="2025-07-18T12:14:10Z"/>
          <w:rFonts w:hint="eastAsia" w:ascii="宋体" w:hAnsi="宋体" w:eastAsia="宋体" w:cs="宋体"/>
          <w:sz w:val="28"/>
          <w:szCs w:val="28"/>
        </w:rPr>
        <w:pPrChange w:id="51" w:author="WPS_1668519058" w:date="2025-07-18T12:14:18Z">
          <w:pPr>
            <w:spacing w:line="500" w:lineRule="exact"/>
            <w:ind w:firstLine="280" w:firstLineChars="100"/>
          </w:pPr>
        </w:pPrChange>
      </w:pPr>
      <w:r>
        <w:rPr>
          <w:rFonts w:hint="eastAsia" w:ascii="宋体" w:hAnsi="宋体" w:eastAsia="宋体" w:cs="宋体"/>
          <w:sz w:val="28"/>
          <w:szCs w:val="28"/>
        </w:rPr>
        <w:t xml:space="preserve">年   </w:t>
      </w:r>
      <w:ins w:id="53" w:author="WPS_1668519058" w:date="2025-07-18T12:14:20Z">
        <w:r>
          <w:rPr>
            <w:rFonts w:hint="eastAsia" w:ascii="宋体" w:hAnsi="宋体" w:eastAsia="宋体" w:cs="宋体"/>
            <w:sz w:val="28"/>
            <w:szCs w:val="28"/>
            <w:lang w:val="en-US" w:eastAsia="zh-CN"/>
          </w:rPr>
          <w:t xml:space="preserve"> </w:t>
        </w:r>
      </w:ins>
      <w:r>
        <w:rPr>
          <w:rFonts w:hint="eastAsia" w:ascii="宋体" w:hAnsi="宋体" w:eastAsia="宋体" w:cs="宋体"/>
          <w:sz w:val="28"/>
          <w:szCs w:val="28"/>
        </w:rPr>
        <w:t xml:space="preserve">月   </w:t>
      </w:r>
      <w:ins w:id="54" w:author="WPS_1668519058" w:date="2025-07-18T12:14:22Z">
        <w:r>
          <w:rPr>
            <w:rFonts w:hint="eastAsia" w:ascii="宋体" w:hAnsi="宋体" w:eastAsia="宋体" w:cs="宋体"/>
            <w:sz w:val="28"/>
            <w:szCs w:val="28"/>
            <w:lang w:val="en-US" w:eastAsia="zh-CN"/>
          </w:rPr>
          <w:t xml:space="preserve"> </w:t>
        </w:r>
      </w:ins>
      <w:r>
        <w:rPr>
          <w:rFonts w:hint="eastAsia" w:ascii="宋体" w:hAnsi="宋体" w:eastAsia="宋体" w:cs="宋体"/>
          <w:sz w:val="28"/>
          <w:szCs w:val="28"/>
        </w:rPr>
        <w:t xml:space="preserve">日    </w:t>
      </w:r>
    </w:p>
    <w:p w14:paraId="2A5CB7EE">
      <w:pPr>
        <w:spacing w:line="500" w:lineRule="exact"/>
        <w:ind w:firstLine="280" w:firstLineChars="100"/>
        <w:rPr>
          <w:ins w:id="55" w:author="WPS_1668519058" w:date="2025-07-18T12:14:10Z"/>
          <w:rFonts w:hint="eastAsia" w:ascii="宋体" w:hAnsi="宋体" w:eastAsia="宋体" w:cs="宋体"/>
          <w:sz w:val="28"/>
          <w:szCs w:val="28"/>
        </w:rPr>
      </w:pPr>
    </w:p>
    <w:p w14:paraId="1E170897">
      <w:pPr>
        <w:spacing w:line="500" w:lineRule="exact"/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</w:t>
      </w:r>
      <w:del w:id="56" w:author="WPS_1668519058" w:date="2025-07-18T12:13:13Z">
        <w:r>
          <w:rPr>
            <w:rFonts w:hint="eastAsia" w:ascii="宋体" w:hAnsi="宋体" w:eastAsia="宋体" w:cs="宋体"/>
            <w:sz w:val="28"/>
            <w:szCs w:val="28"/>
          </w:rPr>
          <w:delText xml:space="preserve"> 年  月  日</w:delText>
        </w:r>
      </w:del>
    </w:p>
    <w:p w14:paraId="74B14E89">
      <w:pPr>
        <w:rPr>
          <w:ins w:id="57" w:author="WPS_1668519058" w:date="2025-07-18T12:12:57Z"/>
          <w:rFonts w:hint="eastAsia" w:asciiTheme="minorEastAsia" w:hAnsiTheme="minorEastAsia"/>
          <w:sz w:val="30"/>
          <w:szCs w:val="30"/>
        </w:rPr>
      </w:pPr>
      <w:ins w:id="58" w:author="WPS_1668519058" w:date="2025-07-18T12:13:03Z">
        <w:r>
          <w:rPr>
            <w:rFonts w:hint="eastAsia" w:ascii="宋体" w:hAnsi="宋体" w:eastAsia="宋体" w:cs="宋体"/>
            <w:sz w:val="28"/>
            <w:szCs w:val="28"/>
          </w:rPr>
          <w:t xml:space="preserve">乙方（盖章）： </w:t>
        </w:r>
      </w:ins>
    </w:p>
    <w:p w14:paraId="766B224B">
      <w:pPr>
        <w:rPr>
          <w:ins w:id="59" w:author="WPS_1668519058" w:date="2025-07-18T12:13:11Z"/>
          <w:rFonts w:ascii="宋体" w:hAnsi="宋体"/>
          <w:b w:val="0"/>
          <w:bCs/>
          <w:sz w:val="24"/>
        </w:rPr>
      </w:pPr>
      <w:ins w:id="60" w:author="WPS_1668519058" w:date="2025-07-18T12:12:59Z">
        <w:r>
          <w:rPr>
            <w:rFonts w:hint="eastAsia" w:ascii="宋体" w:hAnsi="宋体" w:eastAsia="宋体" w:cs="宋体"/>
            <w:sz w:val="28"/>
            <w:szCs w:val="28"/>
          </w:rPr>
          <w:t xml:space="preserve"> 地址:</w:t>
        </w:r>
      </w:ins>
      <w:ins w:id="61" w:author="WPS_1668519058" w:date="2025-07-18T12:12:59Z">
        <w:r>
          <w:rPr>
            <w:rFonts w:hint="eastAsia" w:ascii="宋体" w:hAnsi="宋体"/>
            <w:b w:val="0"/>
            <w:bCs/>
            <w:sz w:val="24"/>
          </w:rPr>
          <w:t>北京市北京经济技术开发区荣华中路19号院1号楼B座24层2</w:t>
        </w:r>
      </w:ins>
      <w:ins w:id="62" w:author="WPS_1668519058" w:date="2025-07-18T12:12:59Z">
        <w:r>
          <w:rPr>
            <w:rFonts w:ascii="宋体" w:hAnsi="宋体"/>
            <w:b w:val="0"/>
            <w:bCs/>
            <w:sz w:val="24"/>
          </w:rPr>
          <w:t>801室</w:t>
        </w:r>
      </w:ins>
    </w:p>
    <w:p w14:paraId="60AAE2F5">
      <w:pPr>
        <w:spacing w:line="500" w:lineRule="exact"/>
        <w:rPr>
          <w:ins w:id="63" w:author="WPS_1668519058" w:date="2025-07-18T12:13:11Z"/>
          <w:rFonts w:hint="eastAsia" w:ascii="宋体" w:hAnsi="宋体" w:eastAsia="宋体" w:cs="宋体"/>
          <w:sz w:val="28"/>
          <w:szCs w:val="28"/>
        </w:rPr>
      </w:pPr>
      <w:ins w:id="64" w:author="WPS_1668519058" w:date="2025-07-18T12:13:11Z">
        <w:r>
          <w:rPr>
            <w:rFonts w:hint="eastAsia" w:ascii="宋体" w:hAnsi="宋体" w:eastAsia="宋体" w:cs="宋体"/>
            <w:sz w:val="28"/>
            <w:szCs w:val="28"/>
          </w:rPr>
          <w:t xml:space="preserve"> 法人（委托代理人）:</w:t>
        </w:r>
      </w:ins>
      <w:bookmarkStart w:id="1" w:name="_GoBack"/>
      <w:bookmarkEnd w:id="1"/>
    </w:p>
    <w:p w14:paraId="2AF1729F">
      <w:pPr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pPrChange w:id="65" w:author="WPS_1668519058" w:date="2025-07-18T12:13:11Z">
          <w:pPr/>
        </w:pPrChange>
      </w:pPr>
      <w:ins w:id="66" w:author="WPS_1668519058" w:date="2025-07-18T12:13:15Z">
        <w:r>
          <w:rPr>
            <w:rFonts w:hint="eastAsia" w:ascii="宋体" w:hAnsi="宋体" w:eastAsia="宋体" w:cs="宋体"/>
            <w:sz w:val="28"/>
            <w:szCs w:val="28"/>
          </w:rPr>
          <w:t xml:space="preserve"> </w:t>
        </w:r>
      </w:ins>
      <w:ins w:id="67" w:author="WPS_1668519058" w:date="2025-07-18T12:14:25Z">
        <w:r>
          <w:rPr>
            <w:rFonts w:hint="eastAsia" w:ascii="宋体" w:hAnsi="宋体" w:eastAsia="宋体" w:cs="宋体"/>
            <w:sz w:val="28"/>
            <w:szCs w:val="28"/>
            <w:lang w:val="en-US" w:eastAsia="zh-CN"/>
          </w:rPr>
          <w:t xml:space="preserve">  </w:t>
        </w:r>
      </w:ins>
      <w:ins w:id="68" w:author="WPS_1668519058" w:date="2025-07-18T12:14:29Z">
        <w:r>
          <w:rPr>
            <w:rFonts w:hint="eastAsia" w:ascii="宋体" w:hAnsi="宋体" w:eastAsia="宋体" w:cs="宋体"/>
            <w:sz w:val="28"/>
            <w:szCs w:val="28"/>
            <w:lang w:val="en-US" w:eastAsia="zh-CN"/>
          </w:rPr>
          <w:t xml:space="preserve"> </w:t>
        </w:r>
      </w:ins>
      <w:ins w:id="69" w:author="WPS_1668519058" w:date="2025-07-18T12:13:15Z">
        <w:r>
          <w:rPr>
            <w:rFonts w:hint="eastAsia" w:ascii="宋体" w:hAnsi="宋体" w:eastAsia="宋体" w:cs="宋体"/>
            <w:sz w:val="28"/>
            <w:szCs w:val="28"/>
          </w:rPr>
          <w:t xml:space="preserve">年  </w:t>
        </w:r>
      </w:ins>
      <w:ins w:id="70" w:author="WPS_1668519058" w:date="2025-07-18T12:14:27Z">
        <w:r>
          <w:rPr>
            <w:rFonts w:hint="eastAsia" w:ascii="宋体" w:hAnsi="宋体" w:eastAsia="宋体" w:cs="宋体"/>
            <w:sz w:val="28"/>
            <w:szCs w:val="28"/>
            <w:lang w:val="en-US" w:eastAsia="zh-CN"/>
          </w:rPr>
          <w:t xml:space="preserve"> </w:t>
        </w:r>
      </w:ins>
      <w:ins w:id="71" w:author="WPS_1668519058" w:date="2025-07-18T12:13:15Z">
        <w:r>
          <w:rPr>
            <w:rFonts w:hint="eastAsia" w:ascii="宋体" w:hAnsi="宋体" w:eastAsia="宋体" w:cs="宋体"/>
            <w:sz w:val="28"/>
            <w:szCs w:val="28"/>
          </w:rPr>
          <w:t xml:space="preserve">月  </w:t>
        </w:r>
      </w:ins>
      <w:ins w:id="72" w:author="WPS_1668519058" w:date="2025-07-18T12:14:32Z">
        <w:r>
          <w:rPr>
            <w:rFonts w:hint="eastAsia" w:ascii="宋体" w:hAnsi="宋体" w:eastAsia="宋体" w:cs="宋体"/>
            <w:sz w:val="28"/>
            <w:szCs w:val="28"/>
            <w:lang w:val="en-US" w:eastAsia="zh-CN"/>
          </w:rPr>
          <w:t xml:space="preserve">  </w:t>
        </w:r>
      </w:ins>
      <w:ins w:id="73" w:author="WPS_1668519058" w:date="2025-07-18T12:13:15Z">
        <w:r>
          <w:rPr>
            <w:rFonts w:hint="eastAsia" w:ascii="宋体" w:hAnsi="宋体" w:eastAsia="宋体" w:cs="宋体"/>
            <w:sz w:val="28"/>
            <w:szCs w:val="28"/>
          </w:rPr>
          <w:t>日</w:t>
        </w:r>
      </w:ins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68519058">
    <w15:presenceInfo w15:providerId="WPS Office" w15:userId="4251871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77A"/>
    <w:rsid w:val="0001786B"/>
    <w:rsid w:val="00047E61"/>
    <w:rsid w:val="000900D2"/>
    <w:rsid w:val="000B4864"/>
    <w:rsid w:val="000B4EA7"/>
    <w:rsid w:val="000C5FAC"/>
    <w:rsid w:val="000C77CE"/>
    <w:rsid w:val="000D30C7"/>
    <w:rsid w:val="000E07D9"/>
    <w:rsid w:val="001123EC"/>
    <w:rsid w:val="001242D1"/>
    <w:rsid w:val="00135169"/>
    <w:rsid w:val="0014340E"/>
    <w:rsid w:val="00152C09"/>
    <w:rsid w:val="00173CC7"/>
    <w:rsid w:val="00184551"/>
    <w:rsid w:val="00191FF6"/>
    <w:rsid w:val="001960C6"/>
    <w:rsid w:val="001B13FA"/>
    <w:rsid w:val="001D5CED"/>
    <w:rsid w:val="001E4BB6"/>
    <w:rsid w:val="001E74F9"/>
    <w:rsid w:val="002072AB"/>
    <w:rsid w:val="0021113F"/>
    <w:rsid w:val="002134B7"/>
    <w:rsid w:val="00220948"/>
    <w:rsid w:val="002210F0"/>
    <w:rsid w:val="002467B3"/>
    <w:rsid w:val="002476DA"/>
    <w:rsid w:val="00247D60"/>
    <w:rsid w:val="0025313B"/>
    <w:rsid w:val="0028348B"/>
    <w:rsid w:val="00284EA9"/>
    <w:rsid w:val="002875D7"/>
    <w:rsid w:val="0029543E"/>
    <w:rsid w:val="002B4E5A"/>
    <w:rsid w:val="002C40DA"/>
    <w:rsid w:val="002C4315"/>
    <w:rsid w:val="002D4CBA"/>
    <w:rsid w:val="002E5138"/>
    <w:rsid w:val="002F589C"/>
    <w:rsid w:val="0031352D"/>
    <w:rsid w:val="0033537A"/>
    <w:rsid w:val="00336460"/>
    <w:rsid w:val="00337DAF"/>
    <w:rsid w:val="00345F35"/>
    <w:rsid w:val="00362E56"/>
    <w:rsid w:val="00370161"/>
    <w:rsid w:val="00372CB5"/>
    <w:rsid w:val="0038067D"/>
    <w:rsid w:val="00387243"/>
    <w:rsid w:val="003A1860"/>
    <w:rsid w:val="003A5973"/>
    <w:rsid w:val="003B28F9"/>
    <w:rsid w:val="003D04FE"/>
    <w:rsid w:val="003E6BB4"/>
    <w:rsid w:val="003F674E"/>
    <w:rsid w:val="00475077"/>
    <w:rsid w:val="00484887"/>
    <w:rsid w:val="00494438"/>
    <w:rsid w:val="004B3F86"/>
    <w:rsid w:val="00501345"/>
    <w:rsid w:val="00506F4B"/>
    <w:rsid w:val="00515371"/>
    <w:rsid w:val="00526F52"/>
    <w:rsid w:val="00544287"/>
    <w:rsid w:val="00577771"/>
    <w:rsid w:val="005A7582"/>
    <w:rsid w:val="005B4FBC"/>
    <w:rsid w:val="005B5141"/>
    <w:rsid w:val="005C16B5"/>
    <w:rsid w:val="005C293E"/>
    <w:rsid w:val="005C4883"/>
    <w:rsid w:val="00606E82"/>
    <w:rsid w:val="00634DB4"/>
    <w:rsid w:val="0065164F"/>
    <w:rsid w:val="006647FA"/>
    <w:rsid w:val="00666376"/>
    <w:rsid w:val="006722B2"/>
    <w:rsid w:val="00676984"/>
    <w:rsid w:val="006D45EF"/>
    <w:rsid w:val="006E5982"/>
    <w:rsid w:val="00704AD8"/>
    <w:rsid w:val="00745A3F"/>
    <w:rsid w:val="00762290"/>
    <w:rsid w:val="00771705"/>
    <w:rsid w:val="00774C33"/>
    <w:rsid w:val="007807CE"/>
    <w:rsid w:val="00781A5B"/>
    <w:rsid w:val="0079217D"/>
    <w:rsid w:val="007951D0"/>
    <w:rsid w:val="007E2EA4"/>
    <w:rsid w:val="007E3054"/>
    <w:rsid w:val="00801350"/>
    <w:rsid w:val="008014A2"/>
    <w:rsid w:val="00803413"/>
    <w:rsid w:val="00813A16"/>
    <w:rsid w:val="008179F2"/>
    <w:rsid w:val="0082364F"/>
    <w:rsid w:val="00864010"/>
    <w:rsid w:val="008756E9"/>
    <w:rsid w:val="0089408C"/>
    <w:rsid w:val="008E0844"/>
    <w:rsid w:val="008E41F2"/>
    <w:rsid w:val="008F769C"/>
    <w:rsid w:val="009066AC"/>
    <w:rsid w:val="00911603"/>
    <w:rsid w:val="00946F2D"/>
    <w:rsid w:val="009518F8"/>
    <w:rsid w:val="00966AB6"/>
    <w:rsid w:val="009966EB"/>
    <w:rsid w:val="009A07C8"/>
    <w:rsid w:val="009A0C78"/>
    <w:rsid w:val="009D7BC3"/>
    <w:rsid w:val="009E2FBE"/>
    <w:rsid w:val="009E528E"/>
    <w:rsid w:val="009E7821"/>
    <w:rsid w:val="00A16EC9"/>
    <w:rsid w:val="00A209B0"/>
    <w:rsid w:val="00A27F2A"/>
    <w:rsid w:val="00A51B2E"/>
    <w:rsid w:val="00A61FC5"/>
    <w:rsid w:val="00A753AB"/>
    <w:rsid w:val="00A764FE"/>
    <w:rsid w:val="00A76CFD"/>
    <w:rsid w:val="00A82B8C"/>
    <w:rsid w:val="00A9366E"/>
    <w:rsid w:val="00A9695D"/>
    <w:rsid w:val="00AC6CEB"/>
    <w:rsid w:val="00AF7E3F"/>
    <w:rsid w:val="00B269AC"/>
    <w:rsid w:val="00B45E7C"/>
    <w:rsid w:val="00B471A8"/>
    <w:rsid w:val="00B5124B"/>
    <w:rsid w:val="00B617ED"/>
    <w:rsid w:val="00B65885"/>
    <w:rsid w:val="00B72E27"/>
    <w:rsid w:val="00BA747A"/>
    <w:rsid w:val="00BB3555"/>
    <w:rsid w:val="00BC17FB"/>
    <w:rsid w:val="00BD55E4"/>
    <w:rsid w:val="00BE5112"/>
    <w:rsid w:val="00BF540A"/>
    <w:rsid w:val="00BF751E"/>
    <w:rsid w:val="00C258EC"/>
    <w:rsid w:val="00C277E4"/>
    <w:rsid w:val="00C547B8"/>
    <w:rsid w:val="00C5518F"/>
    <w:rsid w:val="00CA0D49"/>
    <w:rsid w:val="00CB4A59"/>
    <w:rsid w:val="00CD42C0"/>
    <w:rsid w:val="00CE4C99"/>
    <w:rsid w:val="00CF023A"/>
    <w:rsid w:val="00D11FD9"/>
    <w:rsid w:val="00D37832"/>
    <w:rsid w:val="00D52F63"/>
    <w:rsid w:val="00D540AB"/>
    <w:rsid w:val="00D605D9"/>
    <w:rsid w:val="00D62408"/>
    <w:rsid w:val="00D72C8B"/>
    <w:rsid w:val="00D97B3B"/>
    <w:rsid w:val="00DC048D"/>
    <w:rsid w:val="00DD6B89"/>
    <w:rsid w:val="00DE7B47"/>
    <w:rsid w:val="00DF499D"/>
    <w:rsid w:val="00E05E06"/>
    <w:rsid w:val="00E40956"/>
    <w:rsid w:val="00E45B31"/>
    <w:rsid w:val="00E6157A"/>
    <w:rsid w:val="00E700BC"/>
    <w:rsid w:val="00E820D1"/>
    <w:rsid w:val="00E874C1"/>
    <w:rsid w:val="00E93EAC"/>
    <w:rsid w:val="00E97E43"/>
    <w:rsid w:val="00EB3D98"/>
    <w:rsid w:val="00EE1B05"/>
    <w:rsid w:val="00EE5EE4"/>
    <w:rsid w:val="00F00DEC"/>
    <w:rsid w:val="00F20E1B"/>
    <w:rsid w:val="00F40C98"/>
    <w:rsid w:val="00F6043C"/>
    <w:rsid w:val="00F80590"/>
    <w:rsid w:val="00F83065"/>
    <w:rsid w:val="00F9177A"/>
    <w:rsid w:val="00FB117B"/>
    <w:rsid w:val="00FC1861"/>
    <w:rsid w:val="00FC2929"/>
    <w:rsid w:val="00FC2AA8"/>
    <w:rsid w:val="00FF7256"/>
    <w:rsid w:val="0A905040"/>
    <w:rsid w:val="10B7218E"/>
    <w:rsid w:val="16492385"/>
    <w:rsid w:val="26DF31D7"/>
    <w:rsid w:val="3B1A58BB"/>
    <w:rsid w:val="3D6D25F4"/>
    <w:rsid w:val="44D91960"/>
    <w:rsid w:val="4AC062B6"/>
    <w:rsid w:val="51A060B7"/>
    <w:rsid w:val="584B4E13"/>
    <w:rsid w:val="60DA1259"/>
    <w:rsid w:val="6414384D"/>
    <w:rsid w:val="696D70DB"/>
    <w:rsid w:val="6AC46303"/>
    <w:rsid w:val="7E2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3">
    <w:name w:val="批注文字 字符"/>
    <w:basedOn w:val="7"/>
    <w:link w:val="2"/>
    <w:semiHidden/>
    <w:qFormat/>
    <w:uiPriority w:val="99"/>
    <w:rPr>
      <w:kern w:val="2"/>
      <w:sz w:val="21"/>
      <w:szCs w:val="22"/>
    </w:rPr>
  </w:style>
  <w:style w:type="character" w:customStyle="1" w:styleId="14">
    <w:name w:val="批注主题 字符"/>
    <w:basedOn w:val="13"/>
    <w:link w:val="5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5E113-B93A-40F6-B5DD-61DD3E80B8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574</Words>
  <Characters>626</Characters>
  <Lines>4</Lines>
  <Paragraphs>1</Paragraphs>
  <TotalTime>0</TotalTime>
  <ScaleCrop>false</ScaleCrop>
  <LinksUpToDate>false</LinksUpToDate>
  <CharactersWithSpaces>721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2025-07-09T09:36:00Z</dcterms:created>
  <dc:creator>admin</dc:creator>
  <cp:lastModifiedBy>WPS_1668519058</cp:lastModifiedBy>
  <dcterms:modified xsi:type="dcterms:W3CDTF">2025-07-18T04:14:36Z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60F1935C99D24C7A98CE4B6A8A5DA48D_13</vt:lpwstr>
  </property>
  <property fmtid="{D5CDD505-2E9C-101B-9397-08002B2CF9AE}" pid="4" name="KSOTemplateDocerSaveRecord">
    <vt:lpwstr>eyJoZGlkIjoiZThhMzM1ZmFkYjNiOTZjNWI5OGQ2Mzc4M2FkOGZjYjYiLCJ1c2VySWQiOiIxNDQyMzAwMTEwIn0=</vt:lpwstr>
  </property>
</Properties>
</file>
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5A6F" w:rsidRDefault="008E5A6F">
      <w:pPr>
        <w:jc w:val="center"/>
        <w:rPr>
          <w:rFonts w:ascii="宋体" w:hAnsi="宋体"/>
          <w:b w:val="0"/>
          <w:sz w:val="44"/>
          <w:szCs w:val="44"/>
        </w:rPr>
      </w:pPr>
    </w:p>
    <w:p w:rsidR="008E5A6F" w:rsidRDefault="008E5A6F">
      <w:pPr>
        <w:jc w:val="center"/>
        <w:rPr>
          <w:rFonts w:ascii="宋体" w:hAnsi="宋体"/>
          <w:b w:val="0"/>
          <w:sz w:val="44"/>
          <w:szCs w:val="44"/>
        </w:rPr>
      </w:pPr>
    </w:p>
    <w:p w:rsidR="008E5A6F" w:rsidRDefault="008E5A6F">
      <w:pPr>
        <w:jc w:val="center"/>
        <w:rPr>
          <w:rFonts w:ascii="宋体" w:hAnsi="宋体"/>
          <w:b w:val="0"/>
          <w:sz w:val="44"/>
          <w:szCs w:val="44"/>
        </w:rPr>
      </w:pPr>
    </w:p>
    <w:p w:rsidR="008E5A6F" w:rsidRDefault="008E5A6F">
      <w:pPr>
        <w:jc w:val="center"/>
        <w:rPr>
          <w:rFonts w:ascii="宋体" w:hAnsi="宋体"/>
          <w:b w:val="0"/>
          <w:sz w:val="44"/>
          <w:szCs w:val="44"/>
        </w:rPr>
      </w:pPr>
    </w:p>
    <w:p w:rsidR="008E5A6F" w:rsidRDefault="008E5A6F">
      <w:pPr>
        <w:jc w:val="center"/>
        <w:rPr>
          <w:rFonts w:ascii="宋体" w:hAnsi="宋体"/>
          <w:b w:val="0"/>
          <w:sz w:val="44"/>
          <w:szCs w:val="44"/>
        </w:rPr>
      </w:pPr>
    </w:p>
    <w:p w:rsidR="008E5A6F" w:rsidRDefault="008E5A6F">
      <w:pPr>
        <w:jc w:val="center"/>
        <w:rPr>
          <w:rFonts w:ascii="宋体" w:hAnsi="宋体"/>
          <w:b w:val="0"/>
          <w:sz w:val="44"/>
          <w:szCs w:val="44"/>
        </w:rPr>
      </w:pPr>
    </w:p>
    <w:p w:rsidR="008E5A6F" w:rsidRDefault="008E5A6F">
      <w:pPr>
        <w:jc w:val="center"/>
        <w:rPr>
          <w:rFonts w:ascii="宋体" w:hAnsi="宋体"/>
          <w:b w:val="0"/>
          <w:sz w:val="44"/>
          <w:szCs w:val="44"/>
        </w:rPr>
      </w:pPr>
    </w:p>
    <w:p w:rsidR="008E5A6F" w:rsidRDefault="008E5A6F">
      <w:pPr>
        <w:jc w:val="center"/>
        <w:rPr>
          <w:rFonts w:ascii="宋体" w:hAnsi="宋体"/>
          <w:b w:val="0"/>
          <w:sz w:val="44"/>
          <w:szCs w:val="44"/>
        </w:rPr>
      </w:pPr>
    </w:p>
    <w:p w:rsidR="008E5A6F" w:rsidRDefault="00000000">
      <w:pPr>
        <w:jc w:val="center"/>
        <w:rPr>
          <w:rFonts w:ascii="宋体" w:hAnsi="宋体"/>
          <w:b w:val="0"/>
          <w:sz w:val="44"/>
          <w:szCs w:val="44"/>
        </w:rPr>
      </w:pPr>
      <w:r>
        <w:rPr>
          <w:rFonts w:ascii="宋体" w:hAnsi="宋体" w:hint="eastAsia"/>
          <w:b w:val="0"/>
          <w:sz w:val="44"/>
          <w:szCs w:val="44"/>
        </w:rPr>
        <w:t xml:space="preserve"> </w:t>
      </w:r>
      <w:r>
        <w:rPr>
          <w:rFonts w:ascii="宋体" w:hAnsi="宋体" w:hint="eastAsia"/>
          <w:b w:val="0"/>
          <w:sz w:val="44"/>
          <w:szCs w:val="44"/>
          <w:u w:val="single"/>
        </w:rPr>
        <w:t>车路云一体化</w:t>
      </w:r>
      <w:r>
        <w:rPr>
          <w:rFonts w:ascii="宋体" w:hAnsi="宋体" w:hint="eastAsia"/>
          <w:b w:val="0"/>
          <w:sz w:val="44"/>
          <w:szCs w:val="44"/>
        </w:rPr>
        <w:t>项目采购合同</w:t>
      </w:r>
    </w:p>
    <w:p w:rsidR="008E5A6F" w:rsidRDefault="008E5A6F">
      <w:pPr>
        <w:spacing w:line="240" w:lineRule="auto"/>
        <w:rPr>
          <w:rFonts w:ascii="宋体" w:hAnsi="宋体"/>
          <w:b w:val="0"/>
          <w:sz w:val="21"/>
          <w:szCs w:val="24"/>
        </w:rPr>
      </w:pPr>
    </w:p>
    <w:p w:rsidR="008E5A6F" w:rsidRDefault="008E5A6F">
      <w:pPr>
        <w:spacing w:line="240" w:lineRule="auto"/>
        <w:rPr>
          <w:rFonts w:ascii="宋体" w:hAnsi="宋体"/>
          <w:b w:val="0"/>
          <w:sz w:val="21"/>
          <w:szCs w:val="24"/>
        </w:rPr>
      </w:pPr>
    </w:p>
    <w:p w:rsidR="008E5A6F" w:rsidRDefault="008E5A6F">
      <w:pPr>
        <w:spacing w:line="240" w:lineRule="auto"/>
        <w:rPr>
          <w:rFonts w:ascii="宋体" w:hAnsi="宋体"/>
          <w:b w:val="0"/>
          <w:sz w:val="21"/>
          <w:szCs w:val="24"/>
        </w:rPr>
      </w:pPr>
    </w:p>
    <w:p w:rsidR="008E5A6F" w:rsidRDefault="008E5A6F">
      <w:pPr>
        <w:spacing w:line="240" w:lineRule="auto"/>
        <w:rPr>
          <w:rFonts w:ascii="宋体" w:hAnsi="宋体"/>
          <w:b w:val="0"/>
          <w:sz w:val="21"/>
          <w:szCs w:val="24"/>
        </w:rPr>
      </w:pPr>
    </w:p>
    <w:p w:rsidR="008E5A6F" w:rsidRDefault="008E5A6F">
      <w:pPr>
        <w:spacing w:line="240" w:lineRule="auto"/>
        <w:rPr>
          <w:rFonts w:ascii="宋体" w:hAnsi="宋体"/>
          <w:b w:val="0"/>
          <w:sz w:val="21"/>
          <w:szCs w:val="24"/>
        </w:rPr>
      </w:pPr>
    </w:p>
    <w:p w:rsidR="008E5A6F" w:rsidRDefault="008E5A6F">
      <w:pPr>
        <w:spacing w:line="240" w:lineRule="auto"/>
        <w:rPr>
          <w:rFonts w:ascii="宋体" w:hAnsi="宋体"/>
          <w:b w:val="0"/>
          <w:sz w:val="21"/>
          <w:szCs w:val="24"/>
        </w:rPr>
      </w:pPr>
    </w:p>
    <w:p w:rsidR="008E5A6F" w:rsidRDefault="008E5A6F">
      <w:pPr>
        <w:spacing w:line="240" w:lineRule="auto"/>
        <w:rPr>
          <w:rFonts w:ascii="宋体" w:hAnsi="宋体"/>
          <w:b w:val="0"/>
          <w:sz w:val="21"/>
          <w:szCs w:val="24"/>
        </w:rPr>
      </w:pPr>
    </w:p>
    <w:p w:rsidR="008E5A6F" w:rsidRDefault="00000000">
      <w:pPr>
        <w:widowControl/>
        <w:autoSpaceDE w:val="0"/>
        <w:autoSpaceDN w:val="0"/>
        <w:spacing w:line="500" w:lineRule="exact"/>
        <w:ind w:firstLineChars="94" w:firstLine="282"/>
        <w:textAlignment w:val="bottom"/>
        <w:rPr>
          <w:rFonts w:ascii="黑体" w:eastAsia="黑体" w:hAnsi="黑体"/>
          <w:b w:val="0"/>
          <w:sz w:val="30"/>
          <w:szCs w:val="30"/>
        </w:rPr>
      </w:pPr>
      <w:r>
        <w:rPr>
          <w:rFonts w:ascii="黑体" w:eastAsia="黑体" w:hAnsi="黑体" w:hint="eastAsia"/>
          <w:b w:val="0"/>
          <w:sz w:val="30"/>
          <w:szCs w:val="30"/>
        </w:rPr>
        <w:t>甲方（发包人）： 江苏天安智联科技股份有限公司</w:t>
      </w:r>
    </w:p>
    <w:p w:rsidR="008E5A6F" w:rsidRDefault="00000000">
      <w:pPr>
        <w:widowControl/>
        <w:autoSpaceDE w:val="0"/>
        <w:autoSpaceDN w:val="0"/>
        <w:spacing w:line="500" w:lineRule="exact"/>
        <w:ind w:firstLineChars="94" w:firstLine="282"/>
        <w:textAlignment w:val="bottom"/>
        <w:rPr>
          <w:rFonts w:ascii="黑体" w:eastAsia="黑体" w:hAnsi="黑体"/>
          <w:b w:val="0"/>
          <w:sz w:val="30"/>
          <w:szCs w:val="30"/>
        </w:rPr>
      </w:pPr>
      <w:r>
        <w:rPr>
          <w:rFonts w:ascii="黑体" w:eastAsia="黑体" w:hAnsi="黑体" w:hint="eastAsia"/>
          <w:b w:val="0"/>
          <w:sz w:val="30"/>
          <w:szCs w:val="30"/>
        </w:rPr>
        <w:t>乙方（承包人）：</w:t>
      </w:r>
      <w:r>
        <w:rPr>
          <w:rFonts w:ascii="黑体" w:eastAsia="黑体" w:hAnsi="黑体"/>
          <w:b w:val="0"/>
          <w:sz w:val="30"/>
          <w:szCs w:val="30"/>
        </w:rPr>
        <w:t xml:space="preserve"> </w:t>
      </w:r>
      <w:r>
        <w:rPr>
          <w:rFonts w:ascii="黑体" w:eastAsia="黑体" w:hAnsi="黑体" w:hint="eastAsia"/>
          <w:b w:val="0"/>
          <w:sz w:val="30"/>
          <w:szCs w:val="30"/>
        </w:rPr>
        <w:t>浙江海康智联科技有限公司</w:t>
      </w:r>
    </w:p>
    <w:p w:rsidR="008E5A6F" w:rsidRDefault="008E5A6F">
      <w:pPr>
        <w:spacing w:line="240" w:lineRule="auto"/>
        <w:rPr>
          <w:rFonts w:ascii="宋体" w:hAnsi="宋体"/>
          <w:b w:val="0"/>
          <w:sz w:val="21"/>
          <w:szCs w:val="24"/>
        </w:rPr>
      </w:pPr>
    </w:p>
    <w:p w:rsidR="008E5A6F" w:rsidRDefault="008E5A6F">
      <w:pPr>
        <w:spacing w:line="240" w:lineRule="auto"/>
        <w:rPr>
          <w:rFonts w:ascii="宋体" w:hAnsi="宋体"/>
          <w:b w:val="0"/>
          <w:sz w:val="21"/>
          <w:szCs w:val="24"/>
        </w:rPr>
      </w:pPr>
    </w:p>
    <w:p w:rsidR="008E5A6F" w:rsidRDefault="008E5A6F">
      <w:pPr>
        <w:spacing w:line="240" w:lineRule="auto"/>
        <w:rPr>
          <w:rFonts w:ascii="宋体" w:hAnsi="宋体"/>
          <w:b w:val="0"/>
          <w:sz w:val="21"/>
          <w:szCs w:val="24"/>
        </w:rPr>
      </w:pPr>
    </w:p>
    <w:p w:rsidR="008E5A6F" w:rsidRDefault="008E5A6F">
      <w:pPr>
        <w:spacing w:line="240" w:lineRule="auto"/>
        <w:rPr>
          <w:rFonts w:ascii="宋体" w:hAnsi="宋体"/>
          <w:b w:val="0"/>
          <w:sz w:val="21"/>
          <w:szCs w:val="24"/>
        </w:rPr>
      </w:pPr>
    </w:p>
    <w:p w:rsidR="008E5A6F" w:rsidRDefault="008E5A6F">
      <w:pPr>
        <w:spacing w:line="240" w:lineRule="auto"/>
        <w:rPr>
          <w:rFonts w:ascii="宋体" w:hAnsi="宋体"/>
          <w:b w:val="0"/>
          <w:sz w:val="21"/>
          <w:szCs w:val="24"/>
        </w:rPr>
      </w:pPr>
    </w:p>
    <w:p w:rsidR="008E5A6F" w:rsidRDefault="008E5A6F">
      <w:pPr>
        <w:spacing w:line="240" w:lineRule="auto"/>
        <w:rPr>
          <w:rFonts w:ascii="宋体" w:hAnsi="宋体"/>
          <w:b w:val="0"/>
          <w:sz w:val="21"/>
          <w:szCs w:val="24"/>
        </w:rPr>
      </w:pPr>
    </w:p>
    <w:p w:rsidR="008E5A6F" w:rsidRDefault="008E5A6F">
      <w:pPr>
        <w:spacing w:line="240" w:lineRule="auto"/>
        <w:rPr>
          <w:rFonts w:ascii="宋体" w:hAnsi="宋体"/>
          <w:b w:val="0"/>
          <w:sz w:val="21"/>
          <w:szCs w:val="24"/>
        </w:rPr>
      </w:pPr>
    </w:p>
    <w:p w:rsidR="008E5A6F" w:rsidRDefault="008E5A6F">
      <w:pPr>
        <w:spacing w:line="240" w:lineRule="auto"/>
        <w:rPr>
          <w:rFonts w:ascii="宋体" w:hAnsi="宋体"/>
          <w:b w:val="0"/>
          <w:sz w:val="21"/>
          <w:szCs w:val="24"/>
        </w:rPr>
      </w:pPr>
    </w:p>
    <w:p w:rsidR="008E5A6F" w:rsidRDefault="00000000">
      <w:pPr>
        <w:spacing w:line="240" w:lineRule="auto"/>
        <w:jc w:val="center"/>
        <w:rPr>
          <w:rFonts w:ascii="宋体" w:hAnsi="宋体"/>
          <w:b w:val="0"/>
          <w:szCs w:val="24"/>
        </w:rPr>
      </w:pPr>
      <w:r>
        <w:rPr>
          <w:rFonts w:ascii="宋体" w:hAnsi="宋体" w:hint="eastAsia"/>
          <w:b w:val="0"/>
          <w:szCs w:val="24"/>
        </w:rPr>
        <w:t>2025年</w:t>
      </w:r>
      <w:ins w:id="0" w:author="Gary 邢" w:date="2025-07-17T16:34:00Z" w16du:dateUtc="2025-07-17T08:34:00Z">
        <w:r w:rsidR="00BE34A2">
          <w:rPr>
            <w:rFonts w:ascii="宋体" w:hAnsi="宋体"/>
            <w:b w:val="0"/>
            <w:szCs w:val="24"/>
          </w:rPr>
          <w:t>6</w:t>
        </w:r>
      </w:ins>
      <w:del w:id="1" w:author="Gary 邢" w:date="2025-07-17T16:34:00Z" w16du:dateUtc="2025-07-17T08:34:00Z">
        <w:r w:rsidDel="00BE34A2">
          <w:rPr>
            <w:rFonts w:ascii="宋体" w:hAnsi="宋体"/>
            <w:b w:val="0"/>
            <w:szCs w:val="24"/>
          </w:rPr>
          <w:delText>7</w:delText>
        </w:r>
      </w:del>
      <w:r>
        <w:rPr>
          <w:rFonts w:ascii="宋体" w:hAnsi="宋体" w:hint="eastAsia"/>
          <w:b w:val="0"/>
          <w:szCs w:val="24"/>
        </w:rPr>
        <w:t>月</w:t>
      </w:r>
    </w:p>
    <w:p w:rsidR="008E5A6F" w:rsidRDefault="008E5A6F">
      <w:pPr>
        <w:spacing w:line="240" w:lineRule="auto"/>
        <w:rPr>
          <w:rFonts w:ascii="宋体" w:hAnsi="宋体"/>
          <w:b w:val="0"/>
          <w:szCs w:val="24"/>
        </w:rPr>
      </w:pPr>
    </w:p>
    <w:p w:rsidR="008E5A6F" w:rsidRDefault="008E5A6F">
      <w:pPr>
        <w:spacing w:line="240" w:lineRule="auto"/>
        <w:rPr>
          <w:rFonts w:ascii="宋体" w:hAnsi="宋体"/>
          <w:b w:val="0"/>
          <w:szCs w:val="24"/>
        </w:rPr>
      </w:pPr>
    </w:p>
    <w:p w:rsidR="008E5A6F" w:rsidRDefault="008E5A6F">
      <w:pPr>
        <w:adjustRightInd w:val="0"/>
        <w:snapToGrid w:val="0"/>
        <w:spacing w:line="360" w:lineRule="auto"/>
        <w:ind w:right="-15"/>
        <w:rPr>
          <w:rFonts w:ascii="宋体" w:hAnsi="宋体"/>
          <w:b w:val="0"/>
          <w:szCs w:val="28"/>
        </w:rPr>
      </w:pPr>
    </w:p>
    <w:p w:rsidR="008E5A6F" w:rsidRDefault="00000000">
      <w:pPr>
        <w:numPr>
          <w:ilvl w:val="255"/>
          <w:numId w:val="0"/>
        </w:numPr>
        <w:jc w:val="center"/>
        <w:outlineLvl w:val="0"/>
        <w:rPr>
          <w:rFonts w:ascii="宋体" w:hAnsi="宋体" w:cs="华文仿宋"/>
          <w:sz w:val="44"/>
          <w:szCs w:val="44"/>
        </w:rPr>
      </w:pPr>
      <w:r>
        <w:rPr>
          <w:rFonts w:ascii="宋体" w:hAnsi="宋体" w:cs="华文仿宋" w:hint="eastAsia"/>
          <w:sz w:val="44"/>
          <w:szCs w:val="44"/>
        </w:rPr>
        <w:lastRenderedPageBreak/>
        <w:t>合同协议书</w:t>
      </w:r>
    </w:p>
    <w:p w:rsidR="008E5A6F" w:rsidRDefault="008E5A6F">
      <w:pPr>
        <w:rPr>
          <w:rFonts w:ascii="宋体" w:hAnsi="宋体" w:cs="华文仿宋"/>
          <w:b w:val="0"/>
          <w:bCs/>
          <w:sz w:val="24"/>
          <w:szCs w:val="24"/>
        </w:rPr>
      </w:pPr>
    </w:p>
    <w:p w:rsidR="008E5A6F" w:rsidRDefault="00000000">
      <w:pPr>
        <w:spacing w:line="360" w:lineRule="auto"/>
        <w:ind w:left="1133" w:hangingChars="472" w:hanging="1133"/>
        <w:rPr>
          <w:rFonts w:ascii="宋体" w:hAnsi="宋体"/>
          <w:b w:val="0"/>
          <w:bCs/>
          <w:sz w:val="24"/>
        </w:rPr>
      </w:pPr>
      <w:r>
        <w:rPr>
          <w:rFonts w:ascii="宋体" w:hAnsi="宋体" w:hint="eastAsia"/>
          <w:b w:val="0"/>
          <w:bCs/>
          <w:sz w:val="24"/>
        </w:rPr>
        <w:t>甲方（发包人）：江苏天安智联科技股份有限公司</w:t>
      </w:r>
    </w:p>
    <w:p w:rsidR="008E5A6F" w:rsidRDefault="00000000">
      <w:pPr>
        <w:spacing w:line="360" w:lineRule="auto"/>
        <w:ind w:left="1133" w:hangingChars="472" w:hanging="1133"/>
        <w:rPr>
          <w:rFonts w:ascii="宋体" w:hAnsi="宋体"/>
          <w:b w:val="0"/>
          <w:bCs/>
          <w:sz w:val="24"/>
        </w:rPr>
      </w:pPr>
      <w:r>
        <w:rPr>
          <w:rFonts w:ascii="宋体" w:hAnsi="宋体"/>
          <w:b w:val="0"/>
          <w:bCs/>
          <w:sz w:val="24"/>
        </w:rPr>
        <w:t>注册地址：</w:t>
      </w:r>
      <w:bookmarkStart w:id="2" w:name="_Hlk141771813"/>
      <w:r>
        <w:rPr>
          <w:rFonts w:ascii="宋体" w:hAnsi="宋体" w:hint="eastAsia"/>
          <w:b w:val="0"/>
          <w:bCs/>
          <w:sz w:val="24"/>
        </w:rPr>
        <w:t>无锡市锡山区安镇街道春风南路2号智行科创园8幢3单元1404号办公楼</w:t>
      </w:r>
      <w:bookmarkEnd w:id="2"/>
    </w:p>
    <w:p w:rsidR="008E5A6F" w:rsidRDefault="00000000">
      <w:pPr>
        <w:spacing w:line="360" w:lineRule="auto"/>
        <w:ind w:left="1133" w:hangingChars="472" w:hanging="1133"/>
        <w:rPr>
          <w:rFonts w:ascii="宋体" w:hAnsi="宋体"/>
          <w:b w:val="0"/>
          <w:bCs/>
          <w:sz w:val="24"/>
        </w:rPr>
      </w:pPr>
      <w:r>
        <w:rPr>
          <w:rFonts w:ascii="宋体" w:hAnsi="宋体"/>
          <w:b w:val="0"/>
          <w:bCs/>
          <w:sz w:val="24"/>
        </w:rPr>
        <w:t>法定代表人：</w:t>
      </w:r>
      <w:r>
        <w:rPr>
          <w:rFonts w:ascii="宋体" w:hAnsi="宋体" w:hint="eastAsia"/>
          <w:b w:val="0"/>
          <w:bCs/>
          <w:sz w:val="24"/>
        </w:rPr>
        <w:t>杨雷</w:t>
      </w:r>
    </w:p>
    <w:p w:rsidR="008E5A6F" w:rsidRDefault="008E5A6F">
      <w:pPr>
        <w:spacing w:line="360" w:lineRule="auto"/>
        <w:rPr>
          <w:rFonts w:ascii="宋体" w:hAnsi="宋体"/>
          <w:b w:val="0"/>
          <w:bCs/>
          <w:sz w:val="24"/>
        </w:rPr>
      </w:pPr>
    </w:p>
    <w:p w:rsidR="008E5A6F" w:rsidRDefault="00000000">
      <w:pPr>
        <w:spacing w:line="360" w:lineRule="auto"/>
        <w:rPr>
          <w:rFonts w:ascii="宋体" w:hAnsi="宋体"/>
          <w:b w:val="0"/>
          <w:bCs/>
          <w:sz w:val="24"/>
        </w:rPr>
      </w:pPr>
      <w:r>
        <w:rPr>
          <w:rFonts w:ascii="宋体" w:hAnsi="宋体" w:hint="eastAsia"/>
          <w:b w:val="0"/>
          <w:bCs/>
          <w:sz w:val="24"/>
        </w:rPr>
        <w:t>乙方（承包人）：浙江海康智联科技有限公司</w:t>
      </w:r>
    </w:p>
    <w:p w:rsidR="008E5A6F" w:rsidRDefault="00000000">
      <w:pPr>
        <w:spacing w:line="360" w:lineRule="auto"/>
        <w:rPr>
          <w:rFonts w:ascii="宋体" w:hAnsi="宋体"/>
          <w:b w:val="0"/>
          <w:bCs/>
          <w:sz w:val="24"/>
        </w:rPr>
      </w:pPr>
      <w:r>
        <w:rPr>
          <w:rFonts w:ascii="宋体" w:hAnsi="宋体" w:hint="eastAsia"/>
          <w:b w:val="0"/>
          <w:bCs/>
          <w:sz w:val="24"/>
        </w:rPr>
        <w:t>注册地址： 浙江省杭州市余杭区良渚街道平高创业城5幢108室</w:t>
      </w:r>
    </w:p>
    <w:p w:rsidR="008E5A6F" w:rsidRDefault="00000000">
      <w:pPr>
        <w:spacing w:line="360" w:lineRule="auto"/>
        <w:rPr>
          <w:rFonts w:ascii="宋体" w:hAnsi="宋体"/>
          <w:b w:val="0"/>
          <w:bCs/>
          <w:sz w:val="24"/>
        </w:rPr>
      </w:pPr>
      <w:r>
        <w:rPr>
          <w:rFonts w:ascii="宋体" w:hAnsi="宋体"/>
          <w:b w:val="0"/>
          <w:bCs/>
          <w:sz w:val="24"/>
        </w:rPr>
        <w:t xml:space="preserve">法定代表人： </w:t>
      </w:r>
      <w:r>
        <w:rPr>
          <w:rFonts w:ascii="宋体" w:hAnsi="宋体" w:hint="eastAsia"/>
          <w:b w:val="0"/>
          <w:bCs/>
          <w:sz w:val="24"/>
        </w:rPr>
        <w:t>王雄</w:t>
      </w:r>
    </w:p>
    <w:p w:rsidR="008E5A6F" w:rsidRDefault="008E5A6F">
      <w:pPr>
        <w:spacing w:line="360" w:lineRule="auto"/>
        <w:rPr>
          <w:rFonts w:ascii="宋体" w:hAnsi="宋体"/>
          <w:b w:val="0"/>
          <w:bCs/>
          <w:sz w:val="24"/>
        </w:rPr>
      </w:pPr>
    </w:p>
    <w:p w:rsidR="008E5A6F" w:rsidRDefault="00000000">
      <w:pPr>
        <w:widowControl/>
        <w:spacing w:line="360" w:lineRule="auto"/>
        <w:jc w:val="left"/>
        <w:rPr>
          <w:rFonts w:ascii="宋体" w:hAnsi="宋体"/>
          <w:b w:val="0"/>
          <w:bCs/>
          <w:kern w:val="0"/>
          <w:sz w:val="24"/>
        </w:rPr>
      </w:pPr>
      <w:r>
        <w:rPr>
          <w:rFonts w:ascii="宋体" w:hAnsi="宋体" w:hint="eastAsia"/>
          <w:b w:val="0"/>
          <w:bCs/>
          <w:kern w:val="0"/>
          <w:sz w:val="24"/>
        </w:rPr>
        <w:t>鉴于：</w:t>
      </w:r>
    </w:p>
    <w:p w:rsidR="008E5A6F" w:rsidRDefault="00000000">
      <w:pPr>
        <w:numPr>
          <w:ilvl w:val="0"/>
          <w:numId w:val="2"/>
        </w:numPr>
        <w:spacing w:line="360" w:lineRule="auto"/>
        <w:rPr>
          <w:rFonts w:ascii="宋体" w:hAnsi="宋体"/>
          <w:b w:val="0"/>
          <w:bCs/>
          <w:sz w:val="24"/>
        </w:rPr>
      </w:pPr>
      <w:r>
        <w:rPr>
          <w:rFonts w:ascii="宋体" w:hAnsi="宋体" w:hint="eastAsia"/>
          <w:b w:val="0"/>
          <w:bCs/>
          <w:sz w:val="24"/>
        </w:rPr>
        <w:t>江苏天安智联科技股份有限公司</w:t>
      </w:r>
      <w:r>
        <w:rPr>
          <w:rFonts w:ascii="宋体" w:hAnsi="宋体"/>
          <w:b w:val="0"/>
          <w:bCs/>
          <w:sz w:val="24"/>
        </w:rPr>
        <w:t>（以下简称“甲方”</w:t>
      </w:r>
      <w:r>
        <w:rPr>
          <w:rFonts w:ascii="宋体" w:hAnsi="宋体" w:hint="eastAsia"/>
          <w:b w:val="0"/>
          <w:bCs/>
          <w:sz w:val="24"/>
        </w:rPr>
        <w:t>或“发包人”</w:t>
      </w:r>
      <w:r>
        <w:rPr>
          <w:rFonts w:ascii="宋体" w:hAnsi="宋体"/>
          <w:b w:val="0"/>
          <w:bCs/>
          <w:sz w:val="24"/>
        </w:rPr>
        <w:t>）系一家依照中华人民共和国法律在中国境内依法设立并且有效存续的具有独立法人资格的公司。</w:t>
      </w:r>
    </w:p>
    <w:p w:rsidR="008E5A6F" w:rsidRDefault="00000000">
      <w:pPr>
        <w:numPr>
          <w:ilvl w:val="0"/>
          <w:numId w:val="2"/>
        </w:numPr>
        <w:spacing w:line="360" w:lineRule="auto"/>
        <w:rPr>
          <w:rFonts w:ascii="宋体" w:hAnsi="宋体"/>
          <w:b w:val="0"/>
          <w:bCs/>
          <w:sz w:val="24"/>
        </w:rPr>
      </w:pPr>
      <w:r>
        <w:rPr>
          <w:rFonts w:ascii="宋体" w:hAnsi="宋体" w:hint="eastAsia"/>
          <w:b w:val="0"/>
          <w:bCs/>
          <w:sz w:val="24"/>
        </w:rPr>
        <w:t>浙江海康智联科技有限公司</w:t>
      </w:r>
      <w:r>
        <w:rPr>
          <w:rFonts w:ascii="宋体" w:hAnsi="宋体"/>
          <w:b w:val="0"/>
          <w:bCs/>
          <w:sz w:val="24"/>
        </w:rPr>
        <w:t>（以下简称“乙方”</w:t>
      </w:r>
      <w:r>
        <w:rPr>
          <w:rFonts w:ascii="宋体" w:hAnsi="宋体" w:hint="eastAsia"/>
          <w:b w:val="0"/>
          <w:bCs/>
          <w:sz w:val="24"/>
        </w:rPr>
        <w:t>或“承包人”</w:t>
      </w:r>
      <w:r>
        <w:rPr>
          <w:rFonts w:ascii="宋体" w:hAnsi="宋体"/>
          <w:b w:val="0"/>
          <w:bCs/>
          <w:sz w:val="24"/>
        </w:rPr>
        <w:t>）系一家依照中华人民共和国法律在中国境内依法设立并且有效存续的具有独立法人资格的公司</w:t>
      </w:r>
      <w:r>
        <w:rPr>
          <w:rFonts w:ascii="宋体" w:hAnsi="宋体" w:hint="eastAsia"/>
          <w:b w:val="0"/>
          <w:bCs/>
          <w:sz w:val="24"/>
        </w:rPr>
        <w:t>。</w:t>
      </w:r>
    </w:p>
    <w:p w:rsidR="008E5A6F" w:rsidRDefault="00000000">
      <w:pPr>
        <w:numPr>
          <w:ilvl w:val="0"/>
          <w:numId w:val="2"/>
        </w:numPr>
        <w:spacing w:line="360" w:lineRule="auto"/>
        <w:jc w:val="left"/>
        <w:rPr>
          <w:b w:val="0"/>
          <w:bCs/>
          <w:sz w:val="24"/>
        </w:rPr>
      </w:pPr>
      <w:r>
        <w:rPr>
          <w:rFonts w:hint="eastAsia"/>
          <w:b w:val="0"/>
          <w:bCs/>
          <w:sz w:val="24"/>
        </w:rPr>
        <w:t>甲方是项目最终用户或业主单位（以下简称“业主”）的车联网或“车路云一体化”项目（以下简称“项目”或“业主项目”）的中标单位或直接</w:t>
      </w:r>
      <w:r>
        <w:rPr>
          <w:rFonts w:hint="eastAsia"/>
          <w:b w:val="0"/>
          <w:bCs/>
          <w:sz w:val="24"/>
        </w:rPr>
        <w:t>/</w:t>
      </w:r>
      <w:r>
        <w:rPr>
          <w:rFonts w:hint="eastAsia"/>
          <w:b w:val="0"/>
          <w:bCs/>
          <w:sz w:val="24"/>
        </w:rPr>
        <w:t>间接供应商。本合同书中所有招标文件、投标文件、中标通知书、技术说明书等内容均指甲方、甲方直接或间接客户（以下简称“甲方客户”）参与业主项目的招投标活动中的所有文件中的相关内容。</w:t>
      </w:r>
    </w:p>
    <w:p w:rsidR="008E5A6F" w:rsidRDefault="00000000">
      <w:pPr>
        <w:numPr>
          <w:ilvl w:val="0"/>
          <w:numId w:val="2"/>
        </w:numPr>
        <w:spacing w:line="360" w:lineRule="auto"/>
        <w:rPr>
          <w:rFonts w:ascii="宋体" w:hAnsi="宋体"/>
          <w:b w:val="0"/>
          <w:bCs/>
          <w:sz w:val="24"/>
        </w:rPr>
      </w:pPr>
      <w:r>
        <w:rPr>
          <w:rFonts w:ascii="宋体" w:hAnsi="宋体" w:hint="eastAsia"/>
          <w:b w:val="0"/>
          <w:bCs/>
          <w:sz w:val="24"/>
        </w:rPr>
        <w:t>按照《中华人民共和国民法典》及其他相关法律、法规和规章的规定，遵循平等、自愿、公平和诚信的原则，经甲乙双方协商一致，就业主项目中相关采购事宜，达成以下合同条款：</w:t>
      </w:r>
    </w:p>
    <w:p w:rsidR="008E5A6F" w:rsidRDefault="00000000">
      <w:pPr>
        <w:pStyle w:val="aff0"/>
        <w:numPr>
          <w:ilvl w:val="0"/>
          <w:numId w:val="3"/>
        </w:numPr>
        <w:spacing w:line="360" w:lineRule="auto"/>
        <w:ind w:left="284" w:firstLineChars="0"/>
        <w:rPr>
          <w:rFonts w:ascii="宋体" w:hAnsi="宋体"/>
          <w:b w:val="0"/>
          <w:bCs/>
          <w:szCs w:val="28"/>
        </w:rPr>
      </w:pPr>
      <w:r>
        <w:rPr>
          <w:rFonts w:ascii="宋体" w:hAnsi="宋体" w:hint="eastAsia"/>
          <w:b w:val="0"/>
          <w:bCs/>
          <w:szCs w:val="28"/>
        </w:rPr>
        <w:t>项目概况</w:t>
      </w:r>
    </w:p>
    <w:p w:rsidR="008E5A6F" w:rsidRDefault="00000000">
      <w:pPr>
        <w:pStyle w:val="aff0"/>
        <w:numPr>
          <w:ilvl w:val="1"/>
          <w:numId w:val="3"/>
        </w:numPr>
        <w:spacing w:line="360" w:lineRule="auto"/>
        <w:ind w:left="567" w:firstLineChars="0"/>
        <w:rPr>
          <w:rFonts w:ascii="宋体" w:hAnsi="宋体"/>
          <w:b w:val="0"/>
          <w:bCs/>
          <w:sz w:val="24"/>
        </w:rPr>
      </w:pPr>
      <w:r>
        <w:rPr>
          <w:rFonts w:ascii="宋体" w:hAnsi="宋体" w:hint="eastAsia"/>
          <w:b w:val="0"/>
          <w:bCs/>
          <w:sz w:val="24"/>
          <w:szCs w:val="24"/>
        </w:rPr>
        <w:t>双方联系方式：</w:t>
      </w:r>
    </w:p>
    <w:p w:rsidR="008E5A6F" w:rsidRDefault="00000000">
      <w:pPr>
        <w:spacing w:line="360" w:lineRule="auto"/>
        <w:ind w:firstLineChars="200" w:firstLine="480"/>
        <w:rPr>
          <w:rFonts w:ascii="宋体" w:hAnsi="宋体" w:cs="华文仿宋"/>
          <w:b w:val="0"/>
          <w:bCs/>
          <w:sz w:val="24"/>
          <w:szCs w:val="24"/>
        </w:rPr>
      </w:pPr>
      <w:r>
        <w:rPr>
          <w:rFonts w:ascii="宋体" w:hAnsi="宋体" w:cs="华文仿宋" w:hint="eastAsia"/>
          <w:b w:val="0"/>
          <w:bCs/>
          <w:sz w:val="24"/>
          <w:szCs w:val="24"/>
        </w:rPr>
        <w:t>甲方项目负责人（姓名联系方式）：</w:t>
      </w:r>
      <w:r>
        <w:rPr>
          <w:rFonts w:ascii="宋体" w:hAnsi="宋体" w:cs="华文仿宋" w:hint="eastAsia"/>
          <w:b w:val="0"/>
          <w:bCs/>
          <w:sz w:val="24"/>
          <w:szCs w:val="24"/>
          <w:u w:val="single"/>
        </w:rPr>
        <w:t xml:space="preserve"> 洪涛，13771070999 </w:t>
      </w:r>
      <w:r>
        <w:rPr>
          <w:rFonts w:ascii="宋体" w:hAnsi="宋体" w:cs="华文仿宋" w:hint="eastAsia"/>
          <w:b w:val="0"/>
          <w:bCs/>
          <w:sz w:val="24"/>
          <w:szCs w:val="24"/>
        </w:rPr>
        <w:t>；技术负责人（姓</w:t>
      </w:r>
      <w:r>
        <w:rPr>
          <w:rFonts w:ascii="宋体" w:hAnsi="宋体" w:cs="华文仿宋" w:hint="eastAsia"/>
          <w:b w:val="0"/>
          <w:bCs/>
          <w:sz w:val="24"/>
          <w:szCs w:val="24"/>
        </w:rPr>
        <w:lastRenderedPageBreak/>
        <w:t>名联系方式）：</w:t>
      </w:r>
      <w:r>
        <w:rPr>
          <w:rFonts w:ascii="宋体" w:hAnsi="宋体" w:cs="华文仿宋" w:hint="eastAsia"/>
          <w:b w:val="0"/>
          <w:bCs/>
          <w:sz w:val="24"/>
          <w:szCs w:val="24"/>
          <w:u w:val="single"/>
        </w:rPr>
        <w:t xml:space="preserve"> 杨勇，13913148888 </w:t>
      </w:r>
      <w:r>
        <w:rPr>
          <w:rFonts w:ascii="宋体" w:hAnsi="宋体" w:cs="华文仿宋" w:hint="eastAsia"/>
          <w:b w:val="0"/>
          <w:bCs/>
          <w:sz w:val="24"/>
          <w:szCs w:val="24"/>
        </w:rPr>
        <w:t>。</w:t>
      </w:r>
    </w:p>
    <w:p w:rsidR="008E5A6F" w:rsidRDefault="00000000">
      <w:pPr>
        <w:spacing w:line="360" w:lineRule="auto"/>
        <w:ind w:firstLineChars="200" w:firstLine="480"/>
        <w:rPr>
          <w:rFonts w:ascii="宋体" w:hAnsi="宋体" w:cs="华文仿宋"/>
          <w:b w:val="0"/>
          <w:bCs/>
          <w:color w:val="000000" w:themeColor="text1"/>
          <w:sz w:val="24"/>
          <w:szCs w:val="24"/>
        </w:rPr>
      </w:pPr>
      <w:r>
        <w:rPr>
          <w:rFonts w:ascii="宋体" w:hAnsi="宋体" w:cs="华文仿宋" w:hint="eastAsia"/>
          <w:b w:val="0"/>
          <w:bCs/>
          <w:color w:val="000000" w:themeColor="text1"/>
          <w:sz w:val="24"/>
          <w:szCs w:val="24"/>
        </w:rPr>
        <w:t>乙方项目负责人（姓名联系方式）：</w:t>
      </w:r>
      <w:r>
        <w:rPr>
          <w:rFonts w:ascii="宋体" w:hAnsi="宋体" w:cs="华文仿宋" w:hint="eastAsia"/>
          <w:b w:val="0"/>
          <w:bCs/>
          <w:color w:val="000000" w:themeColor="text1"/>
          <w:sz w:val="24"/>
          <w:szCs w:val="24"/>
          <w:u w:val="single"/>
        </w:rPr>
        <w:t xml:space="preserve"> 吴长春13770953836 </w:t>
      </w:r>
      <w:r>
        <w:rPr>
          <w:rFonts w:ascii="宋体" w:hAnsi="宋体" w:cs="华文仿宋" w:hint="eastAsia"/>
          <w:b w:val="0"/>
          <w:bCs/>
          <w:color w:val="000000" w:themeColor="text1"/>
          <w:sz w:val="24"/>
          <w:szCs w:val="24"/>
        </w:rPr>
        <w:t>；技术负责人（姓名联系方式）：</w:t>
      </w:r>
      <w:r>
        <w:rPr>
          <w:rFonts w:ascii="宋体" w:hAnsi="宋体" w:cs="华文仿宋" w:hint="eastAsia"/>
          <w:b w:val="0"/>
          <w:bCs/>
          <w:color w:val="000000" w:themeColor="text1"/>
          <w:sz w:val="24"/>
          <w:szCs w:val="24"/>
          <w:u w:val="single"/>
        </w:rPr>
        <w:t xml:space="preserve"> 邢冬雨18601566683   </w:t>
      </w:r>
      <w:r>
        <w:rPr>
          <w:rFonts w:ascii="宋体" w:hAnsi="宋体" w:cs="华文仿宋" w:hint="eastAsia"/>
          <w:b w:val="0"/>
          <w:bCs/>
          <w:color w:val="000000" w:themeColor="text1"/>
          <w:sz w:val="24"/>
          <w:szCs w:val="24"/>
        </w:rPr>
        <w:t>。</w:t>
      </w:r>
    </w:p>
    <w:p w:rsidR="008E5A6F" w:rsidRDefault="00000000">
      <w:pPr>
        <w:pStyle w:val="aff0"/>
        <w:numPr>
          <w:ilvl w:val="1"/>
          <w:numId w:val="3"/>
        </w:numPr>
        <w:spacing w:line="360" w:lineRule="auto"/>
        <w:ind w:left="567" w:firstLineChars="0"/>
        <w:rPr>
          <w:rFonts w:ascii="宋体" w:hAnsi="宋体"/>
          <w:b w:val="0"/>
          <w:bCs/>
          <w:sz w:val="24"/>
        </w:rPr>
      </w:pPr>
      <w:r>
        <w:rPr>
          <w:rFonts w:ascii="宋体" w:hAnsi="宋体" w:hint="eastAsia"/>
          <w:b w:val="0"/>
          <w:bCs/>
          <w:sz w:val="24"/>
          <w:szCs w:val="24"/>
        </w:rPr>
        <w:t>项目交付时间：签订合同后，根据业主书面要求交付期限完成供货安装并最终验收合格。如政府对工程工期有明确要求，双方同意以政府要求完工时间为准，双方之间的权利及义务以此时间为计算依据。</w:t>
      </w:r>
    </w:p>
    <w:p w:rsidR="008E5A6F" w:rsidRDefault="00000000">
      <w:pPr>
        <w:pStyle w:val="aff0"/>
        <w:numPr>
          <w:ilvl w:val="1"/>
          <w:numId w:val="3"/>
        </w:numPr>
        <w:spacing w:line="360" w:lineRule="auto"/>
        <w:ind w:left="567" w:firstLineChars="0"/>
        <w:rPr>
          <w:rFonts w:ascii="宋体" w:hAnsi="宋体"/>
          <w:b w:val="0"/>
          <w:bCs/>
          <w:sz w:val="24"/>
        </w:rPr>
      </w:pPr>
      <w:r>
        <w:rPr>
          <w:rFonts w:ascii="宋体" w:hAnsi="宋体" w:hint="eastAsia"/>
          <w:b w:val="0"/>
          <w:bCs/>
          <w:sz w:val="24"/>
          <w:szCs w:val="24"/>
        </w:rPr>
        <w:t>本项目质保期：五年，自最终验收合格且交付使用之日起计算。</w:t>
      </w:r>
    </w:p>
    <w:p w:rsidR="008E5A6F" w:rsidRDefault="00000000">
      <w:pPr>
        <w:pStyle w:val="aff0"/>
        <w:numPr>
          <w:ilvl w:val="1"/>
          <w:numId w:val="3"/>
        </w:numPr>
        <w:spacing w:line="360" w:lineRule="auto"/>
        <w:ind w:left="567" w:firstLineChars="0"/>
        <w:rPr>
          <w:rFonts w:ascii="宋体" w:hAnsi="宋体"/>
          <w:b w:val="0"/>
          <w:bCs/>
          <w:sz w:val="24"/>
        </w:rPr>
      </w:pPr>
      <w:r>
        <w:rPr>
          <w:rFonts w:ascii="宋体" w:hAnsi="宋体" w:hint="eastAsia"/>
          <w:b w:val="0"/>
          <w:bCs/>
          <w:sz w:val="24"/>
          <w:szCs w:val="24"/>
        </w:rPr>
        <w:t>下列文件为本合同不可分割部分：</w:t>
      </w:r>
    </w:p>
    <w:p w:rsidR="008E5A6F" w:rsidRDefault="00000000">
      <w:pPr>
        <w:pStyle w:val="Andy"/>
        <w:adjustRightInd w:val="0"/>
        <w:snapToGrid w:val="0"/>
        <w:ind w:firstLineChars="100" w:firstLine="240"/>
        <w:rPr>
          <w:rFonts w:ascii="宋体" w:hAnsi="宋体"/>
        </w:rPr>
      </w:pPr>
      <w:r>
        <w:rPr>
          <w:rFonts w:ascii="宋体" w:hAnsi="宋体" w:hint="eastAsia"/>
        </w:rPr>
        <w:t>（1）本合同及本合同签署后甲方、乙方、业主方以书面形式确认的补充协议、会议纪要等；</w:t>
      </w:r>
    </w:p>
    <w:p w:rsidR="008E5A6F" w:rsidRDefault="00000000">
      <w:pPr>
        <w:pStyle w:val="Andy"/>
        <w:adjustRightInd w:val="0"/>
        <w:snapToGrid w:val="0"/>
        <w:ind w:firstLineChars="100" w:firstLine="240"/>
        <w:rPr>
          <w:rFonts w:ascii="宋体" w:hAnsi="宋体"/>
        </w:rPr>
      </w:pPr>
      <w:r>
        <w:rPr>
          <w:rFonts w:ascii="宋体" w:hAnsi="宋体" w:hint="eastAsia"/>
        </w:rPr>
        <w:t>（2）乙方在比选过程中所作的其他承诺、声明、书面澄清等；</w:t>
      </w:r>
    </w:p>
    <w:p w:rsidR="008E5A6F" w:rsidRDefault="00000000">
      <w:pPr>
        <w:pStyle w:val="Andy"/>
        <w:adjustRightInd w:val="0"/>
        <w:snapToGrid w:val="0"/>
        <w:ind w:firstLineChars="100" w:firstLine="240"/>
        <w:rPr>
          <w:rFonts w:ascii="宋体" w:hAnsi="宋体"/>
        </w:rPr>
      </w:pPr>
      <w:r>
        <w:rPr>
          <w:rFonts w:ascii="宋体" w:hAnsi="宋体" w:hint="eastAsia"/>
        </w:rPr>
        <w:t>（3）其他合同附件。</w:t>
      </w:r>
    </w:p>
    <w:p w:rsidR="008E5A6F" w:rsidRDefault="00000000">
      <w:pPr>
        <w:pStyle w:val="Andy"/>
        <w:adjustRightInd w:val="0"/>
        <w:snapToGrid w:val="0"/>
        <w:ind w:firstLineChars="0" w:firstLine="0"/>
        <w:rPr>
          <w:rFonts w:ascii="宋体" w:hAnsi="宋体"/>
        </w:rPr>
      </w:pPr>
      <w:r>
        <w:rPr>
          <w:rFonts w:ascii="宋体" w:hAnsi="宋体" w:hint="eastAsia"/>
        </w:rPr>
        <w:t>上述文件之间有冲突的，以排列序位在前的文件为准，同一序位的文件以形成时间在后的为准。</w:t>
      </w:r>
    </w:p>
    <w:p w:rsidR="008E5A6F" w:rsidRDefault="008E5A6F">
      <w:pPr>
        <w:pStyle w:val="Andy"/>
        <w:adjustRightInd w:val="0"/>
        <w:snapToGrid w:val="0"/>
        <w:ind w:firstLineChars="0" w:firstLine="0"/>
        <w:rPr>
          <w:rFonts w:ascii="宋体" w:hAnsi="宋体"/>
        </w:rPr>
      </w:pPr>
    </w:p>
    <w:p w:rsidR="008E5A6F" w:rsidRDefault="00000000">
      <w:pPr>
        <w:pStyle w:val="aff0"/>
        <w:numPr>
          <w:ilvl w:val="0"/>
          <w:numId w:val="3"/>
        </w:numPr>
        <w:spacing w:line="360" w:lineRule="auto"/>
        <w:ind w:left="284" w:firstLineChars="0"/>
        <w:rPr>
          <w:rFonts w:ascii="宋体" w:cs="华文仿宋"/>
          <w:b w:val="0"/>
          <w:bCs/>
          <w:szCs w:val="28"/>
        </w:rPr>
      </w:pPr>
      <w:r>
        <w:rPr>
          <w:rFonts w:ascii="宋体" w:cs="华文仿宋" w:hint="eastAsia"/>
          <w:b w:val="0"/>
          <w:bCs/>
          <w:szCs w:val="28"/>
        </w:rPr>
        <w:t xml:space="preserve">合同价款及支付 </w:t>
      </w:r>
    </w:p>
    <w:p w:rsidR="008E5A6F" w:rsidRDefault="00000000">
      <w:pPr>
        <w:pStyle w:val="aff0"/>
        <w:numPr>
          <w:ilvl w:val="1"/>
          <w:numId w:val="3"/>
        </w:numPr>
        <w:spacing w:line="360" w:lineRule="auto"/>
        <w:ind w:left="709" w:firstLineChars="0"/>
        <w:rPr>
          <w:rFonts w:ascii="宋体" w:cs="华文仿宋"/>
          <w:b w:val="0"/>
          <w:bCs/>
          <w:sz w:val="24"/>
          <w:szCs w:val="24"/>
        </w:rPr>
      </w:pPr>
      <w:r>
        <w:rPr>
          <w:rFonts w:ascii="宋体" w:hAnsi="宋体" w:hint="eastAsia"/>
          <w:b w:val="0"/>
          <w:bCs/>
          <w:sz w:val="24"/>
        </w:rPr>
        <w:t>合同总价款:</w:t>
      </w:r>
    </w:p>
    <w:p w:rsidR="008E5A6F" w:rsidRDefault="00000000">
      <w:pPr>
        <w:adjustRightInd w:val="0"/>
        <w:spacing w:line="360" w:lineRule="auto"/>
        <w:ind w:firstLineChars="200" w:firstLine="480"/>
        <w:jc w:val="left"/>
        <w:textAlignment w:val="baseline"/>
        <w:rPr>
          <w:rFonts w:ascii="宋体" w:hAnsi="宋体" w:cs="宋体"/>
          <w:b w:val="0"/>
          <w:bCs/>
          <w:kern w:val="0"/>
          <w:sz w:val="24"/>
          <w:szCs w:val="24"/>
        </w:rPr>
      </w:pPr>
      <w:r>
        <w:rPr>
          <w:rFonts w:ascii="宋体" w:hAnsi="宋体" w:hint="eastAsia"/>
          <w:b w:val="0"/>
          <w:bCs/>
          <w:sz w:val="24"/>
        </w:rPr>
        <w:t>经甲乙双方商定，本合同项目暂定总价款为：</w:t>
      </w:r>
      <w:r>
        <w:rPr>
          <w:rFonts w:ascii="宋体" w:hAnsi="宋体" w:hint="eastAsia"/>
          <w:b w:val="0"/>
          <w:bCs/>
          <w:sz w:val="24"/>
          <w:u w:val="single"/>
        </w:rPr>
        <w:t xml:space="preserve">  1,6</w:t>
      </w:r>
      <w:r>
        <w:rPr>
          <w:rFonts w:ascii="宋体" w:hAnsi="宋体"/>
          <w:b w:val="0"/>
          <w:bCs/>
          <w:sz w:val="24"/>
          <w:u w:val="single"/>
        </w:rPr>
        <w:t>8</w:t>
      </w:r>
      <w:r>
        <w:rPr>
          <w:rFonts w:ascii="宋体" w:hAnsi="宋体" w:hint="eastAsia"/>
          <w:b w:val="0"/>
          <w:bCs/>
          <w:sz w:val="24"/>
          <w:u w:val="single"/>
        </w:rPr>
        <w:t>3,</w:t>
      </w:r>
      <w:r>
        <w:rPr>
          <w:rFonts w:ascii="宋体" w:hAnsi="宋体"/>
          <w:b w:val="0"/>
          <w:bCs/>
          <w:sz w:val="24"/>
          <w:u w:val="single"/>
        </w:rPr>
        <w:t>0</w:t>
      </w:r>
      <w:r>
        <w:rPr>
          <w:rFonts w:ascii="宋体" w:hAnsi="宋体" w:hint="eastAsia"/>
          <w:b w:val="0"/>
          <w:bCs/>
          <w:sz w:val="24"/>
          <w:u w:val="single"/>
        </w:rPr>
        <w:t>0</w:t>
      </w:r>
      <w:r>
        <w:rPr>
          <w:rFonts w:ascii="宋体" w:hAnsi="宋体"/>
          <w:b w:val="0"/>
          <w:bCs/>
          <w:sz w:val="24"/>
          <w:u w:val="single"/>
        </w:rPr>
        <w:t>0.00</w:t>
      </w:r>
      <w:r>
        <w:rPr>
          <w:rFonts w:ascii="宋体" w:hAnsi="宋体" w:hint="eastAsia"/>
          <w:b w:val="0"/>
          <w:bCs/>
          <w:sz w:val="24"/>
          <w:u w:val="single"/>
        </w:rPr>
        <w:t xml:space="preserve">  </w:t>
      </w:r>
      <w:r>
        <w:rPr>
          <w:rFonts w:ascii="宋体" w:hAnsi="宋体" w:hint="eastAsia"/>
          <w:b w:val="0"/>
          <w:bCs/>
          <w:sz w:val="24"/>
        </w:rPr>
        <w:t>元人民币（大写：</w:t>
      </w:r>
      <w:r>
        <w:rPr>
          <w:rFonts w:ascii="宋体" w:hAnsi="宋体" w:hint="eastAsia"/>
          <w:b w:val="0"/>
          <w:bCs/>
          <w:sz w:val="24"/>
          <w:u w:val="single"/>
        </w:rPr>
        <w:t xml:space="preserve">  壹佰陆拾捌万叁仟元整  </w:t>
      </w:r>
      <w:r>
        <w:rPr>
          <w:rFonts w:ascii="宋体" w:hAnsi="宋体" w:hint="eastAsia"/>
          <w:b w:val="0"/>
          <w:bCs/>
          <w:sz w:val="24"/>
        </w:rPr>
        <w:t>）。</w:t>
      </w:r>
      <w:r>
        <w:rPr>
          <w:rFonts w:ascii="宋体" w:hAnsi="宋体" w:cs="宋体" w:hint="eastAsia"/>
          <w:b w:val="0"/>
          <w:bCs/>
          <w:kern w:val="0"/>
          <w:sz w:val="24"/>
          <w:szCs w:val="24"/>
        </w:rPr>
        <w:t>本合同金额为含税价。本合同总价款以经业主指定的第三方审计机构审定后的结算价格为准。</w:t>
      </w:r>
    </w:p>
    <w:tbl>
      <w:tblPr>
        <w:tblW w:w="7933" w:type="dxa"/>
        <w:jc w:val="center"/>
        <w:tblLayout w:type="fixed"/>
        <w:tblCellMar>
          <w:left w:w="0" w:type="dxa"/>
          <w:right w:w="0" w:type="dxa"/>
        </w:tblCellMar>
        <w:tblLook w:val="04A0" w:firstRow="1" w:lastRow="0" w:firstColumn="1" w:lastColumn="0" w:noHBand="0" w:noVBand="1"/>
      </w:tblPr>
      <w:tblGrid>
        <w:gridCol w:w="825"/>
        <w:gridCol w:w="2005"/>
        <w:gridCol w:w="1981"/>
        <w:gridCol w:w="996"/>
        <w:gridCol w:w="2126"/>
      </w:tblGrid>
      <w:tr w:rsidR="008E5A6F">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8E5A6F" w:rsidRDefault="00000000">
            <w:pPr>
              <w:spacing w:line="360" w:lineRule="auto"/>
              <w:jc w:val="center"/>
              <w:rPr>
                <w:rFonts w:ascii="宋体" w:hAnsi="宋体"/>
                <w:b w:val="0"/>
                <w:bCs/>
                <w:sz w:val="22"/>
                <w:szCs w:val="18"/>
              </w:rPr>
            </w:pPr>
            <w:r>
              <w:rPr>
                <w:rFonts w:ascii="宋体" w:hAnsi="宋体" w:hint="eastAsia"/>
                <w:b w:val="0"/>
                <w:bCs/>
                <w:sz w:val="22"/>
                <w:szCs w:val="18"/>
              </w:rPr>
              <w:t>序号</w:t>
            </w:r>
          </w:p>
        </w:tc>
        <w:tc>
          <w:tcPr>
            <w:tcW w:w="2005" w:type="dxa"/>
            <w:tcBorders>
              <w:top w:val="single" w:sz="4" w:space="0" w:color="auto"/>
              <w:left w:val="single" w:sz="4" w:space="0" w:color="auto"/>
              <w:bottom w:val="single" w:sz="4" w:space="0" w:color="auto"/>
              <w:right w:val="single" w:sz="4" w:space="0" w:color="auto"/>
            </w:tcBorders>
          </w:tcPr>
          <w:p w:rsidR="008E5A6F" w:rsidRDefault="00000000">
            <w:pPr>
              <w:spacing w:line="360" w:lineRule="auto"/>
              <w:ind w:leftChars="100" w:left="285" w:firstLineChars="200" w:firstLine="440"/>
              <w:rPr>
                <w:rFonts w:ascii="宋体" w:hAnsi="宋体"/>
                <w:b w:val="0"/>
                <w:bCs/>
                <w:sz w:val="22"/>
                <w:szCs w:val="18"/>
              </w:rPr>
            </w:pPr>
            <w:r>
              <w:rPr>
                <w:rFonts w:ascii="宋体" w:hAnsi="宋体" w:hint="eastAsia"/>
                <w:b w:val="0"/>
                <w:bCs/>
                <w:sz w:val="22"/>
                <w:szCs w:val="18"/>
              </w:rPr>
              <w:t>类别</w:t>
            </w:r>
          </w:p>
        </w:tc>
        <w:tc>
          <w:tcPr>
            <w:tcW w:w="1981" w:type="dxa"/>
            <w:tcBorders>
              <w:top w:val="single" w:sz="4" w:space="0" w:color="auto"/>
              <w:left w:val="single" w:sz="4" w:space="0" w:color="auto"/>
              <w:bottom w:val="single" w:sz="4" w:space="0" w:color="auto"/>
              <w:right w:val="single" w:sz="4" w:space="0" w:color="auto"/>
            </w:tcBorders>
          </w:tcPr>
          <w:p w:rsidR="008E5A6F" w:rsidRDefault="00000000">
            <w:pPr>
              <w:spacing w:line="360" w:lineRule="auto"/>
              <w:jc w:val="center"/>
              <w:rPr>
                <w:rFonts w:ascii="宋体" w:hAnsi="宋体"/>
                <w:b w:val="0"/>
                <w:bCs/>
                <w:sz w:val="22"/>
                <w:szCs w:val="18"/>
              </w:rPr>
            </w:pPr>
            <w:r>
              <w:rPr>
                <w:rFonts w:ascii="宋体" w:hAnsi="宋体" w:hint="eastAsia"/>
                <w:b w:val="0"/>
                <w:bCs/>
                <w:sz w:val="22"/>
                <w:szCs w:val="18"/>
              </w:rPr>
              <w:t>不含税金额（元）</w:t>
            </w:r>
          </w:p>
        </w:tc>
        <w:tc>
          <w:tcPr>
            <w:tcW w:w="996" w:type="dxa"/>
            <w:tcBorders>
              <w:top w:val="single" w:sz="4" w:space="0" w:color="auto"/>
              <w:left w:val="single" w:sz="4" w:space="0" w:color="auto"/>
              <w:bottom w:val="single" w:sz="4" w:space="0" w:color="auto"/>
              <w:right w:val="single" w:sz="4" w:space="0" w:color="auto"/>
            </w:tcBorders>
          </w:tcPr>
          <w:p w:rsidR="008E5A6F" w:rsidRDefault="00000000">
            <w:pPr>
              <w:spacing w:line="360" w:lineRule="auto"/>
              <w:jc w:val="center"/>
              <w:rPr>
                <w:rFonts w:ascii="宋体" w:hAnsi="宋体"/>
                <w:b w:val="0"/>
                <w:bCs/>
                <w:sz w:val="22"/>
                <w:szCs w:val="18"/>
              </w:rPr>
            </w:pPr>
            <w:r>
              <w:rPr>
                <w:rFonts w:ascii="宋体" w:hAnsi="宋体" w:hint="eastAsia"/>
                <w:b w:val="0"/>
                <w:bCs/>
                <w:sz w:val="22"/>
                <w:szCs w:val="18"/>
              </w:rPr>
              <w:t>税率</w:t>
            </w:r>
          </w:p>
        </w:tc>
        <w:tc>
          <w:tcPr>
            <w:tcW w:w="21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8E5A6F" w:rsidRDefault="00000000">
            <w:pPr>
              <w:spacing w:line="360" w:lineRule="auto"/>
              <w:jc w:val="center"/>
              <w:rPr>
                <w:rFonts w:ascii="宋体" w:hAnsi="宋体"/>
                <w:b w:val="0"/>
                <w:bCs/>
                <w:sz w:val="22"/>
                <w:szCs w:val="18"/>
              </w:rPr>
            </w:pPr>
            <w:r>
              <w:rPr>
                <w:rFonts w:ascii="宋体" w:hAnsi="宋体" w:hint="eastAsia"/>
                <w:b w:val="0"/>
                <w:bCs/>
                <w:sz w:val="22"/>
                <w:szCs w:val="18"/>
              </w:rPr>
              <w:t>含税金额（元）</w:t>
            </w:r>
          </w:p>
        </w:tc>
      </w:tr>
      <w:tr w:rsidR="008E5A6F">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8E5A6F" w:rsidRDefault="00000000">
            <w:pPr>
              <w:spacing w:line="360" w:lineRule="auto"/>
              <w:jc w:val="center"/>
              <w:rPr>
                <w:rFonts w:ascii="宋体" w:hAnsi="宋体"/>
                <w:b w:val="0"/>
                <w:bCs/>
                <w:sz w:val="22"/>
                <w:szCs w:val="18"/>
              </w:rPr>
            </w:pPr>
            <w:r>
              <w:rPr>
                <w:rFonts w:ascii="宋体" w:hAnsi="宋体" w:hint="eastAsia"/>
                <w:b w:val="0"/>
                <w:bCs/>
                <w:sz w:val="22"/>
                <w:szCs w:val="18"/>
              </w:rPr>
              <w:t>1</w:t>
            </w:r>
          </w:p>
        </w:tc>
        <w:tc>
          <w:tcPr>
            <w:tcW w:w="2005" w:type="dxa"/>
            <w:tcBorders>
              <w:top w:val="single" w:sz="4" w:space="0" w:color="auto"/>
              <w:left w:val="single" w:sz="4" w:space="0" w:color="auto"/>
              <w:bottom w:val="single" w:sz="4" w:space="0" w:color="auto"/>
              <w:right w:val="single" w:sz="4" w:space="0" w:color="auto"/>
            </w:tcBorders>
            <w:vAlign w:val="center"/>
          </w:tcPr>
          <w:p w:rsidR="008E5A6F" w:rsidRDefault="00000000">
            <w:pPr>
              <w:spacing w:line="360" w:lineRule="auto"/>
              <w:jc w:val="center"/>
              <w:rPr>
                <w:rFonts w:ascii="宋体" w:hAnsi="宋体"/>
                <w:b w:val="0"/>
                <w:bCs/>
                <w:sz w:val="22"/>
                <w:szCs w:val="18"/>
              </w:rPr>
            </w:pPr>
            <w:r>
              <w:rPr>
                <w:rFonts w:ascii="宋体" w:hAnsi="宋体" w:hint="eastAsia"/>
                <w:b w:val="0"/>
                <w:bCs/>
                <w:sz w:val="22"/>
                <w:szCs w:val="18"/>
              </w:rPr>
              <w:t>施工费</w:t>
            </w:r>
          </w:p>
        </w:tc>
        <w:tc>
          <w:tcPr>
            <w:tcW w:w="1981" w:type="dxa"/>
            <w:tcBorders>
              <w:top w:val="single" w:sz="4" w:space="0" w:color="auto"/>
              <w:left w:val="single" w:sz="4" w:space="0" w:color="auto"/>
              <w:bottom w:val="single" w:sz="4" w:space="0" w:color="auto"/>
              <w:right w:val="single" w:sz="4" w:space="0" w:color="auto"/>
            </w:tcBorders>
            <w:vAlign w:val="center"/>
          </w:tcPr>
          <w:p w:rsidR="008E5A6F" w:rsidRDefault="00000000">
            <w:pPr>
              <w:spacing w:line="360" w:lineRule="auto"/>
              <w:ind w:firstLineChars="150" w:firstLine="330"/>
              <w:jc w:val="right"/>
              <w:rPr>
                <w:rFonts w:ascii="宋体" w:hAnsi="宋体"/>
                <w:b w:val="0"/>
                <w:bCs/>
                <w:sz w:val="22"/>
                <w:szCs w:val="18"/>
              </w:rPr>
            </w:pPr>
            <w:ins w:id="3" w:author="不饿" w:date="2025-07-17T15:26:00Z">
              <w:r>
                <w:rPr>
                  <w:rFonts w:ascii="宋体" w:hAnsi="宋体"/>
                  <w:b w:val="0"/>
                  <w:bCs/>
                  <w:sz w:val="22"/>
                  <w:szCs w:val="18"/>
                  <w:rPrChange w:id="4" w:author="不饿" w:date="2025-07-17T15:26:00Z">
                    <w:rPr/>
                  </w:rPrChange>
                </w:rPr>
                <w:t xml:space="preserve"> 1,544,036.70 </w:t>
              </w:r>
            </w:ins>
            <w:del w:id="5" w:author="不饿" w:date="2025-07-17T15:26:00Z">
              <w:r>
                <w:rPr>
                  <w:rFonts w:ascii="宋体" w:hAnsi="宋体" w:hint="eastAsia"/>
                  <w:b w:val="0"/>
                  <w:bCs/>
                  <w:sz w:val="22"/>
                  <w:szCs w:val="18"/>
                </w:rPr>
                <w:delText>1,544,037.00</w:delText>
              </w:r>
            </w:del>
          </w:p>
        </w:tc>
        <w:tc>
          <w:tcPr>
            <w:tcW w:w="996" w:type="dxa"/>
            <w:tcBorders>
              <w:top w:val="single" w:sz="4" w:space="0" w:color="auto"/>
              <w:left w:val="single" w:sz="4" w:space="0" w:color="auto"/>
              <w:bottom w:val="single" w:sz="4" w:space="0" w:color="auto"/>
              <w:right w:val="single" w:sz="4" w:space="0" w:color="auto"/>
            </w:tcBorders>
            <w:vAlign w:val="center"/>
          </w:tcPr>
          <w:p w:rsidR="008E5A6F" w:rsidRDefault="00000000">
            <w:pPr>
              <w:spacing w:line="360" w:lineRule="auto"/>
              <w:jc w:val="right"/>
              <w:rPr>
                <w:rFonts w:ascii="宋体" w:hAnsi="宋体"/>
                <w:b w:val="0"/>
                <w:bCs/>
                <w:sz w:val="22"/>
                <w:szCs w:val="18"/>
              </w:rPr>
            </w:pPr>
            <w:r>
              <w:rPr>
                <w:rFonts w:ascii="宋体" w:hAnsi="宋体" w:hint="eastAsia"/>
                <w:b w:val="0"/>
                <w:bCs/>
                <w:sz w:val="22"/>
                <w:szCs w:val="18"/>
              </w:rPr>
              <w:t>9%</w:t>
            </w:r>
          </w:p>
        </w:tc>
        <w:tc>
          <w:tcPr>
            <w:tcW w:w="21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8E5A6F" w:rsidRDefault="00000000">
            <w:pPr>
              <w:spacing w:line="360" w:lineRule="auto"/>
              <w:ind w:right="440"/>
              <w:jc w:val="right"/>
              <w:rPr>
                <w:rFonts w:ascii="宋体" w:hAnsi="宋体"/>
                <w:b w:val="0"/>
                <w:bCs/>
                <w:sz w:val="22"/>
                <w:szCs w:val="18"/>
              </w:rPr>
            </w:pPr>
            <w:r>
              <w:rPr>
                <w:rFonts w:ascii="宋体" w:hAnsi="宋体" w:hint="eastAsia"/>
                <w:b w:val="0"/>
                <w:bCs/>
                <w:sz w:val="22"/>
                <w:szCs w:val="18"/>
              </w:rPr>
              <w:t>1,683,</w:t>
            </w:r>
            <w:r>
              <w:rPr>
                <w:rFonts w:ascii="宋体" w:hAnsi="宋体"/>
                <w:b w:val="0"/>
                <w:bCs/>
                <w:sz w:val="22"/>
                <w:szCs w:val="18"/>
              </w:rPr>
              <w:t>0</w:t>
            </w:r>
            <w:r>
              <w:rPr>
                <w:rFonts w:ascii="宋体" w:hAnsi="宋体" w:hint="eastAsia"/>
                <w:b w:val="0"/>
                <w:bCs/>
                <w:sz w:val="22"/>
                <w:szCs w:val="18"/>
              </w:rPr>
              <w:t>00.00</w:t>
            </w:r>
          </w:p>
        </w:tc>
      </w:tr>
      <w:tr w:rsidR="008E5A6F">
        <w:trPr>
          <w:trHeight w:val="254"/>
          <w:jc w:val="center"/>
        </w:trPr>
        <w:tc>
          <w:tcPr>
            <w:tcW w:w="283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8E5A6F" w:rsidRDefault="00000000">
            <w:pPr>
              <w:spacing w:line="360" w:lineRule="auto"/>
              <w:jc w:val="center"/>
              <w:rPr>
                <w:rFonts w:ascii="宋体" w:hAnsi="宋体"/>
                <w:b w:val="0"/>
                <w:bCs/>
                <w:sz w:val="22"/>
                <w:szCs w:val="18"/>
              </w:rPr>
            </w:pPr>
            <w:r>
              <w:rPr>
                <w:rFonts w:ascii="宋体" w:hAnsi="宋体" w:hint="eastAsia"/>
                <w:b w:val="0"/>
                <w:bCs/>
                <w:sz w:val="22"/>
                <w:szCs w:val="18"/>
              </w:rPr>
              <w:t>项目总价款</w:t>
            </w:r>
          </w:p>
        </w:tc>
        <w:tc>
          <w:tcPr>
            <w:tcW w:w="1981" w:type="dxa"/>
            <w:tcBorders>
              <w:top w:val="single" w:sz="4" w:space="0" w:color="auto"/>
              <w:left w:val="single" w:sz="4" w:space="0" w:color="auto"/>
              <w:bottom w:val="single" w:sz="4" w:space="0" w:color="auto"/>
              <w:right w:val="single" w:sz="4" w:space="0" w:color="auto"/>
            </w:tcBorders>
            <w:vAlign w:val="center"/>
          </w:tcPr>
          <w:p w:rsidR="008E5A6F" w:rsidRDefault="00000000">
            <w:pPr>
              <w:spacing w:line="360" w:lineRule="auto"/>
              <w:ind w:leftChars="100" w:left="285"/>
              <w:jc w:val="right"/>
              <w:rPr>
                <w:rFonts w:ascii="宋体" w:hAnsi="宋体"/>
                <w:b w:val="0"/>
                <w:bCs/>
                <w:sz w:val="22"/>
                <w:szCs w:val="18"/>
              </w:rPr>
            </w:pPr>
            <w:ins w:id="6" w:author="不饿" w:date="2025-07-17T15:26:00Z">
              <w:r>
                <w:rPr>
                  <w:rFonts w:ascii="宋体" w:hAnsi="宋体" w:hint="eastAsia"/>
                  <w:b w:val="0"/>
                  <w:bCs/>
                  <w:sz w:val="22"/>
                  <w:szCs w:val="18"/>
                </w:rPr>
                <w:t xml:space="preserve"> 1,544,036.70</w:t>
              </w:r>
            </w:ins>
            <w:del w:id="7" w:author="不饿" w:date="2025-07-17T15:26:00Z">
              <w:r>
                <w:rPr>
                  <w:rFonts w:ascii="宋体" w:hAnsi="宋体" w:hint="eastAsia"/>
                  <w:b w:val="0"/>
                  <w:bCs/>
                  <w:sz w:val="22"/>
                  <w:szCs w:val="18"/>
                </w:rPr>
                <w:delText>1,544,037.00</w:delText>
              </w:r>
            </w:del>
          </w:p>
        </w:tc>
        <w:tc>
          <w:tcPr>
            <w:tcW w:w="996" w:type="dxa"/>
            <w:tcBorders>
              <w:top w:val="single" w:sz="4" w:space="0" w:color="auto"/>
              <w:left w:val="single" w:sz="4" w:space="0" w:color="auto"/>
              <w:bottom w:val="single" w:sz="4" w:space="0" w:color="auto"/>
              <w:right w:val="single" w:sz="4" w:space="0" w:color="auto"/>
            </w:tcBorders>
            <w:vAlign w:val="center"/>
          </w:tcPr>
          <w:p w:rsidR="008E5A6F" w:rsidRDefault="00000000">
            <w:pPr>
              <w:spacing w:line="360" w:lineRule="auto"/>
              <w:ind w:leftChars="100" w:left="285" w:firstLineChars="200" w:firstLine="440"/>
              <w:jc w:val="right"/>
              <w:rPr>
                <w:rFonts w:ascii="宋体" w:hAnsi="宋体"/>
                <w:b w:val="0"/>
                <w:bCs/>
                <w:sz w:val="22"/>
                <w:szCs w:val="18"/>
              </w:rPr>
            </w:pPr>
            <w:r>
              <w:rPr>
                <w:rFonts w:ascii="宋体" w:hAnsi="宋体" w:hint="eastAsia"/>
                <w:b w:val="0"/>
                <w:bCs/>
                <w:sz w:val="22"/>
                <w:szCs w:val="18"/>
              </w:rPr>
              <w:t>/</w:t>
            </w:r>
          </w:p>
        </w:tc>
        <w:tc>
          <w:tcPr>
            <w:tcW w:w="21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8E5A6F" w:rsidRDefault="00000000">
            <w:pPr>
              <w:spacing w:line="360" w:lineRule="auto"/>
              <w:ind w:firstLineChars="150" w:firstLine="330"/>
              <w:jc w:val="center"/>
              <w:rPr>
                <w:rFonts w:ascii="宋体" w:hAnsi="宋体"/>
                <w:b w:val="0"/>
                <w:bCs/>
                <w:sz w:val="22"/>
                <w:szCs w:val="18"/>
              </w:rPr>
            </w:pPr>
            <w:r>
              <w:rPr>
                <w:rFonts w:ascii="宋体" w:hAnsi="宋体" w:hint="eastAsia"/>
                <w:b w:val="0"/>
                <w:bCs/>
                <w:sz w:val="22"/>
                <w:szCs w:val="18"/>
              </w:rPr>
              <w:t>1,683,</w:t>
            </w:r>
            <w:r>
              <w:rPr>
                <w:rFonts w:ascii="宋体" w:hAnsi="宋体"/>
                <w:b w:val="0"/>
                <w:bCs/>
                <w:sz w:val="22"/>
                <w:szCs w:val="18"/>
              </w:rPr>
              <w:t>0</w:t>
            </w:r>
            <w:r>
              <w:rPr>
                <w:rFonts w:ascii="宋体" w:hAnsi="宋体" w:hint="eastAsia"/>
                <w:b w:val="0"/>
                <w:bCs/>
                <w:sz w:val="22"/>
                <w:szCs w:val="18"/>
              </w:rPr>
              <w:t>00.00</w:t>
            </w:r>
          </w:p>
        </w:tc>
      </w:tr>
    </w:tbl>
    <w:p w:rsidR="008E5A6F" w:rsidRDefault="00000000">
      <w:pPr>
        <w:pStyle w:val="aff0"/>
        <w:numPr>
          <w:ilvl w:val="2"/>
          <w:numId w:val="3"/>
        </w:numPr>
        <w:spacing w:line="360" w:lineRule="auto"/>
        <w:ind w:left="709" w:firstLineChars="0"/>
        <w:rPr>
          <w:rFonts w:ascii="宋体" w:cs="华文仿宋"/>
          <w:b w:val="0"/>
          <w:bCs/>
          <w:sz w:val="24"/>
          <w:szCs w:val="24"/>
        </w:rPr>
      </w:pPr>
      <w:r>
        <w:rPr>
          <w:rFonts w:ascii="宋体" w:hAnsi="宋体" w:cs="华文仿宋" w:hint="eastAsia"/>
          <w:b w:val="0"/>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方客户付款延迟的，乙方不得因此要求甲方承担任何相关责任。乙方同意并承诺：本合同项下约定的所有付款前提为业主或甲方客户向甲方支付了相应等比例的款项；业主或甲方客户未履行义务时，甲方不承担任何违约责任。双方一</w:t>
      </w:r>
      <w:r>
        <w:rPr>
          <w:rFonts w:ascii="宋体" w:hAnsi="宋体" w:cs="华文仿宋" w:hint="eastAsia"/>
          <w:b w:val="0"/>
          <w:bCs/>
          <w:sz w:val="24"/>
          <w:szCs w:val="24"/>
        </w:rPr>
        <w:lastRenderedPageBreak/>
        <w:t>致同意并确认，如因业主或甲方客户未按时向甲方支付款项导致甲方未能按时向乙方付款的情况，付款时间顺延。由此引起的逾期付款，甲方不承担任何违约责任。</w:t>
      </w:r>
    </w:p>
    <w:p w:rsidR="008E5A6F" w:rsidRDefault="00000000">
      <w:pPr>
        <w:numPr>
          <w:ilvl w:val="255"/>
          <w:numId w:val="0"/>
        </w:numPr>
        <w:spacing w:line="560" w:lineRule="exact"/>
        <w:ind w:left="709" w:firstLine="420"/>
        <w:rPr>
          <w:rFonts w:ascii="宋体" w:hAnsi="宋体" w:cs="华文仿宋"/>
          <w:b w:val="0"/>
          <w:bCs/>
          <w:sz w:val="24"/>
          <w:szCs w:val="24"/>
        </w:rPr>
      </w:pPr>
      <w:r>
        <w:rPr>
          <w:rFonts w:ascii="宋体" w:hAnsi="宋体" w:cs="华文仿宋" w:hint="eastAsia"/>
          <w:b w:val="0"/>
          <w:bCs/>
          <w:sz w:val="24"/>
          <w:szCs w:val="24"/>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cs="华文仿宋" w:hint="eastAsia"/>
          <w:b w:val="0"/>
          <w:bCs/>
          <w:sz w:val="24"/>
          <w:szCs w:val="24"/>
        </w:rPr>
        <w:t xml:space="preserve">付款方式: </w:t>
      </w:r>
    </w:p>
    <w:p w:rsidR="008E5A6F" w:rsidRDefault="00000000">
      <w:pPr>
        <w:pStyle w:val="17"/>
        <w:tabs>
          <w:tab w:val="left" w:pos="210"/>
          <w:tab w:val="left" w:pos="450"/>
          <w:tab w:val="left" w:pos="840"/>
          <w:tab w:val="left" w:pos="1260"/>
        </w:tabs>
        <w:spacing w:line="440" w:lineRule="exact"/>
        <w:ind w:firstLine="480"/>
        <w:rPr>
          <w:rFonts w:ascii="宋体" w:hAnsi="宋体" w:cs="宋体"/>
          <w:b w:val="0"/>
          <w:bCs/>
          <w:sz w:val="24"/>
        </w:rPr>
      </w:pPr>
      <w:r>
        <w:rPr>
          <w:rFonts w:ascii="宋体" w:hAnsi="宋体" w:cs="宋体" w:hint="eastAsia"/>
          <w:b w:val="0"/>
          <w:bCs/>
          <w:sz w:val="24"/>
        </w:rPr>
        <w:t>1）预付款：</w:t>
      </w:r>
      <w:r>
        <w:rPr>
          <w:rFonts w:ascii="宋体" w:hAnsi="宋体" w:cs="华文仿宋" w:hint="eastAsia"/>
          <w:b w:val="0"/>
          <w:bCs/>
          <w:sz w:val="24"/>
          <w:szCs w:val="24"/>
        </w:rPr>
        <w:t>用于乙方为合同工程的实施购置材料、工程设备、施工设备、修建临时设施以及组织施工队伍进场等，</w:t>
      </w:r>
      <w:r>
        <w:rPr>
          <w:rFonts w:ascii="宋体" w:hAnsi="宋体" w:cs="宋体" w:hint="eastAsia"/>
          <w:b w:val="0"/>
          <w:bCs/>
          <w:sz w:val="24"/>
        </w:rPr>
        <w:t>签订合同生效且甲方收到业主或甲方客户支付的相应同等比例款项并收到发票之后30个工作日内支付签约合同价的10%；</w:t>
      </w:r>
    </w:p>
    <w:p w:rsidR="008E5A6F" w:rsidRDefault="00000000">
      <w:pPr>
        <w:pStyle w:val="17"/>
        <w:tabs>
          <w:tab w:val="left" w:pos="210"/>
          <w:tab w:val="left" w:pos="450"/>
          <w:tab w:val="left" w:pos="840"/>
          <w:tab w:val="left" w:pos="1260"/>
        </w:tabs>
        <w:spacing w:line="440" w:lineRule="exact"/>
        <w:ind w:firstLine="480"/>
        <w:rPr>
          <w:rFonts w:ascii="宋体" w:hAnsi="宋体" w:cs="宋体"/>
          <w:b w:val="0"/>
          <w:bCs/>
          <w:sz w:val="24"/>
        </w:rPr>
      </w:pPr>
      <w:r>
        <w:rPr>
          <w:rFonts w:ascii="宋体" w:hAnsi="宋体" w:cs="宋体" w:hint="eastAsia"/>
          <w:b w:val="0"/>
          <w:bCs/>
          <w:sz w:val="24"/>
        </w:rPr>
        <w:t>2）进度款：由乙方按照实施进度按月报验，经业主监理单位及跟踪审计单位审计确认且甲方收到业主或甲方客户支付的相应同等比例款项之后30个工作日内支付，支付金额不超过该审定金额的60%，且项目进度款不超过签约合同价的60%（</w:t>
      </w:r>
      <w:r>
        <w:rPr>
          <w:rFonts w:ascii="宋体" w:hAnsi="宋体" w:cs="华文仿宋" w:hint="eastAsia"/>
          <w:b w:val="0"/>
          <w:bCs/>
          <w:sz w:val="24"/>
          <w:szCs w:val="24"/>
        </w:rPr>
        <w:t>含预付款</w:t>
      </w:r>
      <w:r>
        <w:rPr>
          <w:rFonts w:ascii="宋体" w:hAnsi="宋体" w:cs="宋体" w:hint="eastAsia"/>
          <w:b w:val="0"/>
          <w:bCs/>
          <w:sz w:val="24"/>
        </w:rPr>
        <w:t>）；</w:t>
      </w:r>
    </w:p>
    <w:p w:rsidR="008E5A6F" w:rsidRDefault="00000000">
      <w:pPr>
        <w:pStyle w:val="17"/>
        <w:tabs>
          <w:tab w:val="left" w:pos="210"/>
          <w:tab w:val="left" w:pos="450"/>
          <w:tab w:val="left" w:pos="840"/>
          <w:tab w:val="left" w:pos="1260"/>
        </w:tabs>
        <w:spacing w:line="440" w:lineRule="exact"/>
        <w:ind w:firstLine="480"/>
        <w:rPr>
          <w:rFonts w:ascii="宋体" w:hAnsi="宋体" w:cs="宋体"/>
          <w:b w:val="0"/>
          <w:bCs/>
          <w:sz w:val="24"/>
        </w:rPr>
      </w:pPr>
      <w:r>
        <w:rPr>
          <w:rFonts w:ascii="宋体" w:hAnsi="宋体" w:cs="宋体" w:hint="eastAsia"/>
          <w:b w:val="0"/>
          <w:bCs/>
          <w:sz w:val="24"/>
        </w:rPr>
        <w:t>3）项目竣工验收合格并完成第三方审计且甲方收到业主或甲方客户支付的相应同等比例款项之后30个工作日内，支付至审定金额的95%；</w:t>
      </w:r>
    </w:p>
    <w:p w:rsidR="008E5A6F" w:rsidRDefault="00000000">
      <w:pPr>
        <w:pStyle w:val="17"/>
        <w:tabs>
          <w:tab w:val="left" w:pos="210"/>
          <w:tab w:val="left" w:pos="450"/>
          <w:tab w:val="left" w:pos="840"/>
          <w:tab w:val="left" w:pos="1260"/>
        </w:tabs>
        <w:spacing w:line="440" w:lineRule="exact"/>
        <w:ind w:firstLine="480"/>
        <w:rPr>
          <w:rFonts w:ascii="宋体" w:hAnsi="宋体" w:cs="宋体"/>
          <w:b w:val="0"/>
          <w:bCs/>
          <w:sz w:val="24"/>
        </w:rPr>
      </w:pPr>
      <w:r>
        <w:rPr>
          <w:rFonts w:ascii="宋体" w:hAnsi="宋体" w:cs="宋体" w:hint="eastAsia"/>
          <w:b w:val="0"/>
          <w:bCs/>
          <w:sz w:val="24"/>
        </w:rPr>
        <w:t>4）质保期满且甲方收到业主或甲方客户支付的相应同等比例款项后</w:t>
      </w:r>
      <w:r>
        <w:rPr>
          <w:rFonts w:ascii="宋体" w:hAnsi="宋体" w:cs="宋体"/>
          <w:b w:val="0"/>
          <w:bCs/>
          <w:sz w:val="24"/>
        </w:rPr>
        <w:t>30</w:t>
      </w:r>
      <w:r>
        <w:rPr>
          <w:rFonts w:ascii="宋体" w:hAnsi="宋体" w:cs="宋体" w:hint="eastAsia"/>
          <w:b w:val="0"/>
          <w:bCs/>
          <w:sz w:val="24"/>
        </w:rPr>
        <w:t>个工作日内支付余款。</w:t>
      </w:r>
    </w:p>
    <w:p w:rsidR="008E5A6F" w:rsidRDefault="00000000">
      <w:pPr>
        <w:pStyle w:val="17"/>
        <w:tabs>
          <w:tab w:val="left" w:pos="210"/>
          <w:tab w:val="left" w:pos="450"/>
          <w:tab w:val="left" w:pos="840"/>
          <w:tab w:val="left" w:pos="1260"/>
        </w:tabs>
        <w:spacing w:line="440" w:lineRule="exact"/>
        <w:ind w:firstLine="480"/>
        <w:rPr>
          <w:rFonts w:ascii="宋体" w:hAnsi="宋体" w:cs="华文仿宋"/>
          <w:b w:val="0"/>
          <w:bCs/>
          <w:sz w:val="24"/>
          <w:szCs w:val="24"/>
        </w:rPr>
      </w:pPr>
      <w:r>
        <w:rPr>
          <w:rFonts w:ascii="宋体" w:hAnsi="宋体" w:cs="宋体" w:hint="eastAsia"/>
          <w:b w:val="0"/>
          <w:bCs/>
          <w:sz w:val="24"/>
        </w:rPr>
        <w:t>5）</w:t>
      </w:r>
      <w:r>
        <w:rPr>
          <w:rFonts w:ascii="宋体" w:hAnsi="宋体" w:cs="华文仿宋" w:hint="eastAsia"/>
          <w:b w:val="0"/>
          <w:bCs/>
          <w:sz w:val="24"/>
          <w:szCs w:val="24"/>
        </w:rPr>
        <w:t>以上所有结算均按照业主方结算考核要求实施。</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支付办法：网银转账。</w:t>
      </w:r>
    </w:p>
    <w:p w:rsidR="008E5A6F" w:rsidRDefault="00000000">
      <w:pPr>
        <w:pStyle w:val="aff0"/>
        <w:numPr>
          <w:ilvl w:val="1"/>
          <w:numId w:val="3"/>
        </w:numPr>
        <w:spacing w:line="360" w:lineRule="auto"/>
        <w:ind w:left="567" w:firstLineChars="0"/>
        <w:rPr>
          <w:rFonts w:ascii="宋体" w:hAnsi="宋体"/>
          <w:b w:val="0"/>
          <w:bCs/>
          <w:sz w:val="24"/>
          <w:szCs w:val="24"/>
        </w:rPr>
      </w:pPr>
      <w:r>
        <w:rPr>
          <w:rFonts w:ascii="宋体" w:hAnsi="宋体" w:hint="eastAsia"/>
          <w:b w:val="0"/>
          <w:bCs/>
          <w:sz w:val="24"/>
          <w:szCs w:val="24"/>
        </w:rPr>
        <w:t>付款凭据：A、合格的增值税专用发票；B、各阶段</w:t>
      </w:r>
      <w:r>
        <w:rPr>
          <w:rFonts w:ascii="宋体" w:hAnsi="宋体"/>
          <w:b w:val="0"/>
          <w:bCs/>
          <w:sz w:val="24"/>
          <w:szCs w:val="24"/>
        </w:rPr>
        <w:t>满足付款条件的证明资料</w:t>
      </w:r>
      <w:r>
        <w:rPr>
          <w:rFonts w:ascii="宋体" w:hAnsi="宋体" w:hint="eastAsia"/>
          <w:b w:val="0"/>
          <w:bCs/>
          <w:sz w:val="24"/>
          <w:szCs w:val="24"/>
        </w:rPr>
        <w:t>（如</w:t>
      </w:r>
      <w:r>
        <w:rPr>
          <w:rFonts w:ascii="宋体" w:hAnsi="宋体"/>
          <w:b w:val="0"/>
          <w:bCs/>
          <w:sz w:val="24"/>
          <w:szCs w:val="24"/>
        </w:rPr>
        <w:t>到货验收报告、双方</w:t>
      </w:r>
      <w:r>
        <w:rPr>
          <w:rFonts w:ascii="宋体" w:hAnsi="宋体" w:hint="eastAsia"/>
          <w:b w:val="0"/>
          <w:bCs/>
          <w:sz w:val="24"/>
          <w:szCs w:val="24"/>
        </w:rPr>
        <w:t>盖章确认</w:t>
      </w:r>
      <w:r>
        <w:rPr>
          <w:rFonts w:ascii="宋体" w:hAnsi="宋体"/>
          <w:b w:val="0"/>
          <w:bCs/>
          <w:sz w:val="24"/>
          <w:szCs w:val="24"/>
        </w:rPr>
        <w:t>的</w:t>
      </w:r>
      <w:r>
        <w:rPr>
          <w:rFonts w:ascii="宋体" w:hAnsi="宋体" w:hint="eastAsia"/>
          <w:b w:val="0"/>
          <w:bCs/>
          <w:sz w:val="24"/>
          <w:szCs w:val="24"/>
        </w:rPr>
        <w:t>项目验收</w:t>
      </w:r>
      <w:r>
        <w:rPr>
          <w:rFonts w:ascii="宋体" w:hAnsi="宋体"/>
          <w:b w:val="0"/>
          <w:bCs/>
          <w:sz w:val="24"/>
          <w:szCs w:val="24"/>
        </w:rPr>
        <w:t>报告、审计</w:t>
      </w:r>
      <w:r>
        <w:rPr>
          <w:rFonts w:ascii="宋体" w:hAnsi="宋体" w:hint="eastAsia"/>
          <w:b w:val="0"/>
          <w:bCs/>
          <w:sz w:val="24"/>
          <w:szCs w:val="24"/>
        </w:rPr>
        <w:t>报告</w:t>
      </w:r>
      <w:r>
        <w:rPr>
          <w:rFonts w:ascii="宋体" w:hAnsi="宋体"/>
          <w:b w:val="0"/>
          <w:bCs/>
          <w:sz w:val="24"/>
          <w:szCs w:val="24"/>
        </w:rPr>
        <w:t>等</w:t>
      </w:r>
      <w:r>
        <w:rPr>
          <w:rFonts w:ascii="宋体" w:hAnsi="宋体" w:hint="eastAsia"/>
          <w:b w:val="0"/>
          <w:bCs/>
          <w:sz w:val="24"/>
          <w:szCs w:val="24"/>
        </w:rPr>
        <w:t>）。</w:t>
      </w:r>
    </w:p>
    <w:p w:rsidR="008E5A6F" w:rsidRDefault="00000000">
      <w:pPr>
        <w:pStyle w:val="aff0"/>
        <w:numPr>
          <w:ilvl w:val="1"/>
          <w:numId w:val="3"/>
        </w:numPr>
        <w:spacing w:line="360" w:lineRule="auto"/>
        <w:ind w:left="567" w:firstLineChars="0"/>
        <w:rPr>
          <w:rFonts w:ascii="宋体" w:hAnsi="宋体"/>
          <w:b w:val="0"/>
          <w:bCs/>
          <w:sz w:val="24"/>
          <w:szCs w:val="24"/>
        </w:rPr>
      </w:pPr>
      <w:r>
        <w:rPr>
          <w:rFonts w:ascii="宋体" w:hAnsi="宋体" w:hint="eastAsia"/>
          <w:b w:val="0"/>
          <w:bCs/>
          <w:sz w:val="24"/>
          <w:szCs w:val="24"/>
        </w:rPr>
        <w:t>结算账户条款：</w:t>
      </w:r>
    </w:p>
    <w:p w:rsidR="008E5A6F" w:rsidRDefault="00000000">
      <w:pPr>
        <w:widowControl/>
        <w:autoSpaceDE w:val="0"/>
        <w:autoSpaceDN w:val="0"/>
        <w:spacing w:line="360" w:lineRule="auto"/>
        <w:ind w:leftChars="202" w:left="1285" w:hangingChars="295" w:hanging="708"/>
        <w:textAlignment w:val="bottom"/>
        <w:rPr>
          <w:rFonts w:ascii="宋体" w:hAnsi="宋体"/>
          <w:b w:val="0"/>
          <w:bCs/>
          <w:sz w:val="24"/>
          <w:szCs w:val="24"/>
        </w:rPr>
      </w:pPr>
      <w:r>
        <w:rPr>
          <w:rFonts w:ascii="宋体" w:hAnsi="宋体" w:hint="eastAsia"/>
          <w:b w:val="0"/>
          <w:bCs/>
          <w:sz w:val="24"/>
          <w:szCs w:val="24"/>
        </w:rPr>
        <w:lastRenderedPageBreak/>
        <w:t>甲方名称：江苏天安智联科技股份有限公司</w:t>
      </w:r>
    </w:p>
    <w:p w:rsidR="008E5A6F" w:rsidRDefault="00000000">
      <w:pPr>
        <w:widowControl/>
        <w:autoSpaceDE w:val="0"/>
        <w:autoSpaceDN w:val="0"/>
        <w:spacing w:line="360" w:lineRule="auto"/>
        <w:ind w:leftChars="202" w:left="1285" w:hangingChars="295" w:hanging="708"/>
        <w:textAlignment w:val="bottom"/>
        <w:rPr>
          <w:rFonts w:ascii="宋体" w:hAnsi="宋体"/>
          <w:b w:val="0"/>
          <w:bCs/>
          <w:sz w:val="24"/>
          <w:szCs w:val="24"/>
        </w:rPr>
      </w:pPr>
      <w:r>
        <w:rPr>
          <w:rFonts w:ascii="宋体" w:hAnsi="宋体" w:hint="eastAsia"/>
          <w:b w:val="0"/>
          <w:bCs/>
          <w:sz w:val="24"/>
          <w:szCs w:val="24"/>
        </w:rPr>
        <w:t>纳税人资质：一般纳税人</w:t>
      </w:r>
    </w:p>
    <w:p w:rsidR="008E5A6F" w:rsidRDefault="00000000">
      <w:pPr>
        <w:widowControl/>
        <w:autoSpaceDE w:val="0"/>
        <w:autoSpaceDN w:val="0"/>
        <w:spacing w:line="360" w:lineRule="auto"/>
        <w:ind w:leftChars="202" w:left="1285" w:hangingChars="295" w:hanging="708"/>
        <w:textAlignment w:val="bottom"/>
        <w:rPr>
          <w:rFonts w:ascii="宋体" w:hAnsi="宋体"/>
          <w:b w:val="0"/>
          <w:bCs/>
          <w:sz w:val="24"/>
          <w:szCs w:val="24"/>
        </w:rPr>
      </w:pPr>
      <w:r>
        <w:rPr>
          <w:rFonts w:ascii="宋体" w:hAnsi="宋体" w:hint="eastAsia"/>
          <w:b w:val="0"/>
          <w:bCs/>
          <w:sz w:val="24"/>
          <w:szCs w:val="24"/>
        </w:rPr>
        <w:t>纳税人识别号：91320200554616739F</w:t>
      </w:r>
    </w:p>
    <w:p w:rsidR="008E5A6F" w:rsidRDefault="00000000">
      <w:pPr>
        <w:adjustRightInd w:val="0"/>
        <w:snapToGrid w:val="0"/>
        <w:spacing w:line="360" w:lineRule="auto"/>
        <w:ind w:leftChars="202" w:left="1285" w:hangingChars="295" w:hanging="708"/>
        <w:rPr>
          <w:rFonts w:ascii="宋体" w:hAnsi="宋体"/>
          <w:b w:val="0"/>
          <w:bCs/>
          <w:sz w:val="24"/>
          <w:szCs w:val="24"/>
        </w:rPr>
      </w:pPr>
      <w:r>
        <w:rPr>
          <w:rFonts w:ascii="宋体" w:hAnsi="宋体" w:hint="eastAsia"/>
          <w:b w:val="0"/>
          <w:bCs/>
          <w:sz w:val="24"/>
          <w:szCs w:val="24"/>
        </w:rPr>
        <w:t>开户名称：江苏天安智联科技股份有限公司</w:t>
      </w:r>
    </w:p>
    <w:p w:rsidR="008E5A6F" w:rsidRDefault="00000000">
      <w:pPr>
        <w:adjustRightInd w:val="0"/>
        <w:snapToGrid w:val="0"/>
        <w:spacing w:line="360" w:lineRule="auto"/>
        <w:ind w:leftChars="202" w:left="1285" w:hangingChars="295" w:hanging="708"/>
        <w:rPr>
          <w:rFonts w:ascii="宋体" w:hAnsi="宋体"/>
          <w:b w:val="0"/>
          <w:bCs/>
          <w:sz w:val="24"/>
          <w:szCs w:val="24"/>
        </w:rPr>
      </w:pPr>
      <w:r>
        <w:rPr>
          <w:rFonts w:ascii="宋体" w:hAnsi="宋体" w:hint="eastAsia"/>
          <w:b w:val="0"/>
          <w:bCs/>
          <w:sz w:val="24"/>
          <w:szCs w:val="24"/>
        </w:rPr>
        <w:t>开户行：光大银行无锡惠山支行</w:t>
      </w:r>
    </w:p>
    <w:p w:rsidR="008E5A6F" w:rsidRDefault="00000000">
      <w:pPr>
        <w:spacing w:line="360" w:lineRule="auto"/>
        <w:ind w:leftChars="202" w:left="1285" w:hangingChars="295" w:hanging="708"/>
        <w:rPr>
          <w:rFonts w:ascii="宋体" w:hAnsi="宋体"/>
          <w:b w:val="0"/>
          <w:bCs/>
          <w:sz w:val="24"/>
          <w:szCs w:val="24"/>
        </w:rPr>
      </w:pPr>
      <w:r>
        <w:rPr>
          <w:rFonts w:ascii="宋体" w:hAnsi="宋体" w:hint="eastAsia"/>
          <w:b w:val="0"/>
          <w:bCs/>
          <w:sz w:val="24"/>
          <w:szCs w:val="24"/>
        </w:rPr>
        <w:t>银行账号：51650188000046923</w:t>
      </w:r>
    </w:p>
    <w:p w:rsidR="008E5A6F" w:rsidRDefault="00000000">
      <w:pPr>
        <w:spacing w:line="360" w:lineRule="auto"/>
        <w:ind w:leftChars="202" w:left="1285" w:hangingChars="295" w:hanging="708"/>
        <w:rPr>
          <w:rFonts w:ascii="宋体" w:hAnsi="宋体"/>
          <w:b w:val="0"/>
          <w:bCs/>
          <w:sz w:val="24"/>
          <w:szCs w:val="24"/>
        </w:rPr>
      </w:pPr>
      <w:r>
        <w:rPr>
          <w:rFonts w:ascii="宋体" w:hAnsi="宋体" w:hint="eastAsia"/>
          <w:b w:val="0"/>
          <w:bCs/>
          <w:sz w:val="24"/>
          <w:szCs w:val="24"/>
        </w:rPr>
        <w:t>地址：无锡市锡山区安镇街道春风南路2号智行科创园8幢3单元1404号办公楼</w:t>
      </w:r>
    </w:p>
    <w:p w:rsidR="008E5A6F" w:rsidRDefault="00000000">
      <w:pPr>
        <w:spacing w:line="360" w:lineRule="auto"/>
        <w:ind w:leftChars="202" w:left="1285" w:hangingChars="295" w:hanging="708"/>
        <w:rPr>
          <w:rFonts w:ascii="宋体" w:hAnsi="宋体"/>
          <w:b w:val="0"/>
          <w:bCs/>
          <w:sz w:val="24"/>
          <w:szCs w:val="24"/>
        </w:rPr>
      </w:pPr>
      <w:r>
        <w:rPr>
          <w:rFonts w:ascii="宋体" w:hAnsi="宋体" w:hint="eastAsia"/>
          <w:b w:val="0"/>
          <w:bCs/>
          <w:sz w:val="24"/>
          <w:szCs w:val="24"/>
        </w:rPr>
        <w:t>联系电话：0510-85386595</w:t>
      </w:r>
    </w:p>
    <w:p w:rsidR="008E5A6F" w:rsidRDefault="008E5A6F">
      <w:pPr>
        <w:spacing w:line="360" w:lineRule="auto"/>
        <w:rPr>
          <w:rFonts w:ascii="宋体" w:hAnsi="宋体"/>
          <w:b w:val="0"/>
          <w:bCs/>
          <w:sz w:val="24"/>
          <w:szCs w:val="24"/>
        </w:rPr>
      </w:pPr>
    </w:p>
    <w:p w:rsidR="008E5A6F" w:rsidRDefault="00000000">
      <w:pPr>
        <w:widowControl/>
        <w:autoSpaceDE w:val="0"/>
        <w:autoSpaceDN w:val="0"/>
        <w:spacing w:line="360" w:lineRule="auto"/>
        <w:ind w:firstLineChars="200" w:firstLine="480"/>
        <w:textAlignment w:val="bottom"/>
        <w:rPr>
          <w:rFonts w:ascii="宋体" w:hAnsi="宋体"/>
          <w:b w:val="0"/>
          <w:bCs/>
          <w:sz w:val="24"/>
          <w:szCs w:val="24"/>
        </w:rPr>
      </w:pPr>
      <w:r>
        <w:rPr>
          <w:rFonts w:ascii="宋体" w:hAnsi="宋体" w:hint="eastAsia"/>
          <w:b w:val="0"/>
          <w:bCs/>
          <w:sz w:val="24"/>
          <w:szCs w:val="24"/>
        </w:rPr>
        <w:t>乙方名称：浙江海康智联科技有限公司</w:t>
      </w:r>
    </w:p>
    <w:p w:rsidR="008E5A6F" w:rsidRDefault="00000000">
      <w:pPr>
        <w:widowControl/>
        <w:autoSpaceDE w:val="0"/>
        <w:autoSpaceDN w:val="0"/>
        <w:spacing w:line="360" w:lineRule="auto"/>
        <w:ind w:firstLineChars="200" w:firstLine="480"/>
        <w:textAlignment w:val="bottom"/>
        <w:rPr>
          <w:rFonts w:ascii="宋体" w:hAnsi="宋体"/>
          <w:b w:val="0"/>
          <w:bCs/>
          <w:sz w:val="24"/>
          <w:szCs w:val="24"/>
        </w:rPr>
      </w:pPr>
      <w:r>
        <w:rPr>
          <w:rFonts w:ascii="宋体" w:hAnsi="宋体" w:hint="eastAsia"/>
          <w:b w:val="0"/>
          <w:bCs/>
          <w:sz w:val="24"/>
          <w:szCs w:val="24"/>
        </w:rPr>
        <w:t>纳税人资质：一般纳税人</w:t>
      </w:r>
    </w:p>
    <w:p w:rsidR="008E5A6F" w:rsidRDefault="00000000">
      <w:pPr>
        <w:widowControl/>
        <w:autoSpaceDE w:val="0"/>
        <w:autoSpaceDN w:val="0"/>
        <w:spacing w:line="360" w:lineRule="auto"/>
        <w:ind w:firstLineChars="200" w:firstLine="480"/>
        <w:textAlignment w:val="bottom"/>
        <w:rPr>
          <w:rFonts w:ascii="宋体" w:hAnsi="宋体"/>
          <w:b w:val="0"/>
          <w:bCs/>
          <w:sz w:val="24"/>
          <w:szCs w:val="24"/>
        </w:rPr>
      </w:pPr>
      <w:r>
        <w:rPr>
          <w:rFonts w:ascii="宋体" w:hAnsi="宋体" w:hint="eastAsia"/>
          <w:b w:val="0"/>
          <w:bCs/>
          <w:sz w:val="24"/>
          <w:szCs w:val="24"/>
        </w:rPr>
        <w:t>纳税人识别号：</w:t>
      </w:r>
      <w:r>
        <w:rPr>
          <w:rFonts w:ascii="宋体" w:hAnsi="宋体"/>
          <w:b w:val="0"/>
          <w:bCs/>
          <w:sz w:val="24"/>
          <w:szCs w:val="24"/>
        </w:rPr>
        <w:t>91330483MA2CXDB23N</w:t>
      </w:r>
    </w:p>
    <w:p w:rsidR="008E5A6F" w:rsidRDefault="00000000">
      <w:pPr>
        <w:adjustRightInd w:val="0"/>
        <w:snapToGrid w:val="0"/>
        <w:spacing w:line="360" w:lineRule="auto"/>
        <w:ind w:leftChars="172" w:left="491"/>
        <w:rPr>
          <w:rFonts w:ascii="宋体" w:hAnsi="宋体"/>
          <w:b w:val="0"/>
          <w:bCs/>
          <w:sz w:val="24"/>
          <w:szCs w:val="24"/>
        </w:rPr>
      </w:pPr>
      <w:r>
        <w:rPr>
          <w:rFonts w:ascii="宋体" w:hAnsi="宋体" w:hint="eastAsia"/>
          <w:b w:val="0"/>
          <w:bCs/>
          <w:sz w:val="24"/>
          <w:szCs w:val="24"/>
        </w:rPr>
        <w:t>开户名称：浙江海康智联科技有限公司</w:t>
      </w:r>
    </w:p>
    <w:p w:rsidR="008E5A6F" w:rsidRDefault="00000000">
      <w:pPr>
        <w:adjustRightInd w:val="0"/>
        <w:snapToGrid w:val="0"/>
        <w:spacing w:line="360" w:lineRule="auto"/>
        <w:ind w:firstLineChars="200" w:firstLine="480"/>
        <w:rPr>
          <w:rFonts w:ascii="宋体" w:hAnsi="宋体"/>
          <w:b w:val="0"/>
          <w:bCs/>
          <w:sz w:val="24"/>
          <w:szCs w:val="24"/>
        </w:rPr>
      </w:pPr>
      <w:r>
        <w:rPr>
          <w:rFonts w:ascii="宋体" w:hAnsi="宋体" w:hint="eastAsia"/>
          <w:b w:val="0"/>
          <w:bCs/>
          <w:sz w:val="24"/>
          <w:szCs w:val="24"/>
        </w:rPr>
        <w:t>开户行：招商银行杭州分行营业部</w:t>
      </w:r>
    </w:p>
    <w:p w:rsidR="008E5A6F" w:rsidRDefault="00000000">
      <w:pPr>
        <w:spacing w:line="360" w:lineRule="auto"/>
        <w:ind w:firstLineChars="200" w:firstLine="480"/>
        <w:rPr>
          <w:rFonts w:ascii="宋体" w:hAnsi="宋体"/>
          <w:b w:val="0"/>
          <w:bCs/>
          <w:sz w:val="24"/>
          <w:szCs w:val="24"/>
        </w:rPr>
      </w:pPr>
      <w:r>
        <w:rPr>
          <w:rFonts w:ascii="宋体" w:hAnsi="宋体" w:hint="eastAsia"/>
          <w:b w:val="0"/>
          <w:bCs/>
          <w:sz w:val="24"/>
          <w:szCs w:val="24"/>
        </w:rPr>
        <w:t>银行账号：</w:t>
      </w:r>
      <w:r>
        <w:rPr>
          <w:rFonts w:ascii="宋体" w:hAnsi="宋体"/>
          <w:b w:val="0"/>
          <w:bCs/>
          <w:sz w:val="24"/>
          <w:szCs w:val="24"/>
        </w:rPr>
        <w:t>571915207410603</w:t>
      </w:r>
    </w:p>
    <w:p w:rsidR="008E5A6F" w:rsidRDefault="00000000">
      <w:pPr>
        <w:spacing w:line="360" w:lineRule="auto"/>
        <w:ind w:firstLineChars="200" w:firstLine="480"/>
        <w:rPr>
          <w:rFonts w:ascii="宋体" w:hAnsi="宋体"/>
          <w:b w:val="0"/>
          <w:bCs/>
          <w:sz w:val="24"/>
          <w:szCs w:val="24"/>
        </w:rPr>
      </w:pPr>
      <w:r>
        <w:rPr>
          <w:rFonts w:ascii="宋体" w:hAnsi="宋体" w:hint="eastAsia"/>
          <w:b w:val="0"/>
          <w:bCs/>
          <w:sz w:val="24"/>
          <w:szCs w:val="24"/>
        </w:rPr>
        <w:t>地址：浙江省杭州市余杭区良渚街道平高创业城5幢108室</w:t>
      </w:r>
    </w:p>
    <w:p w:rsidR="008E5A6F" w:rsidRDefault="00000000">
      <w:pPr>
        <w:spacing w:line="360" w:lineRule="auto"/>
        <w:ind w:firstLineChars="200" w:firstLine="480"/>
        <w:rPr>
          <w:rFonts w:ascii="宋体" w:hAnsi="宋体"/>
          <w:b w:val="0"/>
          <w:bCs/>
          <w:sz w:val="24"/>
          <w:szCs w:val="24"/>
        </w:rPr>
      </w:pPr>
      <w:r>
        <w:rPr>
          <w:rFonts w:ascii="宋体" w:hAnsi="宋体" w:hint="eastAsia"/>
          <w:b w:val="0"/>
          <w:bCs/>
          <w:sz w:val="24"/>
          <w:szCs w:val="24"/>
        </w:rPr>
        <w:t>联系电话：0571-88366920</w:t>
      </w:r>
    </w:p>
    <w:p w:rsidR="008E5A6F" w:rsidRDefault="00000000">
      <w:pPr>
        <w:pStyle w:val="aff0"/>
        <w:numPr>
          <w:ilvl w:val="1"/>
          <w:numId w:val="3"/>
        </w:numPr>
        <w:spacing w:line="360" w:lineRule="auto"/>
        <w:ind w:left="567" w:firstLineChars="0"/>
        <w:rPr>
          <w:rFonts w:ascii="宋体" w:hAnsi="宋体"/>
          <w:b w:val="0"/>
          <w:bCs/>
          <w:sz w:val="24"/>
          <w:szCs w:val="24"/>
        </w:rPr>
      </w:pPr>
      <w:r>
        <w:rPr>
          <w:rFonts w:ascii="宋体" w:hAnsi="宋体" w:hint="eastAsia"/>
          <w:b w:val="0"/>
          <w:bCs/>
          <w:sz w:val="24"/>
          <w:szCs w:val="24"/>
        </w:rPr>
        <w:t>在合同履行过程中，如遇国家税率政策变更，对于合同未履行完毕的部分，在原标的不含税（单）价不变的基础上，按照新税率重新计算标的含税（单）价/合同总价，并且继续履行，后续不再另行签订补充协议。</w:t>
      </w:r>
    </w:p>
    <w:p w:rsidR="008E5A6F" w:rsidRDefault="008E5A6F">
      <w:pPr>
        <w:pStyle w:val="aff0"/>
        <w:spacing w:line="360" w:lineRule="auto"/>
        <w:ind w:left="567" w:firstLineChars="0" w:firstLine="0"/>
        <w:rPr>
          <w:rFonts w:ascii="宋体" w:hAnsi="宋体"/>
          <w:b w:val="0"/>
          <w:bCs/>
          <w:sz w:val="24"/>
          <w:szCs w:val="24"/>
        </w:rPr>
      </w:pPr>
    </w:p>
    <w:p w:rsidR="008E5A6F" w:rsidRDefault="00000000">
      <w:pPr>
        <w:pStyle w:val="aff0"/>
        <w:numPr>
          <w:ilvl w:val="0"/>
          <w:numId w:val="3"/>
        </w:numPr>
        <w:spacing w:line="360" w:lineRule="auto"/>
        <w:ind w:left="284" w:firstLineChars="0"/>
        <w:rPr>
          <w:rFonts w:ascii="宋体" w:cs="华文仿宋"/>
          <w:b w:val="0"/>
          <w:bCs/>
          <w:szCs w:val="28"/>
        </w:rPr>
      </w:pPr>
      <w:r>
        <w:rPr>
          <w:rFonts w:ascii="宋体" w:hAnsi="宋体" w:cs="华文仿宋" w:hint="eastAsia"/>
          <w:b w:val="0"/>
          <w:bCs/>
          <w:szCs w:val="28"/>
        </w:rPr>
        <w:t>评估及验收交付</w:t>
      </w:r>
    </w:p>
    <w:p w:rsidR="008E5A6F" w:rsidRDefault="00000000">
      <w:pPr>
        <w:pStyle w:val="aff0"/>
        <w:numPr>
          <w:ilvl w:val="1"/>
          <w:numId w:val="3"/>
        </w:numPr>
        <w:spacing w:line="360" w:lineRule="auto"/>
        <w:ind w:left="567" w:firstLineChars="0"/>
        <w:rPr>
          <w:rFonts w:ascii="宋体" w:hAnsi="宋体" w:cs="华文仿宋"/>
          <w:b w:val="0"/>
          <w:bCs/>
          <w:sz w:val="24"/>
          <w:szCs w:val="24"/>
        </w:rPr>
      </w:pPr>
      <w:r>
        <w:rPr>
          <w:rFonts w:ascii="宋体" w:hAnsi="宋体" w:cs="华文仿宋" w:hint="eastAsia"/>
          <w:b w:val="0"/>
          <w:bCs/>
          <w:sz w:val="24"/>
          <w:szCs w:val="24"/>
        </w:rPr>
        <w:t>甲方有权对项目进行阶段性评估，乙方应予配合，并及时协调、解决双方共同关心的问题。</w:t>
      </w:r>
    </w:p>
    <w:p w:rsidR="008E5A6F" w:rsidRDefault="00000000">
      <w:pPr>
        <w:pStyle w:val="aff0"/>
        <w:numPr>
          <w:ilvl w:val="1"/>
          <w:numId w:val="3"/>
        </w:numPr>
        <w:spacing w:line="360" w:lineRule="auto"/>
        <w:ind w:left="567" w:firstLineChars="0"/>
        <w:rPr>
          <w:rFonts w:ascii="宋体" w:hAnsi="宋体" w:cs="华文仿宋"/>
          <w:b w:val="0"/>
          <w:bCs/>
          <w:sz w:val="24"/>
          <w:szCs w:val="24"/>
        </w:rPr>
      </w:pPr>
      <w:r>
        <w:rPr>
          <w:rFonts w:ascii="宋体" w:hAnsi="宋体" w:cs="华文仿宋" w:hint="eastAsia"/>
          <w:b w:val="0"/>
          <w:bCs/>
          <w:sz w:val="24"/>
          <w:szCs w:val="24"/>
        </w:rPr>
        <w:t>甲方或甲方业主在各类项目现场将对产品进行系统性和整体性交付，该交付应与产品的现场检验测试和付款方式相对应。</w:t>
      </w:r>
    </w:p>
    <w:p w:rsidR="008E5A6F" w:rsidRDefault="00000000">
      <w:pPr>
        <w:pStyle w:val="aff0"/>
        <w:numPr>
          <w:ilvl w:val="1"/>
          <w:numId w:val="3"/>
        </w:numPr>
        <w:spacing w:line="360" w:lineRule="auto"/>
        <w:ind w:left="567" w:firstLineChars="0"/>
        <w:rPr>
          <w:rFonts w:ascii="宋体" w:hAnsi="宋体" w:cs="华文仿宋"/>
          <w:b w:val="0"/>
          <w:bCs/>
          <w:sz w:val="24"/>
          <w:szCs w:val="24"/>
        </w:rPr>
      </w:pPr>
      <w:r>
        <w:rPr>
          <w:rFonts w:ascii="宋体" w:hAnsi="宋体" w:cs="华文仿宋" w:hint="eastAsia"/>
          <w:b w:val="0"/>
          <w:bCs/>
          <w:sz w:val="24"/>
          <w:szCs w:val="24"/>
        </w:rPr>
        <w:t>产品交付除依据现场检验测试报告外，甲方或甲方业主有权组织专家组对现场检验测试报告和产品运行状况进行审议，认定项目验收合格后签署交</w:t>
      </w:r>
      <w:r>
        <w:rPr>
          <w:rFonts w:ascii="宋体" w:hAnsi="宋体" w:cs="华文仿宋" w:hint="eastAsia"/>
          <w:b w:val="0"/>
          <w:bCs/>
          <w:sz w:val="24"/>
          <w:szCs w:val="24"/>
        </w:rPr>
        <w:lastRenderedPageBreak/>
        <w:t>付报告。经双方签字的验收报告为付款依据。</w:t>
      </w:r>
    </w:p>
    <w:p w:rsidR="008E5A6F" w:rsidRDefault="00000000">
      <w:pPr>
        <w:pStyle w:val="aff0"/>
        <w:numPr>
          <w:ilvl w:val="1"/>
          <w:numId w:val="3"/>
        </w:numPr>
        <w:spacing w:line="360" w:lineRule="auto"/>
        <w:ind w:left="567" w:firstLineChars="0"/>
        <w:rPr>
          <w:rFonts w:ascii="宋体" w:hAnsi="宋体" w:cs="华文仿宋"/>
          <w:b w:val="0"/>
          <w:bCs/>
          <w:sz w:val="24"/>
          <w:szCs w:val="24"/>
        </w:rPr>
      </w:pPr>
      <w:r>
        <w:rPr>
          <w:rFonts w:ascii="宋体" w:hAnsi="宋体" w:cs="华文仿宋" w:hint="eastAsia"/>
          <w:b w:val="0"/>
          <w:bCs/>
          <w:sz w:val="24"/>
          <w:szCs w:val="24"/>
        </w:rPr>
        <w:t>验收</w:t>
      </w:r>
    </w:p>
    <w:p w:rsidR="008E5A6F" w:rsidRDefault="00000000">
      <w:pPr>
        <w:pStyle w:val="aff0"/>
        <w:numPr>
          <w:ilvl w:val="2"/>
          <w:numId w:val="3"/>
        </w:numPr>
        <w:spacing w:line="360" w:lineRule="auto"/>
        <w:ind w:left="851" w:firstLineChars="0"/>
        <w:rPr>
          <w:rFonts w:ascii="宋体" w:hAnsi="宋体" w:cs="华文仿宋"/>
          <w:b w:val="0"/>
          <w:bCs/>
          <w:sz w:val="24"/>
          <w:szCs w:val="24"/>
        </w:rPr>
      </w:pPr>
      <w:r>
        <w:rPr>
          <w:rFonts w:ascii="宋体" w:hAnsi="宋体" w:hint="eastAsia"/>
          <w:b w:val="0"/>
          <w:bCs/>
          <w:kern w:val="0"/>
          <w:sz w:val="24"/>
        </w:rPr>
        <w:t>到货查验：产品</w:t>
      </w:r>
      <w:r>
        <w:rPr>
          <w:rFonts w:ascii="宋体" w:hAnsi="宋体" w:cs="宋体" w:hint="eastAsia"/>
          <w:b w:val="0"/>
          <w:bCs/>
          <w:sz w:val="24"/>
        </w:rPr>
        <w:t>符合设备本身的规格、技术条件、采购招标文件规定及在投标文件中承诺的其他指标，并以报请甲方进行检测验收合格为准。</w:t>
      </w:r>
      <w:r>
        <w:rPr>
          <w:rFonts w:ascii="宋体" w:hAnsi="宋体" w:cs="仿宋" w:hint="eastAsia"/>
          <w:b w:val="0"/>
          <w:bCs/>
          <w:sz w:val="24"/>
        </w:rPr>
        <w:t>由甲方按照本合同、招标文件所约定的工作内容、要求及期限对乙方完成的工作内容进行到货查验。并</w:t>
      </w:r>
      <w:r>
        <w:rPr>
          <w:rFonts w:ascii="宋体" w:hAnsi="宋体" w:hint="eastAsia"/>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rsidR="008E5A6F" w:rsidRDefault="00000000">
      <w:pPr>
        <w:pStyle w:val="aff0"/>
        <w:numPr>
          <w:ilvl w:val="2"/>
          <w:numId w:val="3"/>
        </w:numPr>
        <w:spacing w:line="360" w:lineRule="auto"/>
        <w:ind w:left="851" w:firstLineChars="0"/>
        <w:rPr>
          <w:rFonts w:ascii="宋体" w:hAnsi="宋体" w:cs="华文仿宋"/>
          <w:b w:val="0"/>
          <w:bCs/>
          <w:sz w:val="24"/>
          <w:szCs w:val="24"/>
        </w:rPr>
      </w:pPr>
      <w:r>
        <w:rPr>
          <w:rFonts w:ascii="宋体" w:hAnsi="宋体" w:hint="eastAsia"/>
          <w:b w:val="0"/>
          <w:bCs/>
          <w:color w:val="000000"/>
          <w:sz w:val="24"/>
        </w:rPr>
        <w:t>项目初验</w:t>
      </w:r>
    </w:p>
    <w:p w:rsidR="008E5A6F" w:rsidRDefault="00000000">
      <w:pPr>
        <w:pStyle w:val="aff0"/>
        <w:numPr>
          <w:ilvl w:val="3"/>
          <w:numId w:val="3"/>
        </w:numPr>
        <w:spacing w:line="360" w:lineRule="auto"/>
        <w:ind w:left="993" w:firstLineChars="0" w:hanging="567"/>
        <w:rPr>
          <w:rFonts w:ascii="宋体" w:hAnsi="宋体" w:cs="华文仿宋"/>
          <w:b w:val="0"/>
          <w:bCs/>
          <w:sz w:val="24"/>
          <w:szCs w:val="24"/>
        </w:rPr>
      </w:pPr>
      <w:r>
        <w:rPr>
          <w:rFonts w:ascii="宋体" w:hAnsi="宋体" w:hint="eastAsia"/>
          <w:b w:val="0"/>
          <w:bCs/>
          <w:color w:val="000000"/>
          <w:sz w:val="24"/>
        </w:rPr>
        <w:t>本合同项下的所有软硬件设备及网络线路的功能和性能必须满足招标文件、施工图设计、设计变更、工程变更、设计方案、深化设计、会议纪要等所包含的内容。</w:t>
      </w:r>
    </w:p>
    <w:p w:rsidR="008E5A6F" w:rsidRDefault="00000000">
      <w:pPr>
        <w:pStyle w:val="aff0"/>
        <w:numPr>
          <w:ilvl w:val="3"/>
          <w:numId w:val="3"/>
        </w:numPr>
        <w:spacing w:line="360" w:lineRule="auto"/>
        <w:ind w:left="993" w:firstLineChars="0" w:hanging="567"/>
        <w:rPr>
          <w:rFonts w:ascii="宋体" w:hAnsi="宋体" w:cs="华文仿宋"/>
          <w:b w:val="0"/>
          <w:bCs/>
          <w:sz w:val="24"/>
          <w:szCs w:val="24"/>
        </w:rPr>
      </w:pPr>
      <w:r>
        <w:rPr>
          <w:rFonts w:ascii="宋体" w:hAnsi="宋体" w:hint="eastAsia"/>
          <w:b w:val="0"/>
          <w:bCs/>
          <w:sz w:val="24"/>
        </w:rPr>
        <w:t>乙方提交的初验材料以甲方、业主、甲方客户、监理单位和设计单位审核同意后组织初验。</w:t>
      </w:r>
    </w:p>
    <w:p w:rsidR="008E5A6F" w:rsidRDefault="00000000">
      <w:pPr>
        <w:pStyle w:val="aff0"/>
        <w:numPr>
          <w:ilvl w:val="3"/>
          <w:numId w:val="3"/>
        </w:numPr>
        <w:spacing w:line="360" w:lineRule="auto"/>
        <w:ind w:left="993" w:firstLineChars="0" w:hanging="567"/>
        <w:rPr>
          <w:rFonts w:ascii="宋体" w:hAnsi="宋体" w:cs="华文仿宋"/>
          <w:b w:val="0"/>
          <w:bCs/>
          <w:sz w:val="24"/>
          <w:szCs w:val="24"/>
        </w:rPr>
      </w:pPr>
      <w:r>
        <w:rPr>
          <w:rFonts w:ascii="宋体" w:hAnsi="宋体" w:hint="eastAsia"/>
          <w:b w:val="0"/>
          <w:bCs/>
          <w:sz w:val="24"/>
        </w:rPr>
        <w:t>乙方应对《初验报告》中提出的问题进行整改。整改完毕经甲方、业主、甲方客户、监理单位、设计单位审核确认后，初验阶段结束。</w:t>
      </w:r>
    </w:p>
    <w:p w:rsidR="008E5A6F" w:rsidRDefault="00000000">
      <w:pPr>
        <w:pStyle w:val="aff0"/>
        <w:numPr>
          <w:ilvl w:val="3"/>
          <w:numId w:val="3"/>
        </w:numPr>
        <w:spacing w:line="360" w:lineRule="auto"/>
        <w:ind w:left="993" w:firstLineChars="0" w:hanging="567"/>
        <w:rPr>
          <w:rFonts w:ascii="宋体" w:hAnsi="宋体" w:cs="华文仿宋"/>
          <w:b w:val="0"/>
          <w:bCs/>
          <w:sz w:val="24"/>
          <w:szCs w:val="24"/>
        </w:rPr>
      </w:pPr>
      <w:r>
        <w:rPr>
          <w:rFonts w:ascii="宋体" w:hAnsi="宋体" w:hint="eastAsia"/>
          <w:b w:val="0"/>
          <w:bCs/>
          <w:sz w:val="24"/>
        </w:rPr>
        <w:t>乙方应编写项目的施工及集成交付文档，需满足甲方、甲方客户、业主和监理单位要求。</w:t>
      </w:r>
    </w:p>
    <w:p w:rsidR="008E5A6F" w:rsidRDefault="00000000">
      <w:pPr>
        <w:pStyle w:val="aff0"/>
        <w:numPr>
          <w:ilvl w:val="3"/>
          <w:numId w:val="3"/>
        </w:numPr>
        <w:spacing w:line="360" w:lineRule="auto"/>
        <w:ind w:left="993" w:firstLineChars="0" w:hanging="567"/>
        <w:rPr>
          <w:rFonts w:ascii="宋体" w:hAnsi="宋体" w:cs="华文仿宋"/>
          <w:b w:val="0"/>
          <w:bCs/>
          <w:sz w:val="24"/>
          <w:szCs w:val="24"/>
        </w:rPr>
      </w:pPr>
      <w:r>
        <w:rPr>
          <w:rFonts w:ascii="宋体" w:hAnsi="宋体" w:hint="eastAsia"/>
          <w:b w:val="0"/>
          <w:bCs/>
          <w:sz w:val="24"/>
        </w:rPr>
        <w:t>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rsidR="008E5A6F" w:rsidRDefault="00000000">
      <w:pPr>
        <w:pStyle w:val="aff0"/>
        <w:numPr>
          <w:ilvl w:val="2"/>
          <w:numId w:val="3"/>
        </w:numPr>
        <w:spacing w:line="360" w:lineRule="auto"/>
        <w:ind w:left="851" w:firstLineChars="0"/>
        <w:rPr>
          <w:rFonts w:ascii="宋体" w:hAnsi="宋体" w:cs="华文仿宋"/>
          <w:b w:val="0"/>
          <w:bCs/>
          <w:sz w:val="24"/>
          <w:szCs w:val="24"/>
        </w:rPr>
      </w:pPr>
      <w:r>
        <w:rPr>
          <w:rFonts w:ascii="宋体" w:hAnsi="宋体" w:hint="eastAsia"/>
          <w:b w:val="0"/>
          <w:bCs/>
          <w:sz w:val="24"/>
        </w:rPr>
        <w:t>系统试运行</w:t>
      </w:r>
    </w:p>
    <w:p w:rsidR="008E5A6F" w:rsidRDefault="00000000">
      <w:pPr>
        <w:pStyle w:val="aff0"/>
        <w:numPr>
          <w:ilvl w:val="3"/>
          <w:numId w:val="3"/>
        </w:numPr>
        <w:spacing w:line="360" w:lineRule="auto"/>
        <w:ind w:left="1134" w:firstLineChars="0"/>
        <w:rPr>
          <w:rFonts w:ascii="宋体" w:hAnsi="宋体" w:cs="华文仿宋"/>
          <w:b w:val="0"/>
          <w:bCs/>
          <w:sz w:val="24"/>
          <w:szCs w:val="24"/>
        </w:rPr>
      </w:pPr>
      <w:r>
        <w:rPr>
          <w:rFonts w:ascii="宋体" w:hAnsi="宋体" w:hint="eastAsia"/>
          <w:b w:val="0"/>
          <w:bCs/>
          <w:sz w:val="24"/>
        </w:rPr>
        <w:t>业主项目整体初验合格后进入试运行期，系统正常运行60个日历天后试运行期结束。</w:t>
      </w:r>
    </w:p>
    <w:p w:rsidR="008E5A6F" w:rsidRDefault="00000000">
      <w:pPr>
        <w:pStyle w:val="aff0"/>
        <w:numPr>
          <w:ilvl w:val="3"/>
          <w:numId w:val="3"/>
        </w:numPr>
        <w:spacing w:line="360" w:lineRule="auto"/>
        <w:ind w:left="1134" w:firstLineChars="0"/>
        <w:rPr>
          <w:rFonts w:ascii="宋体" w:hAnsi="宋体" w:cs="华文仿宋"/>
          <w:b w:val="0"/>
          <w:bCs/>
          <w:sz w:val="24"/>
          <w:szCs w:val="24"/>
        </w:rPr>
      </w:pPr>
      <w:r>
        <w:rPr>
          <w:rFonts w:ascii="宋体" w:hAnsi="宋体" w:hint="eastAsia"/>
          <w:b w:val="0"/>
          <w:bCs/>
          <w:sz w:val="24"/>
        </w:rPr>
        <w:t>试运行期间乙方必须保障系统的正常运行，在试运行期间，现场保障人员不得少于2人，保障时间为不低于7*24h标准，试运行保障人员应为原交付团队成员。试运行结束后乙方应提交《试运行报告》，</w:t>
      </w:r>
      <w:r>
        <w:rPr>
          <w:rFonts w:ascii="宋体" w:hAnsi="宋体" w:hint="eastAsia"/>
          <w:b w:val="0"/>
          <w:bCs/>
          <w:sz w:val="24"/>
        </w:rPr>
        <w:lastRenderedPageBreak/>
        <w:t>记录试运行期间所有故障记录和相关处理情况。</w:t>
      </w:r>
    </w:p>
    <w:p w:rsidR="008E5A6F" w:rsidRDefault="00000000">
      <w:pPr>
        <w:pStyle w:val="aff0"/>
        <w:numPr>
          <w:ilvl w:val="3"/>
          <w:numId w:val="3"/>
        </w:numPr>
        <w:spacing w:line="360" w:lineRule="auto"/>
        <w:ind w:left="1134" w:firstLineChars="0"/>
        <w:rPr>
          <w:rFonts w:ascii="宋体" w:hAnsi="宋体" w:cs="华文仿宋"/>
          <w:b w:val="0"/>
          <w:bCs/>
          <w:sz w:val="24"/>
          <w:szCs w:val="24"/>
        </w:rPr>
      </w:pPr>
      <w:r>
        <w:rPr>
          <w:rFonts w:ascii="宋体" w:hAnsi="宋体" w:hint="eastAsia"/>
          <w:b w:val="0"/>
          <w:bCs/>
          <w:sz w:val="24"/>
        </w:rPr>
        <w:t>在业主项目试运行期间，如系统出现重大问题（包括软硬件故障、软件缺陷等），则试运行期从系统故障修复之日起重新计算，若仍达不到要求，继续顺延，直到系统连续正常运行60个日历天无故障时为止。</w:t>
      </w:r>
    </w:p>
    <w:p w:rsidR="008E5A6F" w:rsidRDefault="00000000">
      <w:pPr>
        <w:pStyle w:val="aff0"/>
        <w:numPr>
          <w:ilvl w:val="3"/>
          <w:numId w:val="3"/>
        </w:numPr>
        <w:spacing w:line="360" w:lineRule="auto"/>
        <w:ind w:left="1134" w:firstLineChars="0"/>
        <w:rPr>
          <w:rFonts w:ascii="宋体" w:hAnsi="宋体" w:cs="华文仿宋"/>
          <w:b w:val="0"/>
          <w:bCs/>
          <w:sz w:val="24"/>
          <w:szCs w:val="24"/>
        </w:rPr>
      </w:pPr>
      <w:r>
        <w:rPr>
          <w:rFonts w:ascii="宋体" w:hAnsi="宋体" w:hint="eastAsia"/>
          <w:b w:val="0"/>
          <w:bCs/>
          <w:sz w:val="24"/>
        </w:rPr>
        <w:t>所有相关安装调试通过后，施工道路、绿化按当地市政要求恢复到位。</w:t>
      </w:r>
    </w:p>
    <w:p w:rsidR="008E5A6F" w:rsidRDefault="00000000">
      <w:pPr>
        <w:pStyle w:val="aff0"/>
        <w:numPr>
          <w:ilvl w:val="2"/>
          <w:numId w:val="3"/>
        </w:numPr>
        <w:spacing w:line="360" w:lineRule="auto"/>
        <w:ind w:left="851" w:firstLineChars="0"/>
        <w:rPr>
          <w:rFonts w:ascii="宋体" w:hAnsi="宋体" w:cs="华文仿宋"/>
          <w:b w:val="0"/>
          <w:bCs/>
          <w:sz w:val="24"/>
          <w:szCs w:val="24"/>
        </w:rPr>
      </w:pPr>
      <w:r>
        <w:rPr>
          <w:rFonts w:ascii="宋体" w:hAnsi="宋体" w:hint="eastAsia"/>
          <w:b w:val="0"/>
          <w:bCs/>
          <w:sz w:val="24"/>
        </w:rPr>
        <w:t>项目终验</w:t>
      </w:r>
    </w:p>
    <w:p w:rsidR="008E5A6F" w:rsidRDefault="00000000">
      <w:pPr>
        <w:pStyle w:val="aff0"/>
        <w:numPr>
          <w:ilvl w:val="3"/>
          <w:numId w:val="3"/>
        </w:numPr>
        <w:spacing w:line="360" w:lineRule="auto"/>
        <w:ind w:left="1134" w:firstLineChars="0"/>
        <w:rPr>
          <w:rFonts w:ascii="宋体" w:hAnsi="宋体" w:cs="华文仿宋"/>
          <w:b w:val="0"/>
          <w:bCs/>
          <w:sz w:val="24"/>
          <w:szCs w:val="24"/>
        </w:rPr>
      </w:pPr>
      <w:r>
        <w:rPr>
          <w:rFonts w:ascii="宋体" w:hAnsi="宋体" w:hint="eastAsia"/>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等。</w:t>
      </w:r>
    </w:p>
    <w:p w:rsidR="008E5A6F" w:rsidRDefault="00000000">
      <w:pPr>
        <w:pStyle w:val="aff0"/>
        <w:numPr>
          <w:ilvl w:val="3"/>
          <w:numId w:val="3"/>
        </w:numPr>
        <w:spacing w:line="360" w:lineRule="auto"/>
        <w:ind w:left="1134" w:firstLineChars="0"/>
        <w:rPr>
          <w:rFonts w:ascii="宋体" w:hAnsi="宋体" w:cs="华文仿宋"/>
          <w:b w:val="0"/>
          <w:bCs/>
          <w:sz w:val="24"/>
          <w:szCs w:val="24"/>
        </w:rPr>
      </w:pPr>
      <w:r>
        <w:rPr>
          <w:rFonts w:ascii="宋体" w:hAnsi="宋体" w:hint="eastAsia"/>
          <w:b w:val="0"/>
          <w:bCs/>
          <w:sz w:val="24"/>
        </w:rPr>
        <w:t>如果甲方认为工程符合验收条件，乙方整理验收文档。验收工作由甲方、乙方、监理方、设计单位及其他相关单位联合进行。</w:t>
      </w:r>
    </w:p>
    <w:p w:rsidR="008E5A6F" w:rsidRDefault="00000000">
      <w:pPr>
        <w:pStyle w:val="aff0"/>
        <w:numPr>
          <w:ilvl w:val="3"/>
          <w:numId w:val="3"/>
        </w:numPr>
        <w:spacing w:line="360" w:lineRule="auto"/>
        <w:ind w:left="1134" w:firstLineChars="0"/>
        <w:rPr>
          <w:rFonts w:ascii="宋体" w:hAnsi="宋体" w:cs="华文仿宋"/>
          <w:b w:val="0"/>
          <w:bCs/>
          <w:sz w:val="24"/>
          <w:szCs w:val="24"/>
        </w:rPr>
      </w:pPr>
      <w:r>
        <w:rPr>
          <w:rFonts w:ascii="宋体" w:hAnsi="宋体" w:hint="eastAsia"/>
          <w:b w:val="0"/>
          <w:bCs/>
          <w:sz w:val="24"/>
        </w:rPr>
        <w:t>验收应根据招标文件、设计文件及信息系统集成相关规范以及试运行状况等进行综合评估。</w:t>
      </w:r>
    </w:p>
    <w:p w:rsidR="008E5A6F" w:rsidRDefault="00000000">
      <w:pPr>
        <w:pStyle w:val="aff0"/>
        <w:numPr>
          <w:ilvl w:val="3"/>
          <w:numId w:val="3"/>
        </w:numPr>
        <w:spacing w:line="360" w:lineRule="auto"/>
        <w:ind w:left="1134" w:firstLineChars="0"/>
        <w:rPr>
          <w:rFonts w:ascii="宋体" w:hAnsi="宋体" w:cs="华文仿宋"/>
          <w:b w:val="0"/>
          <w:bCs/>
          <w:sz w:val="24"/>
          <w:szCs w:val="24"/>
        </w:rPr>
      </w:pPr>
      <w:r>
        <w:rPr>
          <w:rFonts w:ascii="宋体" w:hAnsi="宋体" w:hint="eastAsia"/>
          <w:b w:val="0"/>
          <w:bCs/>
          <w:sz w:val="24"/>
        </w:rPr>
        <w:t>如验收不合格的，乙方进行整改，直至验收合格。</w:t>
      </w:r>
    </w:p>
    <w:p w:rsidR="008E5A6F" w:rsidRDefault="00000000">
      <w:pPr>
        <w:pStyle w:val="aff0"/>
        <w:numPr>
          <w:ilvl w:val="2"/>
          <w:numId w:val="3"/>
        </w:numPr>
        <w:spacing w:line="360" w:lineRule="auto"/>
        <w:ind w:left="851" w:firstLineChars="0"/>
        <w:rPr>
          <w:rFonts w:ascii="宋体" w:hAnsi="宋体" w:cs="华文仿宋"/>
          <w:b w:val="0"/>
          <w:bCs/>
          <w:sz w:val="24"/>
          <w:szCs w:val="24"/>
        </w:rPr>
      </w:pPr>
      <w:r>
        <w:rPr>
          <w:rFonts w:ascii="宋体" w:hAnsi="宋体" w:hint="eastAsia"/>
          <w:b w:val="0"/>
          <w:bCs/>
          <w:sz w:val="24"/>
        </w:rPr>
        <w:t>系统移交</w:t>
      </w:r>
    </w:p>
    <w:p w:rsidR="008E5A6F" w:rsidRDefault="00000000">
      <w:pPr>
        <w:pStyle w:val="aff0"/>
        <w:numPr>
          <w:ilvl w:val="3"/>
          <w:numId w:val="3"/>
        </w:numPr>
        <w:spacing w:line="360" w:lineRule="auto"/>
        <w:ind w:left="1134" w:firstLineChars="0"/>
        <w:rPr>
          <w:rFonts w:ascii="宋体" w:hAnsi="宋体" w:cs="华文仿宋"/>
          <w:b w:val="0"/>
          <w:bCs/>
          <w:sz w:val="24"/>
          <w:szCs w:val="24"/>
        </w:rPr>
      </w:pPr>
      <w:r>
        <w:rPr>
          <w:rFonts w:ascii="宋体" w:hAnsi="宋体" w:hint="eastAsia"/>
          <w:b w:val="0"/>
          <w:bCs/>
          <w:sz w:val="24"/>
        </w:rPr>
        <w:t>终验后30个日历天内由甲乙双方组织进行系统移交的相关工作，经甲方确认后，移交工作完成。</w:t>
      </w:r>
    </w:p>
    <w:p w:rsidR="008E5A6F" w:rsidRDefault="00000000">
      <w:pPr>
        <w:pStyle w:val="aff0"/>
        <w:numPr>
          <w:ilvl w:val="3"/>
          <w:numId w:val="3"/>
        </w:numPr>
        <w:spacing w:line="360" w:lineRule="auto"/>
        <w:ind w:left="1134" w:firstLineChars="0"/>
        <w:rPr>
          <w:rFonts w:ascii="宋体" w:hAnsi="宋体" w:cs="华文仿宋"/>
          <w:b w:val="0"/>
          <w:bCs/>
          <w:sz w:val="24"/>
          <w:szCs w:val="24"/>
        </w:rPr>
      </w:pPr>
      <w:r>
        <w:rPr>
          <w:rFonts w:ascii="宋体" w:hAnsi="宋体" w:hint="eastAsia"/>
          <w:b w:val="0"/>
          <w:bCs/>
          <w:sz w:val="24"/>
        </w:rPr>
        <w:t>所有资料由乙方按照专业、按照类别装订成册，并应有相应的电子版文件一并提交，移交资料数量由业主指定。</w:t>
      </w:r>
    </w:p>
    <w:p w:rsidR="008E5A6F" w:rsidRDefault="00000000">
      <w:pPr>
        <w:pStyle w:val="aff0"/>
        <w:numPr>
          <w:ilvl w:val="2"/>
          <w:numId w:val="3"/>
        </w:numPr>
        <w:spacing w:line="360" w:lineRule="auto"/>
        <w:ind w:left="851" w:firstLineChars="0"/>
        <w:rPr>
          <w:rFonts w:ascii="宋体" w:hAnsi="宋体" w:cs="华文仿宋"/>
          <w:b w:val="0"/>
          <w:bCs/>
          <w:sz w:val="24"/>
          <w:szCs w:val="24"/>
        </w:rPr>
      </w:pPr>
      <w:r>
        <w:rPr>
          <w:rFonts w:ascii="宋体" w:hAnsi="宋体" w:hint="eastAsia"/>
          <w:b w:val="0"/>
          <w:bCs/>
          <w:sz w:val="24"/>
        </w:rPr>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rsidR="008E5A6F" w:rsidRDefault="00000000">
      <w:pPr>
        <w:pStyle w:val="aff0"/>
        <w:numPr>
          <w:ilvl w:val="2"/>
          <w:numId w:val="3"/>
        </w:numPr>
        <w:spacing w:line="360" w:lineRule="auto"/>
        <w:ind w:left="851" w:firstLineChars="0"/>
        <w:rPr>
          <w:rFonts w:ascii="宋体" w:hAnsi="宋体" w:cs="华文仿宋"/>
          <w:b w:val="0"/>
          <w:bCs/>
          <w:sz w:val="24"/>
          <w:szCs w:val="24"/>
        </w:rPr>
      </w:pPr>
      <w:r>
        <w:rPr>
          <w:rFonts w:ascii="宋体" w:hAnsi="宋体" w:hint="eastAsia"/>
          <w:b w:val="0"/>
          <w:bCs/>
          <w:sz w:val="24"/>
        </w:rPr>
        <w:lastRenderedPageBreak/>
        <w:t>甲方在验收过程中，应当于双方约定的检验期间内将标的物的数量或质量不符合约定的情况及处理方式以书面方式通知乙方。</w:t>
      </w:r>
    </w:p>
    <w:p w:rsidR="008E5A6F" w:rsidRDefault="00000000">
      <w:pPr>
        <w:pStyle w:val="aff0"/>
        <w:numPr>
          <w:ilvl w:val="2"/>
          <w:numId w:val="3"/>
        </w:numPr>
        <w:spacing w:line="360" w:lineRule="auto"/>
        <w:ind w:left="851" w:firstLineChars="0"/>
        <w:rPr>
          <w:rFonts w:ascii="宋体" w:hAnsi="宋体" w:cs="华文仿宋"/>
          <w:b w:val="0"/>
          <w:bCs/>
          <w:sz w:val="24"/>
          <w:szCs w:val="24"/>
        </w:rPr>
      </w:pPr>
      <w:r>
        <w:rPr>
          <w:rFonts w:ascii="宋体" w:hAnsi="宋体" w:hint="eastAsia"/>
          <w:b w:val="0"/>
          <w:bCs/>
          <w:sz w:val="24"/>
        </w:rPr>
        <w:t>乙方应在收到甲方书面异议后七个日历天内负责解决问题，否则将视为默认甲方提出的异议和处理意见。</w:t>
      </w:r>
    </w:p>
    <w:p w:rsidR="008E5A6F" w:rsidRDefault="00000000">
      <w:pPr>
        <w:pStyle w:val="aff0"/>
        <w:numPr>
          <w:ilvl w:val="2"/>
          <w:numId w:val="3"/>
        </w:numPr>
        <w:spacing w:line="360" w:lineRule="auto"/>
        <w:ind w:left="851" w:firstLineChars="0"/>
        <w:rPr>
          <w:rFonts w:ascii="宋体" w:hAnsi="宋体" w:cs="华文仿宋"/>
          <w:b w:val="0"/>
          <w:bCs/>
          <w:sz w:val="24"/>
          <w:szCs w:val="24"/>
        </w:rPr>
      </w:pPr>
      <w:r>
        <w:rPr>
          <w:rFonts w:ascii="宋体" w:hAnsi="宋体" w:hint="eastAsia"/>
          <w:b w:val="0"/>
          <w:bCs/>
          <w:sz w:val="24"/>
        </w:rPr>
        <w:t>以上验收材料及要求以业主方最终书面要求为准。</w:t>
      </w:r>
    </w:p>
    <w:p w:rsidR="008E5A6F" w:rsidRDefault="008E5A6F">
      <w:pPr>
        <w:spacing w:line="360" w:lineRule="auto"/>
        <w:ind w:left="284"/>
        <w:rPr>
          <w:rFonts w:ascii="宋体" w:hAnsi="宋体" w:cs="华文仿宋"/>
          <w:b w:val="0"/>
          <w:bCs/>
          <w:sz w:val="24"/>
          <w:szCs w:val="24"/>
        </w:rPr>
      </w:pPr>
    </w:p>
    <w:p w:rsidR="008E5A6F" w:rsidRDefault="00000000">
      <w:pPr>
        <w:pStyle w:val="aff0"/>
        <w:numPr>
          <w:ilvl w:val="0"/>
          <w:numId w:val="3"/>
        </w:numPr>
        <w:spacing w:line="360" w:lineRule="auto"/>
        <w:ind w:left="284" w:firstLineChars="0"/>
        <w:rPr>
          <w:rFonts w:ascii="宋体" w:cs="华文仿宋"/>
          <w:b w:val="0"/>
          <w:bCs/>
          <w:sz w:val="24"/>
          <w:szCs w:val="24"/>
        </w:rPr>
      </w:pPr>
      <w:r>
        <w:rPr>
          <w:rFonts w:ascii="宋体" w:hint="eastAsia"/>
          <w:b w:val="0"/>
        </w:rPr>
        <w:t>售后服务</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 xml:space="preserve">本合同维保期自终验合格且交付使用之日起计算，乙方提供 </w:t>
      </w:r>
      <w:r>
        <w:rPr>
          <w:rFonts w:ascii="宋体" w:hAnsi="宋体" w:hint="eastAsia"/>
          <w:b w:val="0"/>
          <w:bCs/>
          <w:sz w:val="24"/>
          <w:szCs w:val="24"/>
          <w:u w:val="single"/>
        </w:rPr>
        <w:t xml:space="preserve"> 1</w:t>
      </w:r>
      <w:r>
        <w:rPr>
          <w:rFonts w:ascii="宋体" w:hAnsi="宋体"/>
          <w:b w:val="0"/>
          <w:bCs/>
          <w:sz w:val="24"/>
          <w:szCs w:val="24"/>
          <w:u w:val="single"/>
        </w:rPr>
        <w:t xml:space="preserve"> </w:t>
      </w:r>
      <w:r>
        <w:rPr>
          <w:rFonts w:ascii="宋体" w:hAnsi="宋体" w:hint="eastAsia"/>
          <w:b w:val="0"/>
          <w:bCs/>
          <w:sz w:val="24"/>
          <w:szCs w:val="24"/>
          <w:u w:val="single"/>
        </w:rPr>
        <w:t xml:space="preserve"> </w:t>
      </w:r>
      <w:r>
        <w:rPr>
          <w:rFonts w:ascii="宋体" w:hAnsi="宋体" w:hint="eastAsia"/>
          <w:b w:val="0"/>
          <w:bCs/>
          <w:sz w:val="24"/>
          <w:szCs w:val="24"/>
        </w:rPr>
        <w:t>年免费维保服务。</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承包人在向发包人提交工程竣工验收报告时，应当向发包人出具《质量保修书》。《质量保修书》中应当明确建设工程的保修范围、保修期限和保修责任等。</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保修期自实际竣工验收合格且交付使用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在全部工程竣工验收前，已经发包人提前验收且验收合格的单位工程，其保修期的起算日期相应提前。</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工程保修期终止后28天内，监理人签发保修期终止证书。</w:t>
      </w:r>
    </w:p>
    <w:p w:rsidR="008E5A6F" w:rsidRDefault="008E5A6F">
      <w:pPr>
        <w:pStyle w:val="aff0"/>
        <w:spacing w:line="360" w:lineRule="auto"/>
        <w:ind w:left="567" w:firstLineChars="0" w:firstLine="0"/>
        <w:rPr>
          <w:rFonts w:ascii="宋体" w:cs="华文仿宋"/>
          <w:b w:val="0"/>
          <w:bCs/>
          <w:sz w:val="24"/>
          <w:szCs w:val="24"/>
        </w:rPr>
      </w:pPr>
    </w:p>
    <w:p w:rsidR="008E5A6F" w:rsidRDefault="00000000">
      <w:pPr>
        <w:pStyle w:val="aff0"/>
        <w:numPr>
          <w:ilvl w:val="0"/>
          <w:numId w:val="3"/>
        </w:numPr>
        <w:spacing w:line="360" w:lineRule="auto"/>
        <w:ind w:left="284" w:firstLineChars="0"/>
        <w:rPr>
          <w:rFonts w:ascii="宋体" w:cs="华文仿宋"/>
          <w:b w:val="0"/>
          <w:bCs/>
          <w:szCs w:val="28"/>
        </w:rPr>
      </w:pPr>
      <w:r>
        <w:rPr>
          <w:rFonts w:ascii="宋体" w:hAnsi="宋体" w:cs="华文仿宋" w:hint="eastAsia"/>
          <w:b w:val="0"/>
          <w:bCs/>
          <w:szCs w:val="28"/>
        </w:rPr>
        <w:t>违约责任</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承包人违约</w:t>
      </w:r>
    </w:p>
    <w:p w:rsidR="008E5A6F"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承包人违约的情形</w:t>
      </w:r>
    </w:p>
    <w:p w:rsidR="008E5A6F" w:rsidRDefault="00000000">
      <w:pPr>
        <w:spacing w:line="360" w:lineRule="auto"/>
        <w:ind w:firstLineChars="200" w:firstLine="480"/>
        <w:rPr>
          <w:rFonts w:ascii="宋体" w:hAnsi="宋体" w:cs="华文仿宋"/>
          <w:b w:val="0"/>
          <w:bCs/>
          <w:sz w:val="24"/>
          <w:szCs w:val="24"/>
        </w:rPr>
      </w:pPr>
      <w:r>
        <w:rPr>
          <w:rFonts w:ascii="宋体" w:hAnsi="宋体" w:cs="华文仿宋" w:hint="eastAsia"/>
          <w:b w:val="0"/>
          <w:bCs/>
          <w:sz w:val="24"/>
          <w:szCs w:val="24"/>
        </w:rPr>
        <w:t>在履行合同过程中发生的下列情况之一的，属承包人违约：</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承包人的施工图、设计（包括设计变更、调整等）、承包人涉及实施本工程相关的文件、实施和竣工的工程不符合我国相关法律、法规规定以及合同约定；</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承包人违反如下的约定，私自将合同的全部或部分权利转让给其</w:t>
      </w:r>
      <w:r>
        <w:rPr>
          <w:rFonts w:ascii="宋体" w:hAnsi="宋体" w:cs="华文仿宋" w:hint="eastAsia"/>
          <w:b w:val="0"/>
          <w:bCs/>
          <w:sz w:val="24"/>
          <w:szCs w:val="24"/>
        </w:rPr>
        <w:lastRenderedPageBreak/>
        <w:t>他人，或私自将合同的全部或部分义务转移给其他人；</w:t>
      </w:r>
    </w:p>
    <w:p w:rsidR="008E5A6F" w:rsidRDefault="00000000">
      <w:pPr>
        <w:spacing w:line="360" w:lineRule="auto"/>
        <w:ind w:firstLineChars="200" w:firstLine="480"/>
        <w:rPr>
          <w:rFonts w:ascii="宋体" w:hAnsi="宋体" w:cs="华文仿宋"/>
          <w:b w:val="0"/>
          <w:bCs/>
          <w:sz w:val="24"/>
          <w:szCs w:val="24"/>
        </w:rPr>
      </w:pPr>
      <w:r>
        <w:rPr>
          <w:rFonts w:ascii="宋体" w:hAnsi="宋体" w:cs="宋体" w:hint="eastAsia"/>
          <w:b w:val="0"/>
          <w:bCs/>
          <w:sz w:val="24"/>
          <w:szCs w:val="24"/>
        </w:rPr>
        <w:t>①</w:t>
      </w:r>
      <w:r>
        <w:rPr>
          <w:rFonts w:ascii="宋体" w:hAnsi="宋体" w:cs="华文仿宋" w:hint="eastAsia"/>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rsidR="008E5A6F" w:rsidRDefault="0000000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②承包人不得将其承包的全部工程转包给第三人，也不得将其承包的全部工程肢解后以分包的名义分别转包给第三人；</w:t>
      </w:r>
    </w:p>
    <w:p w:rsidR="008E5A6F" w:rsidRDefault="0000000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③承包人不得将勘察、设计和施工的主体、关键性工作分包给第三人。除专用合同条款另有约定外，未经发包人书面同意，承包人不得将非主体、非关键性工作分包给第三人；</w:t>
      </w:r>
    </w:p>
    <w:p w:rsidR="008E5A6F" w:rsidRDefault="0000000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④分包人的资格能力应与其分包工作的标准和规模相适应；</w:t>
      </w:r>
    </w:p>
    <w:p w:rsidR="008E5A6F" w:rsidRDefault="00000000">
      <w:pPr>
        <w:spacing w:line="360" w:lineRule="auto"/>
        <w:ind w:firstLineChars="200" w:firstLine="480"/>
        <w:rPr>
          <w:rFonts w:ascii="宋体" w:hAnsi="宋体" w:cs="华文仿宋"/>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发包人同意承包人分包工作的，承包人应向发包人和监理人提交分包合同副本；</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承包人违反以下条款的约定，未经监理人批准，私自将已按合同约定进入施工场地的施工设备、临时设施或材料撤离施工场地；</w:t>
      </w:r>
    </w:p>
    <w:p w:rsidR="008E5A6F" w:rsidRDefault="0000000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①运入施工场地的材料、工程设备，包括备品备件、安装专用工器具与随机资料，必须专用于合同约定范围内的工程，未经监理人同意，承包人不得运出施工场地或挪作他用。</w:t>
      </w:r>
    </w:p>
    <w:p w:rsidR="008E5A6F" w:rsidRDefault="0000000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rsidR="008E5A6F" w:rsidRDefault="0000000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rsidR="008E5A6F" w:rsidRDefault="0000000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④经监理人同意，承包人可根据合同进度计划撤走闲置的施工设备。</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宋体" w:hint="eastAsia"/>
          <w:b w:val="0"/>
          <w:bCs/>
          <w:sz w:val="24"/>
          <w:szCs w:val="24"/>
        </w:rPr>
        <w:t>承包人违反以下条款的约定使用了不合格材料或工程设备，工程质量达不到标准要求，又拒绝清除不合格工程；</w:t>
      </w:r>
    </w:p>
    <w:p w:rsidR="008E5A6F" w:rsidRDefault="0000000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①监理人有权拒绝承包人提供的不合格材料或工程设备，并要求承包人立即进行更换。监理人应在更换后再次进行检查和检验，由此增加的费用和（或）工</w:t>
      </w:r>
      <w:r>
        <w:rPr>
          <w:rFonts w:ascii="宋体" w:hAnsi="宋体" w:cs="宋体" w:hint="eastAsia"/>
          <w:b w:val="0"/>
          <w:bCs/>
          <w:sz w:val="24"/>
          <w:szCs w:val="24"/>
        </w:rPr>
        <w:lastRenderedPageBreak/>
        <w:t>期延误及损失等由承包人承担。</w:t>
      </w:r>
    </w:p>
    <w:p w:rsidR="008E5A6F" w:rsidRDefault="0000000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②监理人发现承包人使用了不合格的材料和工程设备，应即时发出指示要求承包人立即改正，并禁止在工程中继续使用不合格的材料和工程设备。</w:t>
      </w:r>
    </w:p>
    <w:p w:rsidR="008E5A6F" w:rsidRDefault="00000000">
      <w:pPr>
        <w:spacing w:line="360" w:lineRule="auto"/>
        <w:ind w:firstLineChars="200" w:firstLine="480"/>
        <w:rPr>
          <w:rFonts w:ascii="宋体" w:hAnsi="宋体" w:cs="华文仿宋"/>
          <w:b w:val="0"/>
          <w:bCs/>
          <w:sz w:val="24"/>
          <w:szCs w:val="24"/>
        </w:rPr>
      </w:pPr>
      <w:r>
        <w:rPr>
          <w:rFonts w:ascii="宋体" w:hAnsi="宋体" w:cs="宋体" w:hint="eastAsia"/>
          <w:b w:val="0"/>
          <w:bCs/>
          <w:sz w:val="24"/>
          <w:szCs w:val="24"/>
        </w:rPr>
        <w:t>③发</w:t>
      </w:r>
      <w:r>
        <w:rPr>
          <w:rFonts w:ascii="宋体" w:hAnsi="宋体" w:cs="华文仿宋" w:hint="eastAsia"/>
          <w:b w:val="0"/>
          <w:bCs/>
          <w:sz w:val="24"/>
          <w:szCs w:val="24"/>
        </w:rPr>
        <w:t>包人提供的材料或工程设备不符合合同要求的，承包人有权拒绝，并可要求发包人更换，由此增加的费用和（或）工期延误由发包人承担。</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承包人未能按合同进度计划及时完成合同约定的工作，造成工期延误；</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由于承包人原因未能通过竣工试验或竣工后试验的；</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承包人在缺陷责任期内，未能对工程接收证书所列的缺陷清单的内容或缺陷责任期内发生的缺陷进行修复，而又拒绝按监理人指示再进行修补；</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承包人无法继续履行或明确表示不履行或实质上已停止履行合同；</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承包人未能按期开工；</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承包人违反以下条款规定，未按承诺或未按监理人的要求及时配备称职的主要管理人员、技术骨干；</w:t>
      </w:r>
    </w:p>
    <w:p w:rsidR="008E5A6F" w:rsidRDefault="00000000">
      <w:pPr>
        <w:pStyle w:val="aff0"/>
        <w:numPr>
          <w:ilvl w:val="0"/>
          <w:numId w:val="4"/>
        </w:numPr>
        <w:spacing w:line="360" w:lineRule="auto"/>
        <w:ind w:firstLineChars="0"/>
        <w:rPr>
          <w:rFonts w:ascii="宋体" w:hAnsi="宋体" w:cs="宋体"/>
          <w:b w:val="0"/>
          <w:bCs/>
          <w:sz w:val="24"/>
          <w:szCs w:val="24"/>
        </w:rPr>
      </w:pPr>
      <w:r>
        <w:rPr>
          <w:rFonts w:ascii="宋体" w:hAnsi="宋体" w:cs="宋体" w:hint="eastAsia"/>
          <w:b w:val="0"/>
          <w:bCs/>
          <w:sz w:val="24"/>
          <w:szCs w:val="24"/>
        </w:rPr>
        <w:t>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业主项目相关规定执行。</w:t>
      </w:r>
    </w:p>
    <w:p w:rsidR="008E5A6F" w:rsidRDefault="0000000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rsidR="008E5A6F" w:rsidRDefault="0000000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③承包人的设计人员应具有国家规定和发包人要求中约定的资格，并具有从事设计所必需的经验与能力。</w:t>
      </w:r>
    </w:p>
    <w:p w:rsidR="008E5A6F" w:rsidRDefault="0000000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承包人应保证其设计人员（包括分包人的设计人员）在合同期限内的任何时</w:t>
      </w:r>
      <w:r>
        <w:rPr>
          <w:rFonts w:ascii="宋体" w:hAnsi="宋体" w:cs="宋体" w:hint="eastAsia"/>
          <w:b w:val="0"/>
          <w:bCs/>
          <w:sz w:val="24"/>
          <w:szCs w:val="24"/>
        </w:rPr>
        <w:lastRenderedPageBreak/>
        <w:t>候，都能按时参加发包人或其委托的监理人组织的工作会议。</w:t>
      </w:r>
    </w:p>
    <w:p w:rsidR="008E5A6F" w:rsidRDefault="00000000">
      <w:pPr>
        <w:spacing w:line="360" w:lineRule="auto"/>
        <w:ind w:firstLineChars="200" w:firstLine="480"/>
        <w:rPr>
          <w:rFonts w:ascii="宋体" w:hAnsi="宋体" w:cs="宋体"/>
          <w:b w:val="0"/>
          <w:bCs/>
          <w:sz w:val="24"/>
          <w:szCs w:val="24"/>
        </w:rPr>
      </w:pPr>
      <w:r>
        <w:rPr>
          <w:rFonts w:ascii="宋体" w:hAnsi="宋体" w:cs="宋体" w:hint="eastAsia"/>
          <w:b w:val="0"/>
          <w:bCs/>
          <w:sz w:val="24"/>
          <w:szCs w:val="24"/>
        </w:rPr>
        <w:t>④国家规定应当持证上岗的工作人员均应持有相应的资格证明，监理人有权随时检查。监理人认为有必要时，可进行现场考核。</w:t>
      </w:r>
    </w:p>
    <w:p w:rsidR="008E5A6F" w:rsidRDefault="00000000">
      <w:pPr>
        <w:spacing w:line="360" w:lineRule="auto"/>
        <w:ind w:firstLineChars="200" w:firstLine="480"/>
        <w:rPr>
          <w:rFonts w:ascii="宋体" w:hAnsi="宋体" w:cs="华文仿宋"/>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经监理人和发包人检查，发现承包人有安全问题或有违反安全管理规章制度的情况；</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承包人不按合同约定履行义务的其他情况。</w:t>
      </w:r>
    </w:p>
    <w:p w:rsidR="008E5A6F"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对承包人违约的处理</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承包人发生第5.1.1.6条约定的违约情况时，按照发包人要求中的未能通过竣工/竣工后试验的损害进行赔偿。发生延期的，承包人应承担延期责任。</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承包人发生第5.1.1.2、第5.1.1.8条约定的违约情况时，发包人可通知承包人立即解除合同，并按第5.1.3项、第5.1.4项、第5.1.5项约定处理。</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除第5.1.1.2、5.1.1.6条和第5.1.1.8条约定以外的其他违约情况时，监理人可向承包人发出整改通知，要求其在指定的期限内纠正。除合同条款另有约定外，承包人应承担其违约所引起的费用增加和（或）工期延误。</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承包人发生第5.1.1.2、5.1.1.8条约定的违约情况时，发包人可通知承包人立即解除合同，并按有关法律处理。除本合同其他约定和有关责任外，承包人还应按本合同总价款的</w:t>
      </w:r>
      <w:r>
        <w:rPr>
          <w:rFonts w:ascii="宋体" w:hAnsi="宋体" w:cs="华文仿宋" w:hint="eastAsia"/>
          <w:b w:val="0"/>
          <w:bCs/>
          <w:sz w:val="24"/>
          <w:szCs w:val="24"/>
          <w:u w:val="single"/>
        </w:rPr>
        <w:t>1</w:t>
      </w:r>
      <w:r>
        <w:rPr>
          <w:rFonts w:ascii="宋体" w:hAnsi="宋体" w:cs="华文仿宋" w:hint="eastAsia"/>
          <w:b w:val="0"/>
          <w:bCs/>
          <w:sz w:val="24"/>
          <w:szCs w:val="24"/>
        </w:rPr>
        <w:t>%向发包人支付违约金。</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除第5.1.1.8条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w:t>
      </w:r>
      <w:r>
        <w:rPr>
          <w:rFonts w:ascii="宋体" w:hAnsi="宋体" w:cs="华文仿宋" w:hint="eastAsia"/>
          <w:b w:val="0"/>
          <w:bCs/>
          <w:sz w:val="24"/>
          <w:szCs w:val="24"/>
        </w:rPr>
        <w:lastRenderedPageBreak/>
        <w:t>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p>
    <w:p w:rsidR="008E5A6F" w:rsidRDefault="00000000">
      <w:pPr>
        <w:spacing w:line="360" w:lineRule="auto"/>
        <w:ind w:left="1260" w:firstLine="420"/>
        <w:rPr>
          <w:rFonts w:ascii="宋体" w:cs="华文仿宋"/>
          <w:b w:val="0"/>
          <w:bCs/>
          <w:sz w:val="24"/>
          <w:szCs w:val="24"/>
        </w:rPr>
      </w:pPr>
      <w:r>
        <w:rPr>
          <w:rFonts w:ascii="宋体" w:hAnsi="宋体" w:cs="华文仿宋" w:hint="eastAsia"/>
          <w:b w:val="0"/>
          <w:bCs/>
          <w:sz w:val="24"/>
          <w:szCs w:val="24"/>
        </w:rPr>
        <w:t xml:space="preserve">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rsidR="008E5A6F" w:rsidRDefault="00000000">
      <w:pPr>
        <w:spacing w:line="360" w:lineRule="auto"/>
        <w:ind w:left="1260" w:firstLineChars="200" w:firstLine="480"/>
        <w:rPr>
          <w:rFonts w:ascii="宋体" w:hAnsi="宋体" w:cs="华文仿宋"/>
          <w:b w:val="0"/>
          <w:bCs/>
          <w:sz w:val="24"/>
          <w:szCs w:val="24"/>
        </w:rPr>
      </w:pPr>
      <w:r>
        <w:rPr>
          <w:rFonts w:ascii="宋体" w:hAnsi="宋体" w:cs="华文仿宋" w:hint="eastAsia"/>
          <w:b w:val="0"/>
          <w:bCs/>
          <w:sz w:val="24"/>
          <w:szCs w:val="24"/>
        </w:rPr>
        <w:t>若承包人在违约行为发生之日起7天内未向发包人支付违约金，则发包人有权在应付承包人的工程款中扣除上述违约金。</w:t>
      </w:r>
    </w:p>
    <w:p w:rsidR="008E5A6F" w:rsidRDefault="00000000">
      <w:pPr>
        <w:pStyle w:val="aff0"/>
        <w:numPr>
          <w:ilvl w:val="3"/>
          <w:numId w:val="3"/>
        </w:numPr>
        <w:spacing w:line="360" w:lineRule="auto"/>
        <w:ind w:left="1276" w:firstLineChars="0"/>
        <w:rPr>
          <w:rFonts w:ascii="宋体" w:hAnsi="宋体" w:cs="华文仿宋"/>
          <w:b w:val="0"/>
          <w:bCs/>
          <w:sz w:val="24"/>
          <w:szCs w:val="24"/>
        </w:rPr>
      </w:pPr>
      <w:r>
        <w:rPr>
          <w:rFonts w:ascii="宋体" w:hAnsi="宋体" w:cs="华文仿宋" w:hint="eastAsia"/>
          <w:b w:val="0"/>
          <w:bCs/>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rsidR="008E5A6F" w:rsidRDefault="00000000">
      <w:pPr>
        <w:pStyle w:val="aff0"/>
        <w:numPr>
          <w:ilvl w:val="3"/>
          <w:numId w:val="3"/>
        </w:numPr>
        <w:spacing w:line="360" w:lineRule="auto"/>
        <w:ind w:left="1276" w:firstLineChars="0"/>
        <w:rPr>
          <w:rFonts w:ascii="宋体" w:hAnsi="宋体" w:cs="华文仿宋"/>
          <w:b w:val="0"/>
          <w:bCs/>
          <w:sz w:val="24"/>
          <w:szCs w:val="24"/>
        </w:rPr>
      </w:pPr>
      <w:r>
        <w:rPr>
          <w:rFonts w:ascii="宋体" w:hAnsi="宋体" w:cs="华文仿宋" w:hint="eastAsia"/>
          <w:b w:val="0"/>
          <w:bCs/>
          <w:sz w:val="24"/>
          <w:szCs w:val="24"/>
        </w:rPr>
        <w:t>其它违约行为。</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承包人承担违约责任形式包括但不限于:</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④严重违约责任。承包人违反本合同的约定须承担严重违约责任时，必须向发包人交纳违约金人民币5万元/次。</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lastRenderedPageBreak/>
        <w:t>⑤部分解除合同。当承包人违反本合同的约定符合解除部分合同的条件时，发包人有权向承包人发出书面解除部分合同的通知，该通知在送达承包人时部分解除合同即生效。部分解除合同的法律后果依照第5.1.3、5.1.4条的相关约定执行。</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5.1.3、5.1.4条的相关约定执行。</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⑦赔偿损失。因承包人原因造成发包人经济损失的，承包人应向发包人赔偿全部损失，包括直接损失和间接损失。</w:t>
      </w:r>
    </w:p>
    <w:p w:rsidR="008E5A6F" w:rsidRDefault="00000000">
      <w:pPr>
        <w:pStyle w:val="aff0"/>
        <w:numPr>
          <w:ilvl w:val="3"/>
          <w:numId w:val="3"/>
        </w:numPr>
        <w:spacing w:line="360" w:lineRule="auto"/>
        <w:ind w:left="1276" w:firstLineChars="0"/>
        <w:rPr>
          <w:rFonts w:ascii="宋体" w:hAnsi="宋体" w:cs="华文仿宋"/>
          <w:b w:val="0"/>
          <w:bCs/>
          <w:sz w:val="24"/>
          <w:szCs w:val="24"/>
        </w:rPr>
      </w:pPr>
      <w:r>
        <w:rPr>
          <w:rFonts w:ascii="宋体" w:hAnsi="宋体" w:cs="华文仿宋" w:hint="eastAsia"/>
          <w:b w:val="0"/>
          <w:bCs/>
          <w:sz w:val="24"/>
          <w:szCs w:val="24"/>
        </w:rPr>
        <w:t>三次限期改正责任相当于一次一般违约责任；三次一般违约责任相当于一次严重违约责任；累计三次严重违约责任，发包人有权单方部分或全部解除合同。</w:t>
      </w:r>
    </w:p>
    <w:p w:rsidR="008E5A6F" w:rsidRDefault="00000000">
      <w:pPr>
        <w:pStyle w:val="aff0"/>
        <w:numPr>
          <w:ilvl w:val="3"/>
          <w:numId w:val="3"/>
        </w:numPr>
        <w:spacing w:line="360" w:lineRule="auto"/>
        <w:ind w:left="1276" w:firstLineChars="0"/>
        <w:rPr>
          <w:rFonts w:ascii="宋体" w:hAnsi="宋体" w:cs="华文仿宋"/>
          <w:b w:val="0"/>
          <w:bCs/>
          <w:sz w:val="24"/>
          <w:szCs w:val="24"/>
        </w:rPr>
      </w:pPr>
      <w:r>
        <w:rPr>
          <w:rFonts w:ascii="宋体" w:hAnsi="宋体" w:cs="华文仿宋" w:hint="eastAsia"/>
          <w:b w:val="0"/>
          <w:bCs/>
          <w:sz w:val="24"/>
          <w:szCs w:val="24"/>
        </w:rPr>
        <w:t>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rsidR="008E5A6F" w:rsidRDefault="00000000">
      <w:pPr>
        <w:snapToGrid w:val="0"/>
        <w:spacing w:line="360" w:lineRule="auto"/>
        <w:ind w:firstLineChars="200" w:firstLine="489"/>
        <w:rPr>
          <w:rFonts w:ascii="宋体" w:hAnsi="宋体" w:cs="华文仿宋"/>
          <w:sz w:val="24"/>
          <w:szCs w:val="24"/>
        </w:rPr>
      </w:pPr>
      <w:r>
        <w:rPr>
          <w:rFonts w:ascii="宋体" w:hAnsi="宋体" w:cs="华文仿宋" w:hint="eastAsia"/>
          <w:sz w:val="24"/>
          <w:szCs w:val="24"/>
        </w:rPr>
        <w:t>工期延误方面的违约责任</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rsidR="008E5A6F" w:rsidRDefault="00000000">
      <w:pPr>
        <w:snapToGrid w:val="0"/>
        <w:spacing w:line="360" w:lineRule="auto"/>
        <w:ind w:firstLineChars="196" w:firstLine="480"/>
        <w:rPr>
          <w:rFonts w:ascii="宋体" w:hAnsi="宋体" w:cs="华文仿宋"/>
          <w:sz w:val="24"/>
          <w:szCs w:val="24"/>
        </w:rPr>
      </w:pPr>
      <w:r>
        <w:rPr>
          <w:rFonts w:ascii="宋体" w:hAnsi="宋体" w:cs="华文仿宋" w:hint="eastAsia"/>
          <w:sz w:val="24"/>
          <w:szCs w:val="24"/>
        </w:rPr>
        <w:t>工程质量方面的违约责任:</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①发包人和监理人抽查承包人的工程材料时，发现所检查的材料不符合合同约定时，承包人除必须全部退货、返工，并赔偿由此造成的损失外，承包人应当按照该批次材料的价值，按照如下方式承担违约责任：</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A.单宗或批次材料价值在10万元以上100万元以下（含100万元），承包人承担1次一般违约责任。</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B.单宗或批次材料价值100-200万元（含200万元），承包人承担1次严重违约责任。</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C.单宗或批次材料价值在200万元以上的，发包人有权部分解除合同或解除合同，并要求承包人赔偿发包人由此遭受的实际损失。</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lastRenderedPageBreak/>
        <w:t>D.对于单宗或批次材料价值不高于10万元的（含10万元），累计抽检不合格达5次，承包人承担1次一般违约责任。</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rsidR="008E5A6F" w:rsidRDefault="00000000">
      <w:pPr>
        <w:snapToGrid w:val="0"/>
        <w:spacing w:line="360" w:lineRule="auto"/>
        <w:ind w:firstLineChars="196" w:firstLine="480"/>
        <w:rPr>
          <w:rFonts w:ascii="宋体" w:hAnsi="宋体" w:cs="华文仿宋"/>
          <w:sz w:val="24"/>
          <w:szCs w:val="24"/>
        </w:rPr>
      </w:pPr>
      <w:r>
        <w:rPr>
          <w:rFonts w:ascii="宋体" w:hAnsi="宋体" w:cs="华文仿宋" w:hint="eastAsia"/>
          <w:sz w:val="24"/>
          <w:szCs w:val="24"/>
        </w:rPr>
        <w:t>安全生产方面的违约责任</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③承包人因自身原因造成的重大安全事故（含工程质量事故）的，除按国家规定由发包人报主管部门处罚外，承包人必须依照下列约定承担违约责任：</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A.发生特别重大事故，承包人按事故所属分项工程总价15%，向发包人支付违约金，违约金的数额不得低于5万元；</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B.发生重大事故，承包人按事故所属分项工程总价12%，向发包人支付违约</w:t>
      </w:r>
      <w:r>
        <w:rPr>
          <w:rFonts w:ascii="宋体" w:hAnsi="宋体" w:cs="华文仿宋" w:hint="eastAsia"/>
          <w:b w:val="0"/>
          <w:bCs/>
          <w:sz w:val="24"/>
          <w:szCs w:val="24"/>
        </w:rPr>
        <w:lastRenderedPageBreak/>
        <w:t>金，违约金的数额不得低于3万元；</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C.发生较大事故，承包人按事故所属分项工程总价10%，向发包人支付违约金，违约金数额不得低于2万元；</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D.发生一般事故，承包人按事故所属分项工程总价8%，向发包人支付违约金，违约金数额不得低于1万元；</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发生上述重大事故，发包人视情况严重性，有权对承包人作出限期改正至严重违约的处罚，并有权部分或全部解除合同，按第5.1.3、5.1.4条执行。</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承包人依照上述约定支付的违约金后，所支付的违约金不足于弥补发包人损失的，承包人必须据实赔偿。</w:t>
      </w:r>
    </w:p>
    <w:p w:rsidR="008E5A6F" w:rsidRDefault="00000000">
      <w:pPr>
        <w:snapToGrid w:val="0"/>
        <w:spacing w:line="360" w:lineRule="auto"/>
        <w:ind w:firstLineChars="196" w:firstLine="480"/>
        <w:rPr>
          <w:rFonts w:ascii="宋体" w:hAnsi="宋体" w:cs="华文仿宋"/>
          <w:sz w:val="24"/>
          <w:szCs w:val="24"/>
        </w:rPr>
      </w:pPr>
      <w:r>
        <w:rPr>
          <w:rFonts w:ascii="宋体" w:hAnsi="宋体" w:cs="华文仿宋" w:hint="eastAsia"/>
          <w:sz w:val="24"/>
          <w:szCs w:val="24"/>
        </w:rPr>
        <w:t>文明施工、环境保护方面的违约责任:</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rsidR="008E5A6F" w:rsidRDefault="00000000">
      <w:pPr>
        <w:snapToGrid w:val="0"/>
        <w:spacing w:line="360" w:lineRule="auto"/>
        <w:ind w:firstLineChars="196" w:firstLine="480"/>
        <w:rPr>
          <w:rFonts w:ascii="宋体" w:hAnsi="宋体" w:cs="华文仿宋"/>
          <w:sz w:val="24"/>
          <w:szCs w:val="24"/>
        </w:rPr>
      </w:pPr>
      <w:r>
        <w:rPr>
          <w:rFonts w:ascii="宋体" w:hAnsi="宋体" w:cs="华文仿宋" w:hint="eastAsia"/>
          <w:sz w:val="24"/>
          <w:szCs w:val="24"/>
        </w:rPr>
        <w:t>工程分包、转包方面的违约责任:</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承包人擅自分包或者转包工程的，发包人有权单方部分或全部解除合同，由此而造成的经济损失由承包人负责赔偿，承包人履约保函不予退还，还需支付合同总价款2%的违约金，承包人对此须无异议。</w:t>
      </w:r>
    </w:p>
    <w:p w:rsidR="008E5A6F" w:rsidRDefault="00000000">
      <w:pPr>
        <w:snapToGrid w:val="0"/>
        <w:spacing w:line="360" w:lineRule="auto"/>
        <w:ind w:firstLineChars="196" w:firstLine="480"/>
        <w:rPr>
          <w:rFonts w:ascii="宋体" w:hAnsi="宋体" w:cs="华文仿宋"/>
          <w:sz w:val="24"/>
          <w:szCs w:val="24"/>
        </w:rPr>
      </w:pPr>
      <w:r>
        <w:rPr>
          <w:rFonts w:ascii="宋体" w:hAnsi="宋体" w:cs="华文仿宋" w:hint="eastAsia"/>
          <w:sz w:val="24"/>
          <w:szCs w:val="24"/>
        </w:rPr>
        <w:t>人员和设备投入不到位的违约责任:</w:t>
      </w:r>
    </w:p>
    <w:p w:rsidR="008E5A6F" w:rsidRDefault="00000000">
      <w:pPr>
        <w:pStyle w:val="aff0"/>
        <w:numPr>
          <w:ilvl w:val="0"/>
          <w:numId w:val="5"/>
        </w:numPr>
        <w:snapToGrid w:val="0"/>
        <w:spacing w:line="360" w:lineRule="auto"/>
        <w:ind w:firstLineChars="0"/>
        <w:rPr>
          <w:rFonts w:ascii="宋体" w:hAnsi="宋体" w:cs="华文仿宋"/>
          <w:b w:val="0"/>
          <w:bCs/>
          <w:sz w:val="24"/>
          <w:szCs w:val="24"/>
        </w:rPr>
      </w:pPr>
      <w:r>
        <w:rPr>
          <w:rFonts w:ascii="宋体" w:hAnsi="宋体" w:cs="华文仿宋" w:hint="eastAsia"/>
          <w:b w:val="0"/>
          <w:bCs/>
          <w:sz w:val="24"/>
          <w:szCs w:val="24"/>
        </w:rPr>
        <w:t>承包人违反第5.1.1.10条约定的（除专用条款已相应作出约定的），每发现一例，承包人必须按照总监理工程师或者发包人的指令限期改正；承包人拒不限期改正的，必须承担严重违约责任，直至部分或全部解除合同。</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lastRenderedPageBreak/>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rsidR="008E5A6F" w:rsidRDefault="00000000">
      <w:pPr>
        <w:snapToGrid w:val="0"/>
        <w:spacing w:line="360" w:lineRule="auto"/>
        <w:ind w:firstLineChars="196" w:firstLine="480"/>
        <w:rPr>
          <w:rFonts w:ascii="宋体" w:hAnsi="宋体" w:cs="华文仿宋"/>
          <w:sz w:val="24"/>
          <w:szCs w:val="24"/>
        </w:rPr>
      </w:pPr>
      <w:r>
        <w:rPr>
          <w:rFonts w:ascii="宋体" w:hAnsi="宋体" w:cs="华文仿宋" w:hint="eastAsia"/>
          <w:sz w:val="24"/>
          <w:szCs w:val="24"/>
        </w:rPr>
        <w:t>民工工资支付方面的违约责任:</w:t>
      </w:r>
    </w:p>
    <w:p w:rsidR="008E5A6F" w:rsidRDefault="00000000">
      <w:pPr>
        <w:snapToGrid w:val="0"/>
        <w:spacing w:line="360" w:lineRule="auto"/>
        <w:ind w:firstLineChars="196" w:firstLine="470"/>
        <w:rPr>
          <w:rFonts w:ascii="宋体" w:hAnsi="宋体" w:cs="华文仿宋"/>
          <w:b w:val="0"/>
          <w:bCs/>
          <w:sz w:val="24"/>
          <w:szCs w:val="24"/>
        </w:rPr>
      </w:pPr>
      <w:r>
        <w:rPr>
          <w:rFonts w:ascii="宋体" w:hAnsi="宋体" w:cs="华文仿宋" w:hint="eastAsia"/>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rsidR="008E5A6F"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因承包人违约解除合同</w:t>
      </w:r>
    </w:p>
    <w:p w:rsidR="008E5A6F" w:rsidRDefault="00000000">
      <w:pPr>
        <w:spacing w:line="360" w:lineRule="auto"/>
        <w:ind w:firstLineChars="200" w:firstLine="480"/>
        <w:rPr>
          <w:rFonts w:ascii="宋体" w:hAnsi="宋体" w:cs="华文仿宋"/>
          <w:b w:val="0"/>
          <w:bCs/>
          <w:sz w:val="24"/>
          <w:szCs w:val="24"/>
        </w:rPr>
      </w:pPr>
      <w:r>
        <w:rPr>
          <w:rFonts w:ascii="宋体" w:hAnsi="宋体" w:cs="华文仿宋" w:hint="eastAsia"/>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rsidR="008E5A6F"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发包人发出合同解除通知后的估价、付款和结清</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收到发包人解除合同通知后28天内，监理人按业主项目相关规定商定或确定承包人实际完成工作的价值，包括发包人扣留承包人的材料、设备及临时设施和承包人已提供的设计、材料、施工设备、工程设备、临时工程等的价值。</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发包人发出解除合同通知后，发包人有权暂停对承包人的一切付款，查清各项付款和已扣款金额，包括承包人应支付的违约金。</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lastRenderedPageBreak/>
        <w:t>发包人发出解除合同通知后，发包人有权向承包人索赔由于解除合同给发包人造成的损失。</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合同双方确认合同价款后，发包人颁发最终结清付款证书，并结清全部合同款项。</w:t>
      </w:r>
    </w:p>
    <w:p w:rsidR="008E5A6F"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发包人和承包人未能就解除合同后的结清达成一致而形成争议的，按如下约定执行。</w:t>
      </w:r>
    </w:p>
    <w:p w:rsidR="008E5A6F" w:rsidRDefault="00000000">
      <w:pPr>
        <w:spacing w:line="360" w:lineRule="auto"/>
        <w:ind w:firstLineChars="200" w:firstLine="480"/>
        <w:rPr>
          <w:rFonts w:ascii="宋体" w:hAnsi="宋体" w:cs="华文仿宋"/>
          <w:b w:val="0"/>
          <w:bCs/>
          <w:sz w:val="24"/>
          <w:szCs w:val="24"/>
        </w:rPr>
      </w:pPr>
      <w:r>
        <w:rPr>
          <w:rFonts w:ascii="宋体" w:hAnsi="宋体" w:cs="华文仿宋" w:hint="eastAsia"/>
          <w:b w:val="0"/>
          <w:bCs/>
          <w:sz w:val="24"/>
          <w:szCs w:val="24"/>
        </w:rPr>
        <w:t>发包人和承包人在履行合同中发生争议的，可以友好协商解决或者提请争议评审组评审。合同当事人友好协商解决不成、不愿提请争议评审或者不接受争议评审组意见的，双方可按：甲方所在地人民法院提起诉讼。任何一方可以将争议提交甲方所在地人民法院诉讼解决。</w:t>
      </w:r>
    </w:p>
    <w:p w:rsidR="008E5A6F"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协议利益的转让</w:t>
      </w:r>
    </w:p>
    <w:p w:rsidR="008E5A6F" w:rsidRDefault="00000000">
      <w:pPr>
        <w:spacing w:line="360" w:lineRule="auto"/>
        <w:ind w:firstLineChars="200" w:firstLine="480"/>
        <w:rPr>
          <w:rFonts w:ascii="宋体" w:hAnsi="宋体" w:cs="华文仿宋"/>
          <w:b w:val="0"/>
          <w:bCs/>
          <w:sz w:val="24"/>
          <w:szCs w:val="24"/>
        </w:rPr>
      </w:pPr>
      <w:r>
        <w:rPr>
          <w:rFonts w:ascii="宋体" w:hAnsi="宋体" w:cs="华文仿宋" w:hint="eastAsia"/>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rsidR="008E5A6F" w:rsidRDefault="00000000">
      <w:pPr>
        <w:spacing w:line="360" w:lineRule="auto"/>
        <w:ind w:firstLineChars="200" w:firstLine="480"/>
        <w:rPr>
          <w:rFonts w:ascii="宋体" w:hAnsi="宋体" w:cs="华文仿宋"/>
          <w:b w:val="0"/>
          <w:bCs/>
          <w:sz w:val="24"/>
          <w:szCs w:val="24"/>
        </w:rPr>
      </w:pPr>
      <w:r>
        <w:rPr>
          <w:rFonts w:ascii="宋体" w:hAnsi="宋体" w:cs="华文仿宋" w:hint="eastAsia"/>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rsidR="008E5A6F"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紧急情况下无能力或不愿进行抢救</w:t>
      </w:r>
    </w:p>
    <w:p w:rsidR="008E5A6F" w:rsidRDefault="00000000">
      <w:pPr>
        <w:spacing w:line="360" w:lineRule="auto"/>
        <w:ind w:firstLineChars="200" w:firstLine="480"/>
        <w:rPr>
          <w:rFonts w:ascii="宋体" w:hAnsi="宋体" w:cs="华文仿宋"/>
          <w:b w:val="0"/>
          <w:bCs/>
          <w:sz w:val="24"/>
          <w:szCs w:val="24"/>
        </w:rPr>
      </w:pPr>
      <w:r>
        <w:rPr>
          <w:rFonts w:ascii="宋体" w:hAnsi="宋体" w:cs="华文仿宋" w:hint="eastAsia"/>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rsidR="008E5A6F"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费用承担</w:t>
      </w:r>
    </w:p>
    <w:p w:rsidR="008E5A6F" w:rsidRDefault="00000000">
      <w:pPr>
        <w:spacing w:line="360" w:lineRule="auto"/>
        <w:ind w:firstLineChars="200" w:firstLine="480"/>
        <w:rPr>
          <w:b w:val="0"/>
          <w:bCs/>
        </w:rPr>
      </w:pPr>
      <w:r>
        <w:rPr>
          <w:rFonts w:ascii="宋体" w:hAnsi="宋体" w:cs="华文仿宋" w:hint="eastAsia"/>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如乙方原因造成甲方损失的，或致甲方对业主、甲方客户或第三方赔偿的，甲方有权要求乙方负责全额赔偿。除乙方相关承担违约金外，由乙方承担由此造成的甲方一切损失(包括但不限于甲方对业主、甲方客户或第三方的</w:t>
      </w:r>
      <w:r>
        <w:rPr>
          <w:rFonts w:ascii="宋体" w:hAnsi="宋体" w:hint="eastAsia"/>
          <w:b w:val="0"/>
          <w:bCs/>
          <w:sz w:val="24"/>
          <w:szCs w:val="24"/>
        </w:rPr>
        <w:lastRenderedPageBreak/>
        <w:t>所有赔偿)。</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乙方不得因本合同第2.1.1条和第3.4.6条中约定的因业主或甲方客户付款延迟引起的逾期付款或未履行义务，和业主或甲方客户未进行或未通过各阶段验收所产生的任何事宜（包括但不限于合同费用、违约金等其他债权债务等）提起诉讼、仲裁等。否则视为乙方根本性违约，届时乙方应向甲方支付本合同金额20%的违约金。</w:t>
      </w:r>
    </w:p>
    <w:p w:rsidR="008E5A6F" w:rsidRDefault="008E5A6F">
      <w:pPr>
        <w:pStyle w:val="aff0"/>
        <w:spacing w:line="360" w:lineRule="auto"/>
        <w:ind w:left="284" w:firstLineChars="0" w:firstLine="0"/>
        <w:rPr>
          <w:rFonts w:ascii="宋体" w:cs="华文仿宋"/>
          <w:b w:val="0"/>
          <w:bCs/>
          <w:sz w:val="24"/>
          <w:szCs w:val="24"/>
        </w:rPr>
      </w:pPr>
    </w:p>
    <w:p w:rsidR="008E5A6F" w:rsidRDefault="00000000">
      <w:pPr>
        <w:pStyle w:val="aff0"/>
        <w:numPr>
          <w:ilvl w:val="0"/>
          <w:numId w:val="3"/>
        </w:numPr>
        <w:spacing w:line="360" w:lineRule="auto"/>
        <w:ind w:left="284" w:firstLineChars="0"/>
        <w:rPr>
          <w:rFonts w:ascii="宋体" w:cs="华文仿宋"/>
          <w:b w:val="0"/>
          <w:bCs/>
          <w:szCs w:val="28"/>
        </w:rPr>
      </w:pPr>
      <w:r>
        <w:rPr>
          <w:rFonts w:ascii="宋体" w:cs="华文仿宋" w:hint="eastAsia"/>
          <w:b w:val="0"/>
          <w:bCs/>
          <w:szCs w:val="28"/>
        </w:rPr>
        <w:t>保密条款</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保密期限不受本合同期限的限制，在本合同履行完毕后叁年内，保密信息接受方仍应承担保密义务。</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知识产权等一切成果的所有权：全部归甲方所有。未经甲方允许，其他任何人不得将成果全部或部分泄露或提供给第三方。</w:t>
      </w:r>
    </w:p>
    <w:p w:rsidR="008E5A6F" w:rsidRDefault="008E5A6F">
      <w:pPr>
        <w:spacing w:line="360" w:lineRule="auto"/>
        <w:rPr>
          <w:rFonts w:ascii="宋体" w:cs="华文仿宋"/>
          <w:b w:val="0"/>
          <w:bCs/>
          <w:sz w:val="24"/>
          <w:szCs w:val="24"/>
        </w:rPr>
      </w:pPr>
    </w:p>
    <w:p w:rsidR="008E5A6F" w:rsidRDefault="00000000">
      <w:pPr>
        <w:pStyle w:val="aff0"/>
        <w:numPr>
          <w:ilvl w:val="0"/>
          <w:numId w:val="3"/>
        </w:numPr>
        <w:spacing w:line="360" w:lineRule="auto"/>
        <w:ind w:left="284" w:firstLineChars="0"/>
        <w:rPr>
          <w:rFonts w:ascii="宋体" w:cs="华文仿宋"/>
          <w:b w:val="0"/>
          <w:bCs/>
          <w:sz w:val="24"/>
          <w:szCs w:val="24"/>
        </w:rPr>
      </w:pPr>
      <w:bookmarkStart w:id="8" w:name="_Toc101958003"/>
      <w:bookmarkStart w:id="9" w:name="_Toc101955647"/>
      <w:bookmarkStart w:id="10" w:name="_Toc101955941"/>
      <w:bookmarkStart w:id="11" w:name="_Toc101955930"/>
      <w:bookmarkStart w:id="12" w:name="_Toc101956364"/>
      <w:bookmarkStart w:id="13" w:name="_Toc101957998"/>
      <w:bookmarkStart w:id="14" w:name="_Toc101955555"/>
      <w:bookmarkStart w:id="15" w:name="_Toc101956410"/>
      <w:bookmarkStart w:id="16" w:name="_Toc101955688"/>
      <w:bookmarkStart w:id="17" w:name="_Toc101955695"/>
      <w:bookmarkStart w:id="18" w:name="_Toc101956359"/>
      <w:bookmarkStart w:id="19" w:name="_Toc101956028"/>
      <w:bookmarkStart w:id="20" w:name="_Toc101956026"/>
      <w:bookmarkStart w:id="21" w:name="_Toc101956032"/>
      <w:bookmarkStart w:id="22" w:name="_Toc101958009"/>
      <w:bookmarkStart w:id="23" w:name="_Toc101956366"/>
      <w:bookmarkStart w:id="24" w:name="_Toc101958005"/>
      <w:bookmarkStart w:id="25" w:name="_Toc101956408"/>
      <w:bookmarkStart w:id="26" w:name="_Toc101955760"/>
      <w:bookmarkStart w:id="27" w:name="_Toc101955896"/>
      <w:bookmarkStart w:id="28" w:name="_Toc101955889"/>
      <w:bookmarkStart w:id="29" w:name="_Toc101955654"/>
      <w:bookmarkStart w:id="30" w:name="_Toc101955891"/>
      <w:bookmarkStart w:id="31" w:name="_Toc101956320"/>
      <w:bookmarkStart w:id="32" w:name="_Toc101956318"/>
      <w:bookmarkStart w:id="33" w:name="_Toc101955557"/>
      <w:bookmarkStart w:id="34" w:name="_Toc101955514"/>
      <w:bookmarkStart w:id="35" w:name="_Toc101956033"/>
      <w:bookmarkStart w:id="36" w:name="_Toc101955649"/>
      <w:bookmarkStart w:id="37" w:name="_Toc101955767"/>
      <w:bookmarkStart w:id="38" w:name="_Toc101956370"/>
      <w:bookmarkStart w:id="39" w:name="_Toc101955884"/>
      <w:bookmarkStart w:id="40" w:name="_Toc101956403"/>
      <w:bookmarkStart w:id="41" w:name="_Toc101955762"/>
      <w:bookmarkStart w:id="42" w:name="_Toc101955516"/>
      <w:bookmarkStart w:id="43" w:name="_Toc101955935"/>
      <w:bookmarkStart w:id="44" w:name="_Toc101956414"/>
      <w:bookmarkStart w:id="45" w:name="_Toc101955755"/>
      <w:bookmarkStart w:id="46" w:name="_Toc101955700"/>
      <w:bookmarkStart w:id="47" w:name="_Toc101955509"/>
      <w:bookmarkStart w:id="48" w:name="_Toc101956021"/>
      <w:bookmarkStart w:id="49" w:name="_Toc101955550"/>
      <w:bookmarkStart w:id="50" w:name="_Toc101955693"/>
      <w:bookmarkStart w:id="51" w:name="_Toc101956324"/>
      <w:bookmarkStart w:id="52" w:name="_Toc101955642"/>
      <w:bookmarkStart w:id="53" w:name="_Toc101956313"/>
      <w:bookmarkStart w:id="54" w:name="_Toc101955937"/>
      <w:bookmarkStart w:id="55" w:name="_Toc94607893"/>
      <w:bookmarkStart w:id="56" w:name="_Toc101955772"/>
      <w:bookmarkStart w:id="57" w:name="_Toc101955705"/>
      <w:bookmarkStart w:id="58" w:name="_Toc101955901"/>
      <w:bookmarkStart w:id="59" w:name="_Toc101955659"/>
      <w:bookmarkStart w:id="60" w:name="_Toc101956038"/>
      <w:bookmarkStart w:id="61" w:name="_Toc308010950"/>
      <w:bookmarkStart w:id="62" w:name="_Toc94616983"/>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r>
        <w:rPr>
          <w:rFonts w:ascii="宋体" w:hint="eastAsia"/>
          <w:b w:val="0"/>
        </w:rPr>
        <w:t>法律适用及争议解决</w:t>
      </w:r>
      <w:bookmarkEnd w:id="55"/>
      <w:bookmarkEnd w:id="56"/>
      <w:bookmarkEnd w:id="57"/>
      <w:bookmarkEnd w:id="58"/>
      <w:bookmarkEnd w:id="59"/>
      <w:bookmarkEnd w:id="60"/>
      <w:bookmarkEnd w:id="61"/>
      <w:bookmarkEnd w:id="62"/>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本合同按中华人民共和国法律解释，受中华人民共和国法律管辖。</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因本合同引起的或与本合同有关的任何争议，应本着友好合作的态度协商解决；如协商不成，任何一方可以向甲方所在地人民法院管辖处理。</w:t>
      </w:r>
    </w:p>
    <w:p w:rsidR="008E5A6F" w:rsidRDefault="008E5A6F">
      <w:pPr>
        <w:pStyle w:val="aff0"/>
        <w:spacing w:line="360" w:lineRule="auto"/>
        <w:ind w:left="284" w:firstLineChars="0" w:firstLine="0"/>
        <w:rPr>
          <w:rFonts w:ascii="宋体" w:cs="华文仿宋"/>
          <w:b w:val="0"/>
          <w:bCs/>
          <w:sz w:val="24"/>
          <w:szCs w:val="24"/>
        </w:rPr>
      </w:pPr>
    </w:p>
    <w:p w:rsidR="008E5A6F" w:rsidRDefault="00000000">
      <w:pPr>
        <w:pStyle w:val="aff0"/>
        <w:numPr>
          <w:ilvl w:val="0"/>
          <w:numId w:val="3"/>
        </w:numPr>
        <w:spacing w:line="360" w:lineRule="auto"/>
        <w:ind w:left="284" w:firstLineChars="0"/>
        <w:rPr>
          <w:rFonts w:ascii="宋体" w:cs="华文仿宋"/>
          <w:b w:val="0"/>
          <w:bCs/>
          <w:sz w:val="24"/>
          <w:szCs w:val="24"/>
        </w:rPr>
      </w:pPr>
      <w:bookmarkStart w:id="63" w:name="_Toc141851057"/>
      <w:bookmarkStart w:id="64" w:name="_Toc94616985"/>
      <w:bookmarkStart w:id="65" w:name="_Toc101955903"/>
      <w:bookmarkStart w:id="66" w:name="_Toc308010952"/>
      <w:bookmarkStart w:id="67" w:name="_Toc93137849"/>
      <w:bookmarkStart w:id="68" w:name="_Toc94496263"/>
      <w:bookmarkStart w:id="69" w:name="_Toc101955707"/>
      <w:bookmarkStart w:id="70" w:name="_Toc101955661"/>
      <w:bookmarkStart w:id="71" w:name="_Toc101955774"/>
      <w:bookmarkStart w:id="72" w:name="_Toc101956040"/>
      <w:bookmarkEnd w:id="63"/>
      <w:r>
        <w:rPr>
          <w:rFonts w:ascii="宋体" w:hint="eastAsia"/>
          <w:b w:val="0"/>
        </w:rPr>
        <w:t>不可抗力</w:t>
      </w:r>
      <w:bookmarkEnd w:id="64"/>
      <w:bookmarkEnd w:id="65"/>
      <w:bookmarkEnd w:id="66"/>
      <w:bookmarkEnd w:id="67"/>
      <w:bookmarkEnd w:id="68"/>
      <w:bookmarkEnd w:id="69"/>
      <w:bookmarkEnd w:id="70"/>
      <w:bookmarkEnd w:id="71"/>
      <w:bookmarkEnd w:id="72"/>
    </w:p>
    <w:p w:rsidR="008E5A6F" w:rsidRDefault="00000000">
      <w:pPr>
        <w:pStyle w:val="aff0"/>
        <w:numPr>
          <w:ilvl w:val="1"/>
          <w:numId w:val="3"/>
        </w:numPr>
        <w:spacing w:line="360" w:lineRule="auto"/>
        <w:ind w:firstLineChars="0"/>
        <w:rPr>
          <w:rFonts w:ascii="宋体" w:cs="华文仿宋"/>
          <w:b w:val="0"/>
          <w:bCs/>
          <w:sz w:val="24"/>
          <w:szCs w:val="24"/>
        </w:rPr>
      </w:pPr>
      <w:r>
        <w:rPr>
          <w:rFonts w:ascii="宋体" w:hAnsi="宋体" w:hint="eastAsia"/>
          <w:b w:val="0"/>
          <w:bCs/>
          <w:sz w:val="24"/>
          <w:szCs w:val="24"/>
        </w:rPr>
        <w:t>由于不能预见、不能克服、不能避免的不可抗力事件一方遭受经济损失或致使本合同不能履行或不能完全履行时，一方对另一方的损失不承担责任。遇有上述不可抗力事件的一方，应立即将事件情况书面通知对</w:t>
      </w:r>
      <w:r>
        <w:rPr>
          <w:rFonts w:ascii="宋体" w:hAnsi="宋体" w:hint="eastAsia"/>
          <w:b w:val="0"/>
          <w:bCs/>
          <w:sz w:val="24"/>
          <w:szCs w:val="24"/>
        </w:rPr>
        <w:lastRenderedPageBreak/>
        <w:t>方，并应于15日内提出事件详情及合同不能履行或不能完全履行、或需要延期履行的理由的有效证明文件。按照事件对合同的履行的影响程度，由双方协商决定是否继续履行本合同或终止合同。</w:t>
      </w:r>
    </w:p>
    <w:p w:rsidR="008E5A6F" w:rsidRDefault="008E5A6F">
      <w:pPr>
        <w:spacing w:line="360" w:lineRule="auto"/>
        <w:rPr>
          <w:rFonts w:ascii="宋体" w:cs="华文仿宋"/>
          <w:b w:val="0"/>
          <w:bCs/>
          <w:sz w:val="24"/>
          <w:szCs w:val="24"/>
        </w:rPr>
      </w:pPr>
    </w:p>
    <w:p w:rsidR="008E5A6F" w:rsidRDefault="00000000">
      <w:pPr>
        <w:pStyle w:val="aff0"/>
        <w:numPr>
          <w:ilvl w:val="0"/>
          <w:numId w:val="3"/>
        </w:numPr>
        <w:spacing w:line="360" w:lineRule="auto"/>
        <w:ind w:left="284" w:firstLineChars="0"/>
        <w:rPr>
          <w:rFonts w:ascii="宋体" w:cs="华文仿宋"/>
          <w:b w:val="0"/>
          <w:bCs/>
          <w:sz w:val="24"/>
          <w:szCs w:val="24"/>
        </w:rPr>
      </w:pPr>
      <w:bookmarkStart w:id="73" w:name="_Toc93220495"/>
      <w:bookmarkStart w:id="74" w:name="_Toc101955710"/>
      <w:bookmarkStart w:id="75" w:name="_Toc308010954"/>
      <w:bookmarkStart w:id="76" w:name="_Toc101955906"/>
      <w:bookmarkStart w:id="77" w:name="_Toc93821629"/>
      <w:bookmarkStart w:id="78" w:name="_Toc94616988"/>
      <w:bookmarkStart w:id="79" w:name="_Toc101955664"/>
      <w:bookmarkStart w:id="80" w:name="_Toc101956043"/>
      <w:bookmarkStart w:id="81" w:name="_Toc101955777"/>
      <w:r>
        <w:rPr>
          <w:rFonts w:ascii="宋体" w:hint="eastAsia"/>
          <w:b w:val="0"/>
        </w:rPr>
        <w:t>通知与送达</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双方将按如下规定确定通知被视为正式送达的日期：</w:t>
      </w:r>
    </w:p>
    <w:p w:rsidR="008E5A6F" w:rsidRDefault="00000000">
      <w:pPr>
        <w:pStyle w:val="aff0"/>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双方或司法机关以专人递送的，接收人签收之日视为送达；</w:t>
      </w:r>
    </w:p>
    <w:p w:rsidR="008E5A6F" w:rsidRDefault="00000000">
      <w:pPr>
        <w:pStyle w:val="aff0"/>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双方或司法机关以特快专递形式发出的，发往本市内的，发出后第3日视为送达。发往国内其他地区的，发出后第5日视为送达。</w:t>
      </w:r>
    </w:p>
    <w:p w:rsidR="008E5A6F" w:rsidRDefault="00000000">
      <w:pPr>
        <w:pStyle w:val="aff0"/>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双方或司法机关以挂号方式发出的，发往本市内的，邮寄后第7日视为送达。发往国内其他地区的，邮寄后第14日视为送达。</w:t>
      </w:r>
    </w:p>
    <w:p w:rsidR="008E5A6F" w:rsidRDefault="00000000">
      <w:pPr>
        <w:pStyle w:val="aff0"/>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双方或司法机关以手机短信、微信、电子邮件送达的，消息成功发送并未被系统退回即视为有效送达。</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各方地址与指定联系方式如下：</w:t>
      </w:r>
    </w:p>
    <w:p w:rsidR="008E5A6F" w:rsidRDefault="00000000">
      <w:pPr>
        <w:snapToGrid w:val="0"/>
        <w:spacing w:line="360" w:lineRule="auto"/>
        <w:ind w:firstLine="480"/>
        <w:rPr>
          <w:rFonts w:ascii="宋体" w:hAnsi="宋体"/>
          <w:b w:val="0"/>
          <w:bCs/>
          <w:color w:val="000000"/>
          <w:sz w:val="24"/>
          <w:szCs w:val="24"/>
        </w:rPr>
      </w:pPr>
      <w:r>
        <w:rPr>
          <w:rFonts w:ascii="宋体" w:hAnsi="宋体" w:hint="eastAsia"/>
          <w:b w:val="0"/>
          <w:bCs/>
          <w:color w:val="000000"/>
          <w:sz w:val="24"/>
          <w:szCs w:val="24"/>
        </w:rPr>
        <w:t>（1）如致甲方：</w:t>
      </w:r>
    </w:p>
    <w:p w:rsidR="008E5A6F" w:rsidRDefault="00000000">
      <w:pPr>
        <w:snapToGrid w:val="0"/>
        <w:spacing w:line="360" w:lineRule="auto"/>
        <w:ind w:firstLine="480"/>
        <w:rPr>
          <w:rFonts w:ascii="宋体" w:hAnsi="宋体"/>
          <w:b w:val="0"/>
          <w:bCs/>
          <w:color w:val="000000"/>
          <w:sz w:val="24"/>
          <w:szCs w:val="24"/>
        </w:rPr>
      </w:pPr>
      <w:r>
        <w:rPr>
          <w:rFonts w:ascii="宋体" w:hAnsi="宋体" w:hint="eastAsia"/>
          <w:b w:val="0"/>
          <w:bCs/>
          <w:color w:val="000000"/>
          <w:sz w:val="24"/>
          <w:szCs w:val="24"/>
        </w:rPr>
        <w:t>名称：【江苏天安智联科技股份有限公司】</w:t>
      </w:r>
    </w:p>
    <w:p w:rsidR="008E5A6F" w:rsidRDefault="00000000">
      <w:pPr>
        <w:snapToGrid w:val="0"/>
        <w:spacing w:line="360" w:lineRule="auto"/>
        <w:ind w:firstLine="480"/>
        <w:rPr>
          <w:rFonts w:ascii="宋体" w:hAnsi="宋体"/>
          <w:b w:val="0"/>
          <w:bCs/>
          <w:color w:val="000000"/>
          <w:sz w:val="24"/>
          <w:szCs w:val="24"/>
        </w:rPr>
      </w:pPr>
      <w:r>
        <w:rPr>
          <w:rFonts w:ascii="宋体" w:hAnsi="宋体" w:hint="eastAsia"/>
          <w:b w:val="0"/>
          <w:bCs/>
          <w:color w:val="000000"/>
          <w:sz w:val="24"/>
          <w:szCs w:val="24"/>
        </w:rPr>
        <w:t>地址：【无锡市锡山区安镇街道春风南路2号智行科创园8幢3单元1404号办公楼】</w:t>
      </w:r>
    </w:p>
    <w:p w:rsidR="008E5A6F" w:rsidRDefault="00000000">
      <w:pPr>
        <w:snapToGrid w:val="0"/>
        <w:spacing w:line="360" w:lineRule="auto"/>
        <w:ind w:firstLine="480"/>
        <w:rPr>
          <w:rFonts w:ascii="宋体" w:hAnsi="宋体"/>
          <w:b w:val="0"/>
          <w:bCs/>
          <w:color w:val="000000"/>
          <w:sz w:val="24"/>
          <w:szCs w:val="24"/>
        </w:rPr>
      </w:pPr>
      <w:r>
        <w:rPr>
          <w:rFonts w:ascii="宋体" w:hAnsi="宋体" w:hint="eastAsia"/>
          <w:b w:val="0"/>
          <w:bCs/>
          <w:color w:val="000000"/>
          <w:sz w:val="24"/>
          <w:szCs w:val="24"/>
        </w:rPr>
        <w:t>电话：【</w:t>
      </w:r>
      <w:r>
        <w:rPr>
          <w:rFonts w:asciiTheme="minorEastAsia" w:eastAsiaTheme="minorEastAsia" w:hAnsiTheme="minorEastAsia"/>
          <w:b w:val="0"/>
          <w:bCs/>
          <w:sz w:val="24"/>
          <w:szCs w:val="24"/>
        </w:rPr>
        <w:t>13913148888</w:t>
      </w:r>
      <w:r>
        <w:rPr>
          <w:rFonts w:ascii="宋体" w:hAnsi="宋体" w:hint="eastAsia"/>
          <w:b w:val="0"/>
          <w:bCs/>
          <w:color w:val="000000"/>
          <w:sz w:val="24"/>
          <w:szCs w:val="24"/>
        </w:rPr>
        <w:t xml:space="preserve">】                     </w:t>
      </w:r>
    </w:p>
    <w:p w:rsidR="008E5A6F" w:rsidRDefault="00000000">
      <w:pPr>
        <w:snapToGrid w:val="0"/>
        <w:spacing w:line="360" w:lineRule="auto"/>
        <w:ind w:firstLine="480"/>
        <w:rPr>
          <w:rFonts w:ascii="宋体" w:hAnsi="宋体"/>
          <w:b w:val="0"/>
          <w:bCs/>
          <w:color w:val="000000"/>
          <w:sz w:val="24"/>
          <w:szCs w:val="24"/>
        </w:rPr>
      </w:pPr>
      <w:r>
        <w:rPr>
          <w:rFonts w:ascii="宋体" w:hAnsi="宋体" w:hint="eastAsia"/>
          <w:b w:val="0"/>
          <w:bCs/>
          <w:color w:val="000000"/>
          <w:sz w:val="24"/>
          <w:szCs w:val="24"/>
        </w:rPr>
        <w:t>邮政编码：【</w:t>
      </w:r>
      <w:r>
        <w:rPr>
          <w:rFonts w:ascii="宋体" w:hAnsi="宋体"/>
          <w:b w:val="0"/>
          <w:bCs/>
          <w:color w:val="000000"/>
          <w:sz w:val="24"/>
          <w:szCs w:val="24"/>
        </w:rPr>
        <w:t>214000</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联系人：【</w:t>
      </w:r>
      <w:r>
        <w:rPr>
          <w:rFonts w:hint="eastAsia"/>
          <w:b w:val="0"/>
          <w:bCs/>
          <w:sz w:val="24"/>
          <w:szCs w:val="24"/>
        </w:rPr>
        <w:t>杨勇</w:t>
      </w:r>
      <w:r>
        <w:rPr>
          <w:rFonts w:ascii="宋体" w:hAnsi="宋体" w:hint="eastAsia"/>
          <w:b w:val="0"/>
          <w:bCs/>
          <w:color w:val="000000"/>
          <w:sz w:val="24"/>
          <w:szCs w:val="24"/>
        </w:rPr>
        <w:t xml:space="preserve">】                    </w:t>
      </w:r>
    </w:p>
    <w:p w:rsidR="008E5A6F" w:rsidRDefault="00000000">
      <w:pPr>
        <w:snapToGrid w:val="0"/>
        <w:spacing w:line="360" w:lineRule="auto"/>
        <w:ind w:firstLine="480"/>
        <w:rPr>
          <w:rFonts w:ascii="宋体" w:hAnsi="宋体"/>
          <w:b w:val="0"/>
          <w:bCs/>
          <w:color w:val="000000"/>
          <w:sz w:val="24"/>
          <w:szCs w:val="24"/>
        </w:rPr>
      </w:pPr>
      <w:r>
        <w:rPr>
          <w:rFonts w:ascii="宋体" w:hAnsi="宋体" w:hint="eastAsia"/>
          <w:b w:val="0"/>
          <w:bCs/>
          <w:color w:val="000000"/>
          <w:sz w:val="24"/>
          <w:szCs w:val="24"/>
        </w:rPr>
        <w:t>微信：【</w:t>
      </w:r>
      <w:r>
        <w:rPr>
          <w:rFonts w:ascii="宋体" w:hAnsi="宋体"/>
          <w:b w:val="0"/>
          <w:bCs/>
          <w:color w:val="000000"/>
          <w:sz w:val="24"/>
          <w:szCs w:val="24"/>
        </w:rPr>
        <w:t>chanzong09722</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电子邮箱：【</w:t>
      </w:r>
      <w:r>
        <w:rPr>
          <w:rFonts w:ascii="宋体" w:hAnsi="宋体"/>
          <w:b w:val="0"/>
          <w:bCs/>
          <w:color w:val="000000"/>
          <w:sz w:val="24"/>
          <w:szCs w:val="24"/>
        </w:rPr>
        <w:t>yangyong@tian-net.com</w:t>
      </w:r>
      <w:r>
        <w:rPr>
          <w:rFonts w:ascii="宋体" w:hAnsi="宋体" w:hint="eastAsia"/>
          <w:b w:val="0"/>
          <w:bCs/>
          <w:color w:val="000000"/>
          <w:sz w:val="24"/>
          <w:szCs w:val="24"/>
        </w:rPr>
        <w:t>】</w:t>
      </w:r>
    </w:p>
    <w:p w:rsidR="008E5A6F" w:rsidRDefault="00000000">
      <w:pPr>
        <w:snapToGrid w:val="0"/>
        <w:spacing w:line="360" w:lineRule="auto"/>
        <w:ind w:firstLine="480"/>
        <w:rPr>
          <w:rFonts w:ascii="宋体" w:hAnsi="宋体"/>
          <w:b w:val="0"/>
          <w:bCs/>
          <w:color w:val="000000"/>
          <w:sz w:val="24"/>
          <w:szCs w:val="24"/>
        </w:rPr>
      </w:pPr>
      <w:r>
        <w:rPr>
          <w:rFonts w:ascii="宋体" w:hAnsi="宋体" w:hint="eastAsia"/>
          <w:b w:val="0"/>
          <w:bCs/>
          <w:color w:val="000000"/>
          <w:sz w:val="24"/>
          <w:szCs w:val="24"/>
        </w:rPr>
        <w:lastRenderedPageBreak/>
        <w:t>（2）如致乙方：</w:t>
      </w:r>
    </w:p>
    <w:p w:rsidR="008E5A6F" w:rsidRDefault="00000000">
      <w:pPr>
        <w:widowControl/>
        <w:ind w:firstLineChars="200" w:firstLine="480"/>
        <w:rPr>
          <w:rFonts w:ascii="宋体" w:hAnsi="宋体"/>
          <w:b w:val="0"/>
          <w:bCs/>
          <w:color w:val="000000"/>
          <w:sz w:val="24"/>
          <w:szCs w:val="24"/>
        </w:rPr>
      </w:pPr>
      <w:r>
        <w:rPr>
          <w:rFonts w:ascii="宋体" w:hAnsi="宋体" w:hint="eastAsia"/>
          <w:b w:val="0"/>
          <w:bCs/>
          <w:color w:val="000000"/>
          <w:sz w:val="24"/>
          <w:szCs w:val="24"/>
        </w:rPr>
        <w:t>名称：【浙江海康智联科技有限公司】</w:t>
      </w:r>
    </w:p>
    <w:p w:rsidR="008E5A6F" w:rsidRDefault="00000000">
      <w:pPr>
        <w:snapToGrid w:val="0"/>
        <w:spacing w:line="360" w:lineRule="auto"/>
        <w:ind w:firstLine="480"/>
        <w:rPr>
          <w:rFonts w:ascii="宋体" w:hAnsi="宋体"/>
          <w:b w:val="0"/>
          <w:bCs/>
          <w:color w:val="000000"/>
          <w:sz w:val="24"/>
          <w:szCs w:val="24"/>
        </w:rPr>
      </w:pPr>
      <w:r>
        <w:rPr>
          <w:rFonts w:ascii="宋体" w:hAnsi="宋体" w:hint="eastAsia"/>
          <w:b w:val="0"/>
          <w:bCs/>
          <w:color w:val="000000"/>
          <w:sz w:val="24"/>
          <w:szCs w:val="24"/>
        </w:rPr>
        <w:t>地址：【</w:t>
      </w:r>
      <w:r>
        <w:rPr>
          <w:rFonts w:ascii="宋体" w:hAnsi="宋体" w:hint="eastAsia"/>
          <w:b w:val="0"/>
          <w:bCs/>
          <w:sz w:val="24"/>
          <w:szCs w:val="24"/>
        </w:rPr>
        <w:t>杭州市余杭区爱橙街198号F座8楼</w:t>
      </w:r>
      <w:r>
        <w:rPr>
          <w:rFonts w:ascii="宋体" w:hAnsi="宋体" w:hint="eastAsia"/>
          <w:b w:val="0"/>
          <w:bCs/>
          <w:color w:val="000000"/>
          <w:sz w:val="24"/>
          <w:szCs w:val="24"/>
        </w:rPr>
        <w:t>】</w:t>
      </w:r>
    </w:p>
    <w:p w:rsidR="008E5A6F" w:rsidRDefault="00000000">
      <w:pPr>
        <w:snapToGrid w:val="0"/>
        <w:spacing w:line="360" w:lineRule="auto"/>
        <w:ind w:firstLine="480"/>
        <w:rPr>
          <w:rFonts w:ascii="宋体" w:hAnsi="宋体"/>
          <w:b w:val="0"/>
          <w:bCs/>
          <w:color w:val="000000"/>
          <w:sz w:val="24"/>
          <w:szCs w:val="24"/>
        </w:rPr>
      </w:pPr>
      <w:r>
        <w:rPr>
          <w:rFonts w:ascii="宋体" w:hAnsi="宋体" w:hint="eastAsia"/>
          <w:b w:val="0"/>
          <w:bCs/>
          <w:color w:val="000000"/>
          <w:sz w:val="24"/>
          <w:szCs w:val="24"/>
        </w:rPr>
        <w:t>电话：【</w:t>
      </w:r>
      <w:r>
        <w:rPr>
          <w:rFonts w:ascii="宋体" w:hAnsi="宋体" w:hint="eastAsia"/>
          <w:b w:val="0"/>
          <w:bCs/>
          <w:sz w:val="24"/>
          <w:szCs w:val="24"/>
        </w:rPr>
        <w:t>18601566683</w:t>
      </w:r>
      <w:r>
        <w:rPr>
          <w:rFonts w:ascii="宋体" w:hAnsi="宋体" w:hint="eastAsia"/>
          <w:b w:val="0"/>
          <w:bCs/>
          <w:color w:val="000000"/>
          <w:sz w:val="24"/>
          <w:szCs w:val="24"/>
        </w:rPr>
        <w:t>】               邮政编码：【</w:t>
      </w:r>
      <w:r>
        <w:rPr>
          <w:rFonts w:ascii="宋体" w:hAnsi="宋体"/>
          <w:b w:val="0"/>
          <w:bCs/>
          <w:color w:val="000000"/>
          <w:sz w:val="24"/>
          <w:szCs w:val="24"/>
        </w:rPr>
        <w:t>310000</w:t>
      </w:r>
      <w:r>
        <w:rPr>
          <w:rFonts w:ascii="宋体" w:hAnsi="宋体" w:hint="eastAsia"/>
          <w:b w:val="0"/>
          <w:bCs/>
          <w:color w:val="000000"/>
          <w:sz w:val="24"/>
          <w:szCs w:val="24"/>
        </w:rPr>
        <w:t>】</w:t>
      </w:r>
    </w:p>
    <w:p w:rsidR="008E5A6F" w:rsidRDefault="00000000">
      <w:pPr>
        <w:snapToGrid w:val="0"/>
        <w:spacing w:line="360" w:lineRule="auto"/>
        <w:ind w:firstLine="480"/>
        <w:rPr>
          <w:rFonts w:ascii="宋体" w:hAnsi="宋体"/>
          <w:b w:val="0"/>
          <w:bCs/>
          <w:color w:val="000000"/>
          <w:sz w:val="24"/>
          <w:szCs w:val="24"/>
        </w:rPr>
      </w:pPr>
      <w:r>
        <w:rPr>
          <w:rFonts w:ascii="宋体" w:hAnsi="宋体" w:hint="eastAsia"/>
          <w:b w:val="0"/>
          <w:bCs/>
          <w:color w:val="000000"/>
          <w:sz w:val="24"/>
          <w:szCs w:val="24"/>
        </w:rPr>
        <w:t>联系人：【</w:t>
      </w:r>
      <w:r>
        <w:rPr>
          <w:rFonts w:ascii="宋体" w:hAnsi="宋体" w:hint="eastAsia"/>
          <w:b w:val="0"/>
          <w:bCs/>
          <w:sz w:val="24"/>
          <w:szCs w:val="24"/>
        </w:rPr>
        <w:t>邢冬雨</w:t>
      </w:r>
      <w:r>
        <w:rPr>
          <w:rFonts w:ascii="宋体" w:hAnsi="宋体" w:hint="eastAsia"/>
          <w:b w:val="0"/>
          <w:bCs/>
          <w:color w:val="000000"/>
          <w:sz w:val="24"/>
          <w:szCs w:val="24"/>
        </w:rPr>
        <w:t>】               微信：【</w:t>
      </w:r>
      <w:r>
        <w:rPr>
          <w:rFonts w:ascii="宋体" w:hAnsi="宋体" w:hint="eastAsia"/>
          <w:b w:val="0"/>
          <w:bCs/>
          <w:sz w:val="24"/>
          <w:szCs w:val="24"/>
        </w:rPr>
        <w:t>18601566683</w:t>
      </w:r>
      <w:r>
        <w:rPr>
          <w:rFonts w:ascii="宋体" w:hAnsi="宋体" w:hint="eastAsia"/>
          <w:b w:val="0"/>
          <w:bCs/>
          <w:color w:val="000000"/>
          <w:sz w:val="24"/>
          <w:szCs w:val="24"/>
        </w:rPr>
        <w:t>】</w:t>
      </w:r>
    </w:p>
    <w:p w:rsidR="008E5A6F" w:rsidRDefault="00000000">
      <w:pPr>
        <w:snapToGrid w:val="0"/>
        <w:spacing w:line="360" w:lineRule="auto"/>
        <w:ind w:firstLine="480"/>
        <w:rPr>
          <w:b w:val="0"/>
          <w:bCs/>
          <w:sz w:val="24"/>
          <w:szCs w:val="24"/>
        </w:rPr>
      </w:pPr>
      <w:r>
        <w:rPr>
          <w:rFonts w:ascii="宋体" w:hAnsi="宋体" w:hint="eastAsia"/>
          <w:b w:val="0"/>
          <w:bCs/>
          <w:color w:val="000000"/>
          <w:sz w:val="24"/>
          <w:szCs w:val="24"/>
        </w:rPr>
        <w:t>电子邮箱：【</w:t>
      </w:r>
      <w:r>
        <w:rPr>
          <w:rFonts w:ascii="宋体" w:hAnsi="宋体" w:hint="eastAsia"/>
          <w:b w:val="0"/>
          <w:bCs/>
          <w:sz w:val="24"/>
          <w:szCs w:val="24"/>
        </w:rPr>
        <w:t>xingdongyu@cethik.com</w:t>
      </w:r>
      <w:r>
        <w:rPr>
          <w:rFonts w:ascii="宋体" w:hAnsi="宋体" w:hint="eastAsia"/>
          <w:b w:val="0"/>
          <w:bCs/>
          <w:color w:val="000000"/>
          <w:sz w:val="24"/>
          <w:szCs w:val="24"/>
        </w:rPr>
        <w:t>】</w:t>
      </w:r>
    </w:p>
    <w:p w:rsidR="008E5A6F" w:rsidRDefault="008E5A6F">
      <w:pPr>
        <w:pStyle w:val="aff0"/>
        <w:spacing w:line="360" w:lineRule="auto"/>
        <w:ind w:left="284" w:firstLineChars="0" w:firstLine="0"/>
        <w:rPr>
          <w:rFonts w:ascii="宋体" w:cs="华文仿宋"/>
          <w:b w:val="0"/>
          <w:bCs/>
          <w:sz w:val="24"/>
          <w:szCs w:val="24"/>
        </w:rPr>
      </w:pPr>
    </w:p>
    <w:p w:rsidR="008E5A6F" w:rsidRDefault="00000000">
      <w:pPr>
        <w:pStyle w:val="aff0"/>
        <w:numPr>
          <w:ilvl w:val="0"/>
          <w:numId w:val="3"/>
        </w:numPr>
        <w:spacing w:line="360" w:lineRule="auto"/>
        <w:ind w:left="284" w:firstLineChars="0"/>
        <w:rPr>
          <w:rFonts w:ascii="宋体" w:cs="华文仿宋"/>
          <w:b w:val="0"/>
          <w:bCs/>
          <w:sz w:val="24"/>
          <w:szCs w:val="24"/>
        </w:rPr>
      </w:pPr>
      <w:r>
        <w:rPr>
          <w:rFonts w:ascii="宋体" w:hint="eastAsia"/>
          <w:b w:val="0"/>
        </w:rPr>
        <w:t>其他</w:t>
      </w:r>
      <w:bookmarkEnd w:id="73"/>
      <w:bookmarkEnd w:id="74"/>
      <w:bookmarkEnd w:id="75"/>
      <w:bookmarkEnd w:id="76"/>
      <w:bookmarkEnd w:id="77"/>
      <w:bookmarkEnd w:id="78"/>
      <w:bookmarkEnd w:id="79"/>
      <w:bookmarkEnd w:id="80"/>
      <w:bookmarkEnd w:id="81"/>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本合同自双方法定代表人（负责人）或授权代表签字并盖章之日起生效。</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本合同壹式肆份，甲、乙方各执贰份，具有同等法律效力。</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本合同的所有附件是本合同不可分割的一部分,本合同及其附件和比选文件及响应文件构成双方就本合同规定的标的达成的完整协议。</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本合同未尽事宜，双方另行协商。</w:t>
      </w:r>
    </w:p>
    <w:p w:rsidR="008E5A6F"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合同的部分和全部都不得转让。</w:t>
      </w:r>
    </w:p>
    <w:p w:rsidR="008E5A6F" w:rsidRDefault="008E5A6F">
      <w:pPr>
        <w:pStyle w:val="aff0"/>
        <w:spacing w:line="360" w:lineRule="auto"/>
        <w:ind w:left="284" w:firstLineChars="0" w:firstLine="0"/>
        <w:rPr>
          <w:rFonts w:ascii="宋体" w:cs="华文仿宋"/>
          <w:b w:val="0"/>
          <w:bCs/>
          <w:sz w:val="24"/>
          <w:szCs w:val="24"/>
        </w:rPr>
      </w:pPr>
    </w:p>
    <w:p w:rsidR="008E5A6F" w:rsidRDefault="00000000">
      <w:pPr>
        <w:pStyle w:val="aff0"/>
        <w:numPr>
          <w:ilvl w:val="0"/>
          <w:numId w:val="3"/>
        </w:numPr>
        <w:spacing w:line="360" w:lineRule="auto"/>
        <w:ind w:left="284" w:firstLineChars="0"/>
        <w:rPr>
          <w:rFonts w:ascii="宋体" w:cs="华文仿宋"/>
          <w:b w:val="0"/>
          <w:bCs/>
          <w:sz w:val="24"/>
          <w:szCs w:val="24"/>
        </w:rPr>
      </w:pPr>
      <w:bookmarkStart w:id="82" w:name="_Toc101955910"/>
      <w:bookmarkStart w:id="83" w:name="_Toc93809343"/>
      <w:bookmarkStart w:id="84" w:name="_Toc94616989"/>
      <w:bookmarkStart w:id="85" w:name="_Toc308010955"/>
      <w:bookmarkStart w:id="86" w:name="_Toc93821630"/>
      <w:bookmarkStart w:id="87" w:name="_Toc101955781"/>
      <w:bookmarkStart w:id="88" w:name="_Toc101955668"/>
      <w:bookmarkStart w:id="89" w:name="_Toc93809280"/>
      <w:bookmarkStart w:id="90" w:name="_Toc101956047"/>
      <w:bookmarkStart w:id="91" w:name="_Toc101955714"/>
      <w:r>
        <w:rPr>
          <w:rFonts w:ascii="宋体" w:hint="eastAsia"/>
          <w:b w:val="0"/>
        </w:rPr>
        <w:t>附件</w:t>
      </w:r>
      <w:bookmarkEnd w:id="82"/>
      <w:bookmarkEnd w:id="83"/>
      <w:bookmarkEnd w:id="84"/>
      <w:bookmarkEnd w:id="85"/>
      <w:bookmarkEnd w:id="86"/>
      <w:bookmarkEnd w:id="87"/>
      <w:bookmarkEnd w:id="88"/>
      <w:bookmarkEnd w:id="89"/>
      <w:bookmarkEnd w:id="90"/>
      <w:bookmarkEnd w:id="91"/>
    </w:p>
    <w:p w:rsidR="008E5A6F" w:rsidRDefault="00000000">
      <w:pPr>
        <w:spacing w:line="360" w:lineRule="auto"/>
        <w:rPr>
          <w:rFonts w:ascii="宋体" w:hAnsi="宋体"/>
          <w:b w:val="0"/>
          <w:bCs/>
          <w:sz w:val="24"/>
          <w:szCs w:val="24"/>
        </w:rPr>
      </w:pPr>
      <w:bookmarkStart w:id="92" w:name="_Toc101955715"/>
      <w:bookmarkStart w:id="93" w:name="_Toc94616990"/>
      <w:bookmarkStart w:id="94" w:name="_Toc101955782"/>
      <w:bookmarkStart w:id="95" w:name="_Toc101955669"/>
      <w:bookmarkStart w:id="96" w:name="_Toc101955911"/>
      <w:bookmarkStart w:id="97" w:name="_Toc101956048"/>
      <w:r>
        <w:rPr>
          <w:rFonts w:ascii="宋体" w:hAnsi="宋体" w:hint="eastAsia"/>
          <w:b w:val="0"/>
          <w:bCs/>
          <w:sz w:val="24"/>
          <w:szCs w:val="24"/>
        </w:rPr>
        <w:t>附件1：</w:t>
      </w:r>
      <w:bookmarkEnd w:id="92"/>
      <w:bookmarkEnd w:id="93"/>
      <w:bookmarkEnd w:id="94"/>
      <w:bookmarkEnd w:id="95"/>
      <w:bookmarkEnd w:id="96"/>
      <w:bookmarkEnd w:id="97"/>
      <w:r>
        <w:rPr>
          <w:rFonts w:ascii="宋体" w:hAnsi="宋体" w:hint="eastAsia"/>
          <w:b w:val="0"/>
          <w:bCs/>
          <w:sz w:val="24"/>
          <w:szCs w:val="24"/>
        </w:rPr>
        <w:t>清单</w:t>
      </w:r>
    </w:p>
    <w:p w:rsidR="008E5A6F" w:rsidRDefault="00000000">
      <w:pPr>
        <w:spacing w:line="360" w:lineRule="auto"/>
        <w:rPr>
          <w:rFonts w:ascii="宋体" w:hAnsi="宋体"/>
          <w:b w:val="0"/>
          <w:bCs/>
          <w:sz w:val="24"/>
          <w:szCs w:val="24"/>
        </w:rPr>
      </w:pPr>
      <w:r>
        <w:rPr>
          <w:rFonts w:ascii="宋体" w:hAnsi="宋体" w:hint="eastAsia"/>
          <w:b w:val="0"/>
          <w:bCs/>
          <w:sz w:val="24"/>
          <w:szCs w:val="24"/>
        </w:rPr>
        <w:t>附件2：廉政协议</w:t>
      </w:r>
    </w:p>
    <w:p w:rsidR="008E5A6F" w:rsidRDefault="00000000">
      <w:pPr>
        <w:spacing w:line="360" w:lineRule="auto"/>
        <w:rPr>
          <w:rFonts w:ascii="宋体" w:hAnsi="宋体"/>
          <w:b w:val="0"/>
          <w:bCs/>
          <w:sz w:val="24"/>
          <w:szCs w:val="24"/>
        </w:rPr>
      </w:pPr>
      <w:r>
        <w:rPr>
          <w:rFonts w:ascii="宋体" w:hAnsi="宋体" w:hint="eastAsia"/>
          <w:b w:val="0"/>
          <w:bCs/>
          <w:sz w:val="24"/>
          <w:szCs w:val="24"/>
        </w:rPr>
        <w:t>附件3：数据安全保密协议</w:t>
      </w:r>
    </w:p>
    <w:p w:rsidR="008E5A6F" w:rsidRDefault="00000000">
      <w:pPr>
        <w:spacing w:line="360" w:lineRule="auto"/>
        <w:rPr>
          <w:rFonts w:ascii="宋体" w:hAnsi="宋体"/>
          <w:b w:val="0"/>
          <w:bCs/>
          <w:sz w:val="24"/>
          <w:szCs w:val="24"/>
        </w:rPr>
      </w:pPr>
      <w:r>
        <w:rPr>
          <w:rFonts w:ascii="宋体" w:hAnsi="宋体" w:hint="eastAsia"/>
          <w:b w:val="0"/>
          <w:bCs/>
          <w:sz w:val="24"/>
          <w:szCs w:val="24"/>
        </w:rPr>
        <w:t>附件4：</w:t>
      </w:r>
      <w:r>
        <w:rPr>
          <w:rFonts w:ascii="宋体" w:hAnsi="宋体" w:cs="宋体" w:hint="eastAsia"/>
          <w:b w:val="0"/>
          <w:bCs/>
          <w:sz w:val="24"/>
          <w:szCs w:val="24"/>
        </w:rPr>
        <w:t>施工安全协议</w:t>
      </w:r>
    </w:p>
    <w:p w:rsidR="008E5A6F" w:rsidRDefault="00000000">
      <w:pPr>
        <w:spacing w:line="360" w:lineRule="auto"/>
        <w:rPr>
          <w:rFonts w:ascii="宋体" w:hAnsi="宋体"/>
          <w:b w:val="0"/>
          <w:bCs/>
          <w:sz w:val="24"/>
          <w:szCs w:val="24"/>
        </w:rPr>
      </w:pPr>
      <w:r>
        <w:rPr>
          <w:rFonts w:ascii="宋体" w:hAnsi="宋体" w:hint="eastAsia"/>
          <w:b w:val="0"/>
          <w:bCs/>
          <w:sz w:val="24"/>
          <w:szCs w:val="24"/>
        </w:rPr>
        <w:t>附件5：通用网络与信息安全责任条款</w:t>
      </w:r>
    </w:p>
    <w:p w:rsidR="008E5A6F" w:rsidRDefault="00000000">
      <w:pPr>
        <w:pStyle w:val="aff0"/>
        <w:spacing w:line="360" w:lineRule="auto"/>
        <w:ind w:left="284" w:firstLineChars="0" w:firstLine="0"/>
        <w:rPr>
          <w:rFonts w:ascii="宋体" w:cs="华文仿宋"/>
          <w:b w:val="0"/>
          <w:bCs/>
          <w:sz w:val="24"/>
          <w:szCs w:val="24"/>
        </w:rPr>
      </w:pPr>
      <w:r>
        <w:rPr>
          <w:rFonts w:ascii="宋体" w:hAnsi="宋体" w:hint="eastAsia"/>
          <w:b w:val="0"/>
          <w:bCs/>
          <w:sz w:val="24"/>
          <w:szCs w:val="24"/>
        </w:rPr>
        <w:t>（以下无正文）</w:t>
      </w:r>
    </w:p>
    <w:p w:rsidR="008E5A6F" w:rsidRDefault="008E5A6F">
      <w:pPr>
        <w:spacing w:line="360" w:lineRule="auto"/>
        <w:rPr>
          <w:rFonts w:ascii="宋体" w:hAnsi="宋体"/>
          <w:b w:val="0"/>
          <w:bCs/>
          <w:sz w:val="24"/>
          <w:szCs w:val="24"/>
        </w:rPr>
      </w:pPr>
    </w:p>
    <w:p w:rsidR="008E5A6F" w:rsidRDefault="00000000">
      <w:pPr>
        <w:spacing w:line="400" w:lineRule="exact"/>
        <w:ind w:firstLineChars="200" w:firstLine="480"/>
        <w:rPr>
          <w:rFonts w:ascii="宋体" w:hAnsi="宋体" w:cs="宋体"/>
          <w:b w:val="0"/>
          <w:bCs/>
          <w:sz w:val="24"/>
          <w:szCs w:val="24"/>
        </w:rPr>
      </w:pPr>
      <w:r>
        <w:rPr>
          <w:b w:val="0"/>
          <w:sz w:val="24"/>
        </w:rPr>
        <w:t>甲方（单位盖章）</w:t>
      </w:r>
      <w:r>
        <w:rPr>
          <w:rFonts w:ascii="宋体" w:hAnsi="宋体" w:cs="宋体" w:hint="eastAsia"/>
          <w:b w:val="0"/>
          <w:bCs/>
          <w:sz w:val="24"/>
          <w:szCs w:val="24"/>
        </w:rPr>
        <w:t xml:space="preserve">江苏天安智联科技 </w:t>
      </w:r>
      <w:r>
        <w:rPr>
          <w:b w:val="0"/>
          <w:sz w:val="24"/>
        </w:rPr>
        <w:t>乙方（单位盖章）</w:t>
      </w:r>
      <w:r>
        <w:rPr>
          <w:rFonts w:hint="eastAsia"/>
          <w:b w:val="0"/>
          <w:sz w:val="24"/>
        </w:rPr>
        <w:t>浙江海康智联科技</w:t>
      </w:r>
    </w:p>
    <w:p w:rsidR="008E5A6F" w:rsidRDefault="00000000">
      <w:pPr>
        <w:spacing w:line="400" w:lineRule="exact"/>
        <w:ind w:firstLineChars="200" w:firstLine="480"/>
        <w:rPr>
          <w:b w:val="0"/>
          <w:sz w:val="24"/>
        </w:rPr>
      </w:pPr>
      <w:r>
        <w:rPr>
          <w:rFonts w:ascii="宋体" w:hAnsi="宋体" w:cs="宋体" w:hint="eastAsia"/>
          <w:b w:val="0"/>
          <w:bCs/>
          <w:sz w:val="24"/>
          <w:szCs w:val="24"/>
        </w:rPr>
        <w:t>股份有限公司</w:t>
      </w:r>
      <w:r>
        <w:rPr>
          <w:b w:val="0"/>
          <w:sz w:val="24"/>
        </w:rPr>
        <w:t xml:space="preserve">                     </w:t>
      </w:r>
      <w:r>
        <w:rPr>
          <w:rFonts w:hint="eastAsia"/>
          <w:b w:val="0"/>
          <w:sz w:val="24"/>
        </w:rPr>
        <w:t>有限公司</w:t>
      </w:r>
    </w:p>
    <w:p w:rsidR="008E5A6F" w:rsidRDefault="008E5A6F">
      <w:pPr>
        <w:spacing w:line="420" w:lineRule="exact"/>
        <w:ind w:firstLineChars="200" w:firstLine="480"/>
        <w:jc w:val="left"/>
        <w:rPr>
          <w:b w:val="0"/>
          <w:sz w:val="24"/>
        </w:rPr>
      </w:pPr>
    </w:p>
    <w:p w:rsidR="008E5A6F" w:rsidRDefault="00000000">
      <w:pPr>
        <w:spacing w:line="400" w:lineRule="exact"/>
        <w:ind w:firstLineChars="200" w:firstLine="480"/>
        <w:rPr>
          <w:b w:val="0"/>
          <w:sz w:val="24"/>
        </w:rPr>
      </w:pPr>
      <w:r>
        <w:rPr>
          <w:b w:val="0"/>
          <w:sz w:val="24"/>
        </w:rPr>
        <w:t>代表签字：</w:t>
      </w:r>
      <w:r>
        <w:rPr>
          <w:b w:val="0"/>
          <w:sz w:val="24"/>
        </w:rPr>
        <w:t xml:space="preserve">                           </w:t>
      </w:r>
      <w:r>
        <w:rPr>
          <w:b w:val="0"/>
          <w:sz w:val="24"/>
        </w:rPr>
        <w:t>代表签字：</w:t>
      </w:r>
    </w:p>
    <w:p w:rsidR="008E5A6F" w:rsidRDefault="008E5A6F">
      <w:pPr>
        <w:spacing w:line="400" w:lineRule="exact"/>
        <w:ind w:firstLineChars="200" w:firstLine="480"/>
        <w:rPr>
          <w:b w:val="0"/>
          <w:sz w:val="24"/>
        </w:rPr>
      </w:pPr>
    </w:p>
    <w:p w:rsidR="008E5A6F" w:rsidRDefault="00000000">
      <w:pPr>
        <w:spacing w:line="440" w:lineRule="exact"/>
        <w:ind w:firstLineChars="200" w:firstLine="480"/>
        <w:rPr>
          <w:rFonts w:ascii="宋体" w:hAnsi="宋体"/>
          <w:b w:val="0"/>
          <w:sz w:val="24"/>
        </w:rPr>
      </w:pPr>
      <w:r>
        <w:rPr>
          <w:b w:val="0"/>
          <w:sz w:val="24"/>
        </w:rPr>
        <w:t>日期：</w:t>
      </w:r>
      <w:r>
        <w:rPr>
          <w:rFonts w:hint="eastAsia"/>
          <w:b w:val="0"/>
          <w:sz w:val="24"/>
        </w:rPr>
        <w:t>2025</w:t>
      </w:r>
      <w:r>
        <w:rPr>
          <w:rFonts w:hint="eastAsia"/>
          <w:b w:val="0"/>
          <w:sz w:val="24"/>
        </w:rPr>
        <w:t>年</w:t>
      </w:r>
      <w:ins w:id="98" w:author="Gary 邢" w:date="2025-07-17T16:35:00Z" w16du:dateUtc="2025-07-17T08:35:00Z">
        <w:r w:rsidR="00BE34A2">
          <w:rPr>
            <w:b w:val="0"/>
            <w:sz w:val="24"/>
          </w:rPr>
          <w:t xml:space="preserve">   </w:t>
        </w:r>
      </w:ins>
      <w:del w:id="99" w:author="Gary 邢" w:date="2025-07-17T16:35:00Z" w16du:dateUtc="2025-07-17T08:35:00Z">
        <w:r w:rsidDel="00BE34A2">
          <w:rPr>
            <w:rFonts w:hint="eastAsia"/>
            <w:b w:val="0"/>
            <w:sz w:val="24"/>
          </w:rPr>
          <w:delText>07</w:delText>
        </w:r>
      </w:del>
      <w:r>
        <w:rPr>
          <w:rFonts w:hint="eastAsia"/>
          <w:b w:val="0"/>
          <w:sz w:val="24"/>
        </w:rPr>
        <w:t>月</w:t>
      </w:r>
      <w:r>
        <w:rPr>
          <w:rFonts w:hint="eastAsia"/>
          <w:b w:val="0"/>
          <w:sz w:val="24"/>
        </w:rPr>
        <w:t xml:space="preserve">   </w:t>
      </w:r>
      <w:r>
        <w:rPr>
          <w:rFonts w:hint="eastAsia"/>
          <w:b w:val="0"/>
          <w:sz w:val="24"/>
        </w:rPr>
        <w:t>日</w:t>
      </w:r>
      <w:r>
        <w:rPr>
          <w:b w:val="0"/>
          <w:sz w:val="24"/>
        </w:rPr>
        <w:t xml:space="preserve">              </w:t>
      </w:r>
      <w:r>
        <w:rPr>
          <w:b w:val="0"/>
          <w:sz w:val="24"/>
        </w:rPr>
        <w:t>日期：</w:t>
      </w:r>
      <w:r>
        <w:rPr>
          <w:rFonts w:hint="eastAsia"/>
          <w:b w:val="0"/>
          <w:sz w:val="24"/>
        </w:rPr>
        <w:t>2025</w:t>
      </w:r>
      <w:r>
        <w:rPr>
          <w:rFonts w:hint="eastAsia"/>
          <w:b w:val="0"/>
          <w:sz w:val="24"/>
        </w:rPr>
        <w:t>年</w:t>
      </w:r>
      <w:r>
        <w:rPr>
          <w:rFonts w:hint="eastAsia"/>
          <w:b w:val="0"/>
          <w:sz w:val="24"/>
        </w:rPr>
        <w:t xml:space="preserve"> </w:t>
      </w:r>
      <w:ins w:id="100" w:author="Gary 邢" w:date="2025-07-17T16:35:00Z" w16du:dateUtc="2025-07-17T08:35:00Z">
        <w:r w:rsidR="00BE34A2">
          <w:rPr>
            <w:b w:val="0"/>
            <w:sz w:val="24"/>
          </w:rPr>
          <w:t xml:space="preserve">   </w:t>
        </w:r>
      </w:ins>
      <w:del w:id="101" w:author="Gary 邢" w:date="2025-07-17T16:35:00Z" w16du:dateUtc="2025-07-17T08:35:00Z">
        <w:r w:rsidDel="00BE34A2">
          <w:rPr>
            <w:rFonts w:hint="eastAsia"/>
            <w:b w:val="0"/>
            <w:sz w:val="24"/>
          </w:rPr>
          <w:delText>07</w:delText>
        </w:r>
      </w:del>
      <w:r>
        <w:rPr>
          <w:rFonts w:hint="eastAsia"/>
          <w:b w:val="0"/>
          <w:sz w:val="24"/>
        </w:rPr>
        <w:t xml:space="preserve"> </w:t>
      </w:r>
      <w:r>
        <w:rPr>
          <w:rFonts w:hint="eastAsia"/>
          <w:b w:val="0"/>
          <w:sz w:val="24"/>
        </w:rPr>
        <w:t>月</w:t>
      </w:r>
      <w:r>
        <w:rPr>
          <w:rFonts w:hint="eastAsia"/>
          <w:b w:val="0"/>
          <w:sz w:val="24"/>
        </w:rPr>
        <w:t xml:space="preserve">   </w:t>
      </w:r>
      <w:r>
        <w:rPr>
          <w:rFonts w:hint="eastAsia"/>
          <w:b w:val="0"/>
          <w:sz w:val="24"/>
        </w:rPr>
        <w:t>日</w:t>
      </w:r>
      <w:r>
        <w:rPr>
          <w:rFonts w:ascii="宋体" w:hAnsi="宋体"/>
          <w:b w:val="0"/>
        </w:rPr>
        <w:br w:type="page"/>
      </w:r>
    </w:p>
    <w:p w:rsidR="008E5A6F" w:rsidRDefault="008E5A6F">
      <w:pPr>
        <w:widowControl/>
        <w:spacing w:line="240" w:lineRule="auto"/>
        <w:jc w:val="left"/>
        <w:rPr>
          <w:rFonts w:ascii="宋体" w:hAnsi="宋体"/>
          <w:b w:val="0"/>
          <w:sz w:val="24"/>
        </w:rPr>
        <w:sectPr w:rsidR="008E5A6F">
          <w:footerReference w:type="default" r:id="rId7"/>
          <w:pgSz w:w="11906" w:h="16838"/>
          <w:pgMar w:top="1440" w:right="1800" w:bottom="1440" w:left="1800" w:header="851" w:footer="992" w:gutter="0"/>
          <w:cols w:space="425"/>
          <w:docGrid w:type="lines" w:linePitch="312"/>
        </w:sectPr>
      </w:pPr>
    </w:p>
    <w:p w:rsidR="008E5A6F" w:rsidRDefault="00000000">
      <w:pPr>
        <w:widowControl/>
        <w:spacing w:line="240" w:lineRule="auto"/>
        <w:jc w:val="left"/>
        <w:rPr>
          <w:rFonts w:ascii="宋体" w:hAnsi="宋体"/>
          <w:b w:val="0"/>
          <w:bCs/>
          <w:sz w:val="24"/>
          <w:szCs w:val="24"/>
        </w:rPr>
      </w:pPr>
      <w:r>
        <w:rPr>
          <w:rFonts w:ascii="宋体" w:hAnsi="宋体" w:hint="eastAsia"/>
          <w:b w:val="0"/>
          <w:sz w:val="24"/>
        </w:rPr>
        <w:lastRenderedPageBreak/>
        <w:t>附件1</w:t>
      </w:r>
    </w:p>
    <w:tbl>
      <w:tblPr>
        <w:tblW w:w="12620" w:type="dxa"/>
        <w:tblLook w:val="04A0" w:firstRow="1" w:lastRow="0" w:firstColumn="1" w:lastColumn="0" w:noHBand="0" w:noVBand="1"/>
      </w:tblPr>
      <w:tblGrid>
        <w:gridCol w:w="1080"/>
        <w:gridCol w:w="1080"/>
        <w:gridCol w:w="1080"/>
        <w:gridCol w:w="1080"/>
        <w:gridCol w:w="1080"/>
        <w:gridCol w:w="1080"/>
        <w:gridCol w:w="1080"/>
        <w:gridCol w:w="1216"/>
        <w:gridCol w:w="1760"/>
        <w:gridCol w:w="1080"/>
        <w:gridCol w:w="1080"/>
      </w:tblGrid>
      <w:tr w:rsidR="008E5A6F">
        <w:trPr>
          <w:trHeight w:val="900"/>
        </w:trPr>
        <w:tc>
          <w:tcPr>
            <w:tcW w:w="1080" w:type="dxa"/>
            <w:tcBorders>
              <w:top w:val="single" w:sz="4" w:space="0" w:color="auto"/>
              <w:left w:val="single" w:sz="4" w:space="0" w:color="auto"/>
              <w:bottom w:val="single" w:sz="4" w:space="0" w:color="auto"/>
              <w:right w:val="single" w:sz="4" w:space="0" w:color="auto"/>
            </w:tcBorders>
            <w:noWrap/>
            <w:vAlign w:val="center"/>
          </w:tcPr>
          <w:p w:rsidR="008E5A6F" w:rsidRDefault="00000000">
            <w:pPr>
              <w:widowControl/>
              <w:spacing w:line="240" w:lineRule="auto"/>
              <w:jc w:val="center"/>
              <w:rPr>
                <w:rFonts w:ascii="宋体" w:hAnsi="宋体" w:cs="宋体"/>
                <w:bCs/>
                <w:color w:val="000000"/>
                <w:kern w:val="0"/>
                <w:sz w:val="20"/>
              </w:rPr>
            </w:pPr>
            <w:r>
              <w:rPr>
                <w:rFonts w:ascii="宋体" w:hAnsi="宋体" w:cs="宋体" w:hint="eastAsia"/>
                <w:bCs/>
                <w:color w:val="000000"/>
                <w:kern w:val="0"/>
                <w:sz w:val="20"/>
              </w:rPr>
              <w:t>序号</w:t>
            </w:r>
          </w:p>
        </w:tc>
        <w:tc>
          <w:tcPr>
            <w:tcW w:w="1080" w:type="dxa"/>
            <w:tcBorders>
              <w:top w:val="single" w:sz="4" w:space="0" w:color="auto"/>
              <w:left w:val="nil"/>
              <w:bottom w:val="single" w:sz="4" w:space="0" w:color="auto"/>
              <w:right w:val="single" w:sz="4" w:space="0" w:color="auto"/>
            </w:tcBorders>
            <w:noWrap/>
            <w:vAlign w:val="center"/>
          </w:tcPr>
          <w:p w:rsidR="008E5A6F" w:rsidRDefault="00000000">
            <w:pPr>
              <w:widowControl/>
              <w:spacing w:line="240" w:lineRule="auto"/>
              <w:jc w:val="center"/>
              <w:rPr>
                <w:rFonts w:ascii="宋体" w:hAnsi="宋体" w:cs="宋体"/>
                <w:bCs/>
                <w:color w:val="000000"/>
                <w:kern w:val="0"/>
                <w:sz w:val="20"/>
              </w:rPr>
            </w:pPr>
            <w:r>
              <w:rPr>
                <w:rFonts w:ascii="宋体" w:hAnsi="宋体" w:cs="宋体" w:hint="eastAsia"/>
                <w:bCs/>
                <w:color w:val="000000"/>
                <w:kern w:val="0"/>
                <w:sz w:val="20"/>
              </w:rPr>
              <w:t>分项名称</w:t>
            </w:r>
          </w:p>
        </w:tc>
        <w:tc>
          <w:tcPr>
            <w:tcW w:w="1080" w:type="dxa"/>
            <w:tcBorders>
              <w:top w:val="single" w:sz="4" w:space="0" w:color="auto"/>
              <w:left w:val="nil"/>
              <w:bottom w:val="single" w:sz="4" w:space="0" w:color="auto"/>
              <w:right w:val="single" w:sz="4" w:space="0" w:color="auto"/>
            </w:tcBorders>
            <w:noWrap/>
            <w:vAlign w:val="center"/>
          </w:tcPr>
          <w:p w:rsidR="008E5A6F" w:rsidRDefault="00000000">
            <w:pPr>
              <w:widowControl/>
              <w:spacing w:line="240" w:lineRule="auto"/>
              <w:jc w:val="center"/>
              <w:rPr>
                <w:rFonts w:ascii="宋体" w:hAnsi="宋体" w:cs="宋体"/>
                <w:bCs/>
                <w:color w:val="000000"/>
                <w:kern w:val="0"/>
                <w:sz w:val="20"/>
              </w:rPr>
            </w:pPr>
            <w:r>
              <w:rPr>
                <w:rFonts w:ascii="宋体" w:hAnsi="宋体" w:cs="宋体" w:hint="eastAsia"/>
                <w:bCs/>
                <w:color w:val="000000"/>
                <w:kern w:val="0"/>
                <w:sz w:val="20"/>
              </w:rPr>
              <w:t>性能指标参数</w:t>
            </w:r>
          </w:p>
        </w:tc>
        <w:tc>
          <w:tcPr>
            <w:tcW w:w="1080" w:type="dxa"/>
            <w:tcBorders>
              <w:top w:val="single" w:sz="4" w:space="0" w:color="auto"/>
              <w:left w:val="nil"/>
              <w:bottom w:val="single" w:sz="4" w:space="0" w:color="auto"/>
              <w:right w:val="single" w:sz="4" w:space="0" w:color="auto"/>
            </w:tcBorders>
            <w:noWrap/>
            <w:vAlign w:val="center"/>
          </w:tcPr>
          <w:p w:rsidR="008E5A6F" w:rsidRDefault="00000000">
            <w:pPr>
              <w:widowControl/>
              <w:spacing w:line="240" w:lineRule="auto"/>
              <w:jc w:val="center"/>
              <w:rPr>
                <w:rFonts w:ascii="宋体" w:hAnsi="宋体" w:cs="宋体"/>
                <w:bCs/>
                <w:color w:val="000000"/>
                <w:kern w:val="0"/>
                <w:sz w:val="20"/>
              </w:rPr>
            </w:pPr>
            <w:r>
              <w:rPr>
                <w:rFonts w:ascii="宋体" w:hAnsi="宋体" w:cs="宋体" w:hint="eastAsia"/>
                <w:bCs/>
                <w:color w:val="000000"/>
                <w:kern w:val="0"/>
                <w:sz w:val="20"/>
              </w:rPr>
              <w:t>品牌及型号</w:t>
            </w:r>
          </w:p>
        </w:tc>
        <w:tc>
          <w:tcPr>
            <w:tcW w:w="1080" w:type="dxa"/>
            <w:tcBorders>
              <w:top w:val="single" w:sz="4" w:space="0" w:color="auto"/>
              <w:left w:val="nil"/>
              <w:bottom w:val="single" w:sz="4" w:space="0" w:color="auto"/>
              <w:right w:val="single" w:sz="4" w:space="0" w:color="auto"/>
            </w:tcBorders>
            <w:vAlign w:val="center"/>
          </w:tcPr>
          <w:p w:rsidR="008E5A6F" w:rsidRDefault="00000000">
            <w:pPr>
              <w:widowControl/>
              <w:spacing w:line="240" w:lineRule="auto"/>
              <w:jc w:val="center"/>
              <w:rPr>
                <w:rFonts w:ascii="宋体" w:hAnsi="宋体" w:cs="宋体"/>
                <w:bCs/>
                <w:color w:val="000000"/>
                <w:kern w:val="0"/>
                <w:sz w:val="20"/>
              </w:rPr>
            </w:pPr>
            <w:r>
              <w:rPr>
                <w:rFonts w:ascii="宋体" w:hAnsi="宋体" w:cs="宋体" w:hint="eastAsia"/>
                <w:bCs/>
                <w:color w:val="000000"/>
                <w:kern w:val="0"/>
                <w:sz w:val="20"/>
              </w:rPr>
              <w:t>所属系统及部署位置</w:t>
            </w:r>
          </w:p>
        </w:tc>
        <w:tc>
          <w:tcPr>
            <w:tcW w:w="1080" w:type="dxa"/>
            <w:tcBorders>
              <w:top w:val="single" w:sz="4" w:space="0" w:color="auto"/>
              <w:left w:val="nil"/>
              <w:bottom w:val="single" w:sz="4" w:space="0" w:color="auto"/>
              <w:right w:val="single" w:sz="4" w:space="0" w:color="auto"/>
            </w:tcBorders>
            <w:noWrap/>
            <w:vAlign w:val="center"/>
          </w:tcPr>
          <w:p w:rsidR="008E5A6F" w:rsidRDefault="00000000">
            <w:pPr>
              <w:widowControl/>
              <w:spacing w:line="240" w:lineRule="auto"/>
              <w:jc w:val="center"/>
              <w:rPr>
                <w:rFonts w:ascii="宋体" w:hAnsi="宋体" w:cs="宋体"/>
                <w:bCs/>
                <w:color w:val="000000"/>
                <w:kern w:val="0"/>
                <w:sz w:val="20"/>
              </w:rPr>
            </w:pPr>
            <w:r>
              <w:rPr>
                <w:rFonts w:ascii="宋体" w:hAnsi="宋体" w:cs="宋体" w:hint="eastAsia"/>
                <w:bCs/>
                <w:color w:val="000000"/>
                <w:kern w:val="0"/>
                <w:sz w:val="20"/>
              </w:rPr>
              <w:t>单位</w:t>
            </w:r>
          </w:p>
        </w:tc>
        <w:tc>
          <w:tcPr>
            <w:tcW w:w="1080" w:type="dxa"/>
            <w:tcBorders>
              <w:top w:val="single" w:sz="4" w:space="0" w:color="auto"/>
              <w:left w:val="nil"/>
              <w:bottom w:val="single" w:sz="4" w:space="0" w:color="auto"/>
              <w:right w:val="single" w:sz="4" w:space="0" w:color="auto"/>
            </w:tcBorders>
            <w:noWrap/>
            <w:vAlign w:val="center"/>
          </w:tcPr>
          <w:p w:rsidR="008E5A6F" w:rsidRDefault="00000000">
            <w:pPr>
              <w:widowControl/>
              <w:spacing w:line="240" w:lineRule="auto"/>
              <w:jc w:val="center"/>
              <w:rPr>
                <w:rFonts w:ascii="宋体" w:hAnsi="宋体" w:cs="宋体"/>
                <w:bCs/>
                <w:color w:val="000000"/>
                <w:kern w:val="0"/>
                <w:sz w:val="20"/>
              </w:rPr>
            </w:pPr>
            <w:r>
              <w:rPr>
                <w:rFonts w:ascii="宋体" w:hAnsi="宋体" w:cs="宋体" w:hint="eastAsia"/>
                <w:bCs/>
                <w:color w:val="000000"/>
                <w:kern w:val="0"/>
                <w:sz w:val="20"/>
              </w:rPr>
              <w:t>数量</w:t>
            </w:r>
          </w:p>
        </w:tc>
        <w:tc>
          <w:tcPr>
            <w:tcW w:w="1140" w:type="dxa"/>
            <w:tcBorders>
              <w:top w:val="single" w:sz="4" w:space="0" w:color="auto"/>
              <w:left w:val="nil"/>
              <w:bottom w:val="single" w:sz="4" w:space="0" w:color="auto"/>
              <w:right w:val="single" w:sz="4" w:space="0" w:color="auto"/>
            </w:tcBorders>
            <w:noWrap/>
            <w:vAlign w:val="center"/>
          </w:tcPr>
          <w:p w:rsidR="008E5A6F" w:rsidRDefault="00000000">
            <w:pPr>
              <w:widowControl/>
              <w:spacing w:line="240" w:lineRule="auto"/>
              <w:jc w:val="center"/>
              <w:rPr>
                <w:rFonts w:ascii="宋体" w:hAnsi="宋体" w:cs="宋体"/>
                <w:bCs/>
                <w:color w:val="000000"/>
                <w:kern w:val="0"/>
                <w:sz w:val="20"/>
              </w:rPr>
            </w:pPr>
            <w:r>
              <w:rPr>
                <w:rFonts w:ascii="宋体" w:hAnsi="宋体" w:cs="宋体" w:hint="eastAsia"/>
                <w:bCs/>
                <w:color w:val="000000"/>
                <w:kern w:val="0"/>
                <w:sz w:val="20"/>
              </w:rPr>
              <w:t>单价（元）</w:t>
            </w:r>
          </w:p>
        </w:tc>
        <w:tc>
          <w:tcPr>
            <w:tcW w:w="1760" w:type="dxa"/>
            <w:tcBorders>
              <w:top w:val="single" w:sz="4" w:space="0" w:color="auto"/>
              <w:left w:val="nil"/>
              <w:bottom w:val="single" w:sz="4" w:space="0" w:color="auto"/>
              <w:right w:val="single" w:sz="4" w:space="0" w:color="auto"/>
            </w:tcBorders>
            <w:noWrap/>
            <w:vAlign w:val="center"/>
          </w:tcPr>
          <w:p w:rsidR="008E5A6F" w:rsidRDefault="00000000">
            <w:pPr>
              <w:widowControl/>
              <w:spacing w:line="240" w:lineRule="auto"/>
              <w:jc w:val="center"/>
              <w:rPr>
                <w:rFonts w:ascii="宋体" w:hAnsi="宋体" w:cs="宋体"/>
                <w:bCs/>
                <w:color w:val="000000"/>
                <w:kern w:val="0"/>
                <w:sz w:val="20"/>
              </w:rPr>
            </w:pPr>
            <w:r>
              <w:rPr>
                <w:rFonts w:ascii="宋体" w:hAnsi="宋体" w:cs="宋体" w:hint="eastAsia"/>
                <w:bCs/>
                <w:color w:val="000000"/>
                <w:kern w:val="0"/>
                <w:sz w:val="20"/>
              </w:rPr>
              <w:t>金额（元）</w:t>
            </w:r>
          </w:p>
        </w:tc>
        <w:tc>
          <w:tcPr>
            <w:tcW w:w="1080" w:type="dxa"/>
            <w:tcBorders>
              <w:top w:val="single" w:sz="4" w:space="0" w:color="auto"/>
              <w:left w:val="nil"/>
              <w:bottom w:val="single" w:sz="4" w:space="0" w:color="auto"/>
              <w:right w:val="single" w:sz="4" w:space="0" w:color="auto"/>
            </w:tcBorders>
            <w:noWrap/>
            <w:vAlign w:val="center"/>
          </w:tcPr>
          <w:p w:rsidR="008E5A6F" w:rsidRDefault="00000000">
            <w:pPr>
              <w:widowControl/>
              <w:spacing w:line="240" w:lineRule="auto"/>
              <w:jc w:val="center"/>
              <w:rPr>
                <w:rFonts w:ascii="宋体" w:hAnsi="宋体" w:cs="宋体"/>
                <w:bCs/>
                <w:color w:val="000000"/>
                <w:kern w:val="0"/>
                <w:sz w:val="20"/>
              </w:rPr>
            </w:pPr>
            <w:r>
              <w:rPr>
                <w:rFonts w:ascii="宋体" w:hAnsi="宋体" w:cs="宋体" w:hint="eastAsia"/>
                <w:bCs/>
                <w:color w:val="000000"/>
                <w:kern w:val="0"/>
                <w:sz w:val="20"/>
              </w:rPr>
              <w:t>税点</w:t>
            </w:r>
          </w:p>
        </w:tc>
        <w:tc>
          <w:tcPr>
            <w:tcW w:w="1080" w:type="dxa"/>
            <w:tcBorders>
              <w:top w:val="single" w:sz="4" w:space="0" w:color="auto"/>
              <w:left w:val="nil"/>
              <w:bottom w:val="single" w:sz="4" w:space="0" w:color="auto"/>
              <w:right w:val="single" w:sz="4" w:space="0" w:color="auto"/>
            </w:tcBorders>
            <w:noWrap/>
            <w:vAlign w:val="center"/>
          </w:tcPr>
          <w:p w:rsidR="008E5A6F" w:rsidRDefault="00000000">
            <w:pPr>
              <w:widowControl/>
              <w:spacing w:line="240" w:lineRule="auto"/>
              <w:jc w:val="center"/>
              <w:rPr>
                <w:rFonts w:ascii="宋体" w:hAnsi="宋体" w:cs="宋体"/>
                <w:bCs/>
                <w:color w:val="000000"/>
                <w:kern w:val="0"/>
                <w:sz w:val="20"/>
              </w:rPr>
            </w:pPr>
            <w:r>
              <w:rPr>
                <w:rFonts w:ascii="宋体" w:hAnsi="宋体" w:cs="宋体" w:hint="eastAsia"/>
                <w:bCs/>
                <w:color w:val="000000"/>
                <w:kern w:val="0"/>
                <w:sz w:val="20"/>
              </w:rPr>
              <w:t>备注(用途)</w:t>
            </w:r>
          </w:p>
        </w:tc>
      </w:tr>
      <w:tr w:rsidR="008E5A6F">
        <w:trPr>
          <w:trHeight w:val="1800"/>
        </w:trPr>
        <w:tc>
          <w:tcPr>
            <w:tcW w:w="1080" w:type="dxa"/>
            <w:tcBorders>
              <w:top w:val="nil"/>
              <w:left w:val="single" w:sz="4" w:space="0" w:color="auto"/>
              <w:bottom w:val="single" w:sz="4" w:space="0" w:color="auto"/>
              <w:right w:val="single" w:sz="4" w:space="0" w:color="auto"/>
            </w:tcBorders>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b w:val="0"/>
                <w:color w:val="000000"/>
                <w:kern w:val="0"/>
                <w:sz w:val="20"/>
              </w:rPr>
              <w:t>1</w:t>
            </w:r>
          </w:p>
        </w:tc>
        <w:tc>
          <w:tcPr>
            <w:tcW w:w="1080" w:type="dxa"/>
            <w:tcBorders>
              <w:top w:val="nil"/>
              <w:left w:val="nil"/>
              <w:bottom w:val="single" w:sz="4" w:space="0" w:color="auto"/>
              <w:right w:val="single" w:sz="4" w:space="0" w:color="auto"/>
            </w:tcBorders>
            <w:noWrap/>
            <w:vAlign w:val="center"/>
          </w:tcPr>
          <w:p w:rsidR="008E5A6F" w:rsidRDefault="00000000">
            <w:pPr>
              <w:widowControl/>
              <w:spacing w:line="240" w:lineRule="auto"/>
              <w:jc w:val="left"/>
              <w:rPr>
                <w:rFonts w:ascii="宋体" w:hAnsi="宋体" w:cs="宋体"/>
                <w:b w:val="0"/>
                <w:color w:val="000000"/>
                <w:kern w:val="0"/>
                <w:sz w:val="20"/>
              </w:rPr>
            </w:pPr>
            <w:r>
              <w:rPr>
                <w:rFonts w:ascii="宋体" w:hAnsi="宋体" w:cs="宋体" w:hint="eastAsia"/>
                <w:b w:val="0"/>
                <w:color w:val="000000"/>
                <w:kern w:val="0"/>
                <w:sz w:val="20"/>
              </w:rPr>
              <w:t>施工费用</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left"/>
              <w:rPr>
                <w:rFonts w:ascii="宋体" w:hAnsi="宋体" w:cs="宋体"/>
                <w:b w:val="0"/>
                <w:color w:val="000000"/>
                <w:kern w:val="0"/>
                <w:sz w:val="20"/>
              </w:rPr>
            </w:pPr>
            <w:r>
              <w:rPr>
                <w:rFonts w:ascii="宋体" w:hAnsi="宋体" w:cs="宋体" w:hint="eastAsia"/>
                <w:b w:val="0"/>
                <w:color w:val="000000"/>
                <w:kern w:val="0"/>
                <w:sz w:val="20"/>
              </w:rPr>
              <w:t>辅材、安装、工程费用，开项如下，按实际工程量结算</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国产、定制</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left"/>
              <w:rPr>
                <w:rFonts w:ascii="宋体" w:hAnsi="宋体" w:cs="宋体"/>
                <w:b w:val="0"/>
                <w:color w:val="000000"/>
                <w:kern w:val="0"/>
                <w:sz w:val="20"/>
              </w:rPr>
            </w:pPr>
            <w:r>
              <w:rPr>
                <w:rFonts w:ascii="宋体" w:hAnsi="宋体" w:cs="宋体" w:hint="eastAsia"/>
                <w:b w:val="0"/>
                <w:color w:val="000000"/>
                <w:kern w:val="0"/>
                <w:sz w:val="20"/>
              </w:rPr>
              <w:t>经开区路口</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处</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60</w:t>
            </w:r>
          </w:p>
        </w:tc>
        <w:tc>
          <w:tcPr>
            <w:tcW w:w="1140" w:type="dxa"/>
            <w:tcBorders>
              <w:top w:val="nil"/>
              <w:left w:val="nil"/>
              <w:bottom w:val="single" w:sz="4" w:space="0" w:color="auto"/>
              <w:right w:val="single" w:sz="4" w:space="0" w:color="auto"/>
            </w:tcBorders>
            <w:vAlign w:val="center"/>
          </w:tcPr>
          <w:p w:rsidR="008E5A6F" w:rsidRDefault="00000000">
            <w:pPr>
              <w:widowControl/>
              <w:spacing w:line="240" w:lineRule="auto"/>
              <w:jc w:val="right"/>
              <w:rPr>
                <w:rFonts w:ascii="宋体" w:hAnsi="宋体" w:cs="宋体"/>
                <w:b w:val="0"/>
                <w:color w:val="000000"/>
                <w:kern w:val="0"/>
                <w:sz w:val="20"/>
              </w:rPr>
            </w:pPr>
            <w:r>
              <w:rPr>
                <w:rFonts w:ascii="宋体" w:hAnsi="宋体" w:cs="宋体" w:hint="eastAsia"/>
                <w:b w:val="0"/>
                <w:color w:val="000000"/>
                <w:kern w:val="0"/>
                <w:sz w:val="20"/>
              </w:rPr>
              <w:t xml:space="preserve">7000.00 </w:t>
            </w:r>
          </w:p>
        </w:tc>
        <w:tc>
          <w:tcPr>
            <w:tcW w:w="1760" w:type="dxa"/>
            <w:tcBorders>
              <w:top w:val="nil"/>
              <w:left w:val="nil"/>
              <w:bottom w:val="single" w:sz="4" w:space="0" w:color="auto"/>
              <w:right w:val="single" w:sz="4" w:space="0" w:color="auto"/>
            </w:tcBorders>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 xml:space="preserve">420000.00 </w:t>
            </w:r>
          </w:p>
        </w:tc>
        <w:tc>
          <w:tcPr>
            <w:tcW w:w="1080" w:type="dxa"/>
            <w:tcBorders>
              <w:top w:val="nil"/>
              <w:left w:val="nil"/>
              <w:bottom w:val="single" w:sz="4" w:space="0" w:color="auto"/>
              <w:right w:val="single" w:sz="4" w:space="0" w:color="auto"/>
            </w:tcBorders>
            <w:noWrap/>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9%</w:t>
            </w:r>
          </w:p>
        </w:tc>
        <w:tc>
          <w:tcPr>
            <w:tcW w:w="1080" w:type="dxa"/>
            <w:tcBorders>
              <w:top w:val="nil"/>
              <w:left w:val="nil"/>
              <w:bottom w:val="single" w:sz="4" w:space="0" w:color="auto"/>
              <w:right w:val="single" w:sz="4" w:space="0" w:color="auto"/>
            </w:tcBorders>
            <w:noWrap/>
            <w:vAlign w:val="bottom"/>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 xml:space="preserve">　</w:t>
            </w:r>
          </w:p>
        </w:tc>
      </w:tr>
      <w:tr w:rsidR="008E5A6F">
        <w:trPr>
          <w:trHeight w:val="3000"/>
        </w:trPr>
        <w:tc>
          <w:tcPr>
            <w:tcW w:w="1080" w:type="dxa"/>
            <w:tcBorders>
              <w:top w:val="nil"/>
              <w:left w:val="single" w:sz="4" w:space="0" w:color="auto"/>
              <w:bottom w:val="single" w:sz="4" w:space="0" w:color="auto"/>
              <w:right w:val="single" w:sz="4" w:space="0" w:color="auto"/>
            </w:tcBorders>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b w:val="0"/>
                <w:color w:val="000000"/>
                <w:kern w:val="0"/>
                <w:sz w:val="20"/>
              </w:rPr>
              <w:t>2</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left"/>
              <w:rPr>
                <w:rFonts w:ascii="宋体" w:hAnsi="宋体" w:cs="宋体"/>
                <w:b w:val="0"/>
                <w:color w:val="000000"/>
                <w:kern w:val="0"/>
                <w:sz w:val="20"/>
              </w:rPr>
            </w:pPr>
            <w:r>
              <w:rPr>
                <w:rFonts w:ascii="宋体" w:hAnsi="宋体" w:cs="宋体" w:hint="eastAsia"/>
                <w:b w:val="0"/>
                <w:color w:val="000000"/>
                <w:kern w:val="0"/>
                <w:sz w:val="20"/>
              </w:rPr>
              <w:t>施工费用</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left"/>
              <w:rPr>
                <w:rFonts w:ascii="宋体" w:hAnsi="宋体" w:cs="宋体"/>
                <w:b w:val="0"/>
                <w:color w:val="000000"/>
                <w:kern w:val="0"/>
                <w:sz w:val="20"/>
              </w:rPr>
            </w:pPr>
            <w:r>
              <w:rPr>
                <w:rFonts w:ascii="宋体" w:hAnsi="宋体" w:cs="宋体" w:hint="eastAsia"/>
                <w:b w:val="0"/>
                <w:color w:val="000000"/>
                <w:kern w:val="0"/>
                <w:sz w:val="20"/>
              </w:rPr>
              <w:t>辅材、安装、工程费用，开项如下，按实际工程量结算</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国产、定制</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left"/>
              <w:rPr>
                <w:rFonts w:ascii="宋体" w:hAnsi="宋体" w:cs="宋体"/>
                <w:b w:val="0"/>
                <w:color w:val="000000"/>
                <w:kern w:val="0"/>
                <w:sz w:val="20"/>
              </w:rPr>
            </w:pPr>
            <w:r>
              <w:rPr>
                <w:rFonts w:ascii="宋体" w:hAnsi="宋体" w:cs="宋体" w:hint="eastAsia"/>
                <w:b w:val="0"/>
                <w:color w:val="000000"/>
                <w:kern w:val="0"/>
                <w:sz w:val="20"/>
              </w:rPr>
              <w:t>解放环路</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处</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50</w:t>
            </w:r>
          </w:p>
        </w:tc>
        <w:tc>
          <w:tcPr>
            <w:tcW w:w="1140" w:type="dxa"/>
            <w:tcBorders>
              <w:top w:val="nil"/>
              <w:left w:val="nil"/>
              <w:bottom w:val="single" w:sz="4" w:space="0" w:color="auto"/>
              <w:right w:val="single" w:sz="4" w:space="0" w:color="auto"/>
            </w:tcBorders>
            <w:vAlign w:val="center"/>
          </w:tcPr>
          <w:p w:rsidR="008E5A6F" w:rsidRDefault="00000000">
            <w:pPr>
              <w:widowControl/>
              <w:spacing w:line="240" w:lineRule="auto"/>
              <w:jc w:val="right"/>
              <w:rPr>
                <w:rFonts w:ascii="宋体" w:hAnsi="宋体" w:cs="宋体"/>
                <w:b w:val="0"/>
                <w:color w:val="000000"/>
                <w:kern w:val="0"/>
                <w:sz w:val="20"/>
              </w:rPr>
            </w:pPr>
            <w:r>
              <w:rPr>
                <w:rFonts w:ascii="宋体" w:hAnsi="宋体" w:cs="宋体" w:hint="eastAsia"/>
                <w:b w:val="0"/>
                <w:color w:val="000000"/>
                <w:kern w:val="0"/>
                <w:sz w:val="20"/>
              </w:rPr>
              <w:t xml:space="preserve">7000.00 </w:t>
            </w:r>
          </w:p>
        </w:tc>
        <w:tc>
          <w:tcPr>
            <w:tcW w:w="1760" w:type="dxa"/>
            <w:tcBorders>
              <w:top w:val="nil"/>
              <w:left w:val="nil"/>
              <w:bottom w:val="single" w:sz="4" w:space="0" w:color="auto"/>
              <w:right w:val="single" w:sz="4" w:space="0" w:color="auto"/>
            </w:tcBorders>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 xml:space="preserve">350000.00 </w:t>
            </w:r>
          </w:p>
        </w:tc>
        <w:tc>
          <w:tcPr>
            <w:tcW w:w="1080" w:type="dxa"/>
            <w:tcBorders>
              <w:top w:val="nil"/>
              <w:left w:val="nil"/>
              <w:bottom w:val="single" w:sz="4" w:space="0" w:color="auto"/>
              <w:right w:val="single" w:sz="4" w:space="0" w:color="auto"/>
            </w:tcBorders>
            <w:noWrap/>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9%</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center"/>
              <w:rPr>
                <w:rFonts w:ascii="宋体" w:hAnsi="宋体" w:cs="宋体"/>
                <w:bCs/>
                <w:color w:val="000000"/>
                <w:kern w:val="0"/>
                <w:sz w:val="20"/>
              </w:rPr>
            </w:pPr>
            <w:r>
              <w:rPr>
                <w:rFonts w:ascii="宋体" w:hAnsi="宋体" w:cs="宋体" w:hint="eastAsia"/>
                <w:bCs/>
                <w:color w:val="000000"/>
                <w:kern w:val="0"/>
                <w:sz w:val="20"/>
              </w:rPr>
              <w:t>50个路口，每个路口管线及杆件数量自行按需估算，并以单价报价，审计后按实结算</w:t>
            </w:r>
          </w:p>
        </w:tc>
      </w:tr>
      <w:tr w:rsidR="008E5A6F">
        <w:trPr>
          <w:trHeight w:val="2700"/>
        </w:trPr>
        <w:tc>
          <w:tcPr>
            <w:tcW w:w="1080" w:type="dxa"/>
            <w:tcBorders>
              <w:top w:val="nil"/>
              <w:left w:val="single" w:sz="4" w:space="0" w:color="auto"/>
              <w:bottom w:val="single" w:sz="4" w:space="0" w:color="auto"/>
              <w:right w:val="single" w:sz="4" w:space="0" w:color="auto"/>
            </w:tcBorders>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b w:val="0"/>
                <w:color w:val="000000"/>
                <w:kern w:val="0"/>
                <w:sz w:val="20"/>
              </w:rPr>
              <w:lastRenderedPageBreak/>
              <w:t>3</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left"/>
              <w:rPr>
                <w:rFonts w:ascii="宋体" w:hAnsi="宋体" w:cs="宋体"/>
                <w:b w:val="0"/>
                <w:color w:val="000000"/>
                <w:kern w:val="0"/>
                <w:sz w:val="20"/>
              </w:rPr>
            </w:pPr>
            <w:r>
              <w:rPr>
                <w:rFonts w:ascii="宋体" w:hAnsi="宋体" w:cs="宋体" w:hint="eastAsia"/>
                <w:b w:val="0"/>
                <w:color w:val="000000"/>
                <w:kern w:val="0"/>
                <w:sz w:val="20"/>
              </w:rPr>
              <w:t>施工费用</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left"/>
              <w:rPr>
                <w:rFonts w:ascii="宋体" w:hAnsi="宋体" w:cs="宋体"/>
                <w:b w:val="0"/>
                <w:color w:val="000000"/>
                <w:kern w:val="0"/>
                <w:sz w:val="20"/>
              </w:rPr>
            </w:pPr>
            <w:r>
              <w:rPr>
                <w:rFonts w:ascii="宋体" w:hAnsi="宋体" w:cs="宋体" w:hint="eastAsia"/>
                <w:b w:val="0"/>
                <w:color w:val="000000"/>
                <w:kern w:val="0"/>
                <w:sz w:val="20"/>
              </w:rPr>
              <w:t>管道敷设、窨井、辅材、施工、电量扩容等，开项如下，按实际工程量结算</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国产、定制</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rPr>
                <w:rFonts w:ascii="宋体" w:hAnsi="宋体" w:cs="宋体"/>
                <w:b w:val="0"/>
                <w:color w:val="000000"/>
                <w:kern w:val="0"/>
                <w:sz w:val="20"/>
              </w:rPr>
            </w:pPr>
            <w:r>
              <w:rPr>
                <w:rFonts w:ascii="宋体" w:hAnsi="宋体" w:cs="宋体" w:hint="eastAsia"/>
                <w:b w:val="0"/>
                <w:color w:val="000000"/>
                <w:kern w:val="0"/>
                <w:sz w:val="20"/>
              </w:rPr>
              <w:t>行人过街路口</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处</w:t>
            </w:r>
          </w:p>
        </w:tc>
        <w:tc>
          <w:tcPr>
            <w:tcW w:w="1080" w:type="dxa"/>
            <w:tcBorders>
              <w:top w:val="nil"/>
              <w:left w:val="nil"/>
              <w:bottom w:val="single" w:sz="4" w:space="0" w:color="auto"/>
              <w:right w:val="single" w:sz="4" w:space="0" w:color="auto"/>
            </w:tcBorders>
            <w:noWrap/>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42</w:t>
            </w:r>
          </w:p>
        </w:tc>
        <w:tc>
          <w:tcPr>
            <w:tcW w:w="1140" w:type="dxa"/>
            <w:tcBorders>
              <w:top w:val="nil"/>
              <w:left w:val="nil"/>
              <w:bottom w:val="single" w:sz="4" w:space="0" w:color="auto"/>
              <w:right w:val="single" w:sz="4" w:space="0" w:color="auto"/>
            </w:tcBorders>
            <w:vAlign w:val="center"/>
          </w:tcPr>
          <w:p w:rsidR="008E5A6F" w:rsidRDefault="00000000">
            <w:pPr>
              <w:widowControl/>
              <w:spacing w:line="240" w:lineRule="auto"/>
              <w:jc w:val="right"/>
              <w:rPr>
                <w:rFonts w:ascii="宋体" w:hAnsi="宋体" w:cs="宋体"/>
                <w:b w:val="0"/>
                <w:color w:val="000000"/>
                <w:kern w:val="0"/>
                <w:sz w:val="20"/>
              </w:rPr>
            </w:pPr>
            <w:r>
              <w:rPr>
                <w:rFonts w:ascii="宋体" w:hAnsi="宋体" w:cs="宋体" w:hint="eastAsia"/>
                <w:b w:val="0"/>
                <w:color w:val="000000"/>
                <w:kern w:val="0"/>
                <w:sz w:val="20"/>
              </w:rPr>
              <w:t xml:space="preserve">8650.00 </w:t>
            </w:r>
          </w:p>
        </w:tc>
        <w:tc>
          <w:tcPr>
            <w:tcW w:w="1760" w:type="dxa"/>
            <w:tcBorders>
              <w:top w:val="nil"/>
              <w:left w:val="nil"/>
              <w:bottom w:val="single" w:sz="4" w:space="0" w:color="auto"/>
              <w:right w:val="single" w:sz="4" w:space="0" w:color="auto"/>
            </w:tcBorders>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 xml:space="preserve">363300.00 </w:t>
            </w:r>
          </w:p>
        </w:tc>
        <w:tc>
          <w:tcPr>
            <w:tcW w:w="1080" w:type="dxa"/>
            <w:tcBorders>
              <w:top w:val="nil"/>
              <w:left w:val="nil"/>
              <w:bottom w:val="single" w:sz="4" w:space="0" w:color="auto"/>
              <w:right w:val="single" w:sz="4" w:space="0" w:color="auto"/>
            </w:tcBorders>
            <w:noWrap/>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9%</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每个路口管线以单价报价，审计后按实结算</w:t>
            </w:r>
          </w:p>
        </w:tc>
      </w:tr>
      <w:tr w:rsidR="008E5A6F">
        <w:trPr>
          <w:trHeight w:val="2400"/>
        </w:trPr>
        <w:tc>
          <w:tcPr>
            <w:tcW w:w="1080" w:type="dxa"/>
            <w:tcBorders>
              <w:top w:val="nil"/>
              <w:left w:val="single" w:sz="4" w:space="0" w:color="auto"/>
              <w:bottom w:val="single" w:sz="4" w:space="0" w:color="auto"/>
              <w:right w:val="single" w:sz="4" w:space="0" w:color="auto"/>
            </w:tcBorders>
            <w:noWrap/>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b w:val="0"/>
                <w:color w:val="000000"/>
                <w:kern w:val="0"/>
                <w:sz w:val="20"/>
              </w:rPr>
              <w:t>4</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left"/>
              <w:rPr>
                <w:rFonts w:ascii="宋体" w:hAnsi="宋体" w:cs="宋体"/>
                <w:b w:val="0"/>
                <w:color w:val="000000"/>
                <w:kern w:val="0"/>
                <w:sz w:val="20"/>
              </w:rPr>
            </w:pPr>
            <w:r>
              <w:rPr>
                <w:rFonts w:ascii="宋体" w:hAnsi="宋体" w:cs="宋体" w:hint="eastAsia"/>
                <w:b w:val="0"/>
                <w:color w:val="000000"/>
                <w:kern w:val="0"/>
                <w:sz w:val="20"/>
              </w:rPr>
              <w:t>施工费用</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left"/>
              <w:rPr>
                <w:rFonts w:ascii="宋体" w:hAnsi="宋体" w:cs="宋体"/>
                <w:b w:val="0"/>
                <w:color w:val="000000"/>
                <w:kern w:val="0"/>
                <w:sz w:val="20"/>
              </w:rPr>
            </w:pPr>
            <w:r>
              <w:rPr>
                <w:rFonts w:ascii="宋体" w:hAnsi="宋体" w:cs="宋体" w:hint="eastAsia"/>
                <w:b w:val="0"/>
                <w:color w:val="000000"/>
                <w:kern w:val="0"/>
                <w:sz w:val="20"/>
              </w:rPr>
              <w:t>管道敷设、桥架安装、电缆、取电等，开项如下，按实际工程量结算</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国产、定制</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left"/>
              <w:rPr>
                <w:rFonts w:ascii="宋体" w:hAnsi="宋体" w:cs="宋体"/>
                <w:b w:val="0"/>
                <w:color w:val="000000"/>
                <w:kern w:val="0"/>
                <w:sz w:val="20"/>
              </w:rPr>
            </w:pPr>
            <w:r>
              <w:rPr>
                <w:rFonts w:ascii="宋体" w:hAnsi="宋体" w:cs="宋体" w:hint="eastAsia"/>
                <w:b w:val="0"/>
                <w:color w:val="000000"/>
                <w:kern w:val="0"/>
                <w:sz w:val="20"/>
              </w:rPr>
              <w:t>匝道汇入口</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米</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32</w:t>
            </w:r>
          </w:p>
        </w:tc>
        <w:tc>
          <w:tcPr>
            <w:tcW w:w="1140" w:type="dxa"/>
            <w:tcBorders>
              <w:top w:val="nil"/>
              <w:left w:val="nil"/>
              <w:bottom w:val="single" w:sz="4" w:space="0" w:color="auto"/>
              <w:right w:val="single" w:sz="4" w:space="0" w:color="auto"/>
            </w:tcBorders>
            <w:vAlign w:val="center"/>
          </w:tcPr>
          <w:p w:rsidR="008E5A6F" w:rsidRDefault="00000000">
            <w:pPr>
              <w:widowControl/>
              <w:spacing w:line="240" w:lineRule="auto"/>
              <w:jc w:val="right"/>
              <w:rPr>
                <w:rFonts w:ascii="宋体" w:hAnsi="宋体" w:cs="宋体"/>
                <w:b w:val="0"/>
                <w:color w:val="000000"/>
                <w:kern w:val="0"/>
                <w:sz w:val="20"/>
              </w:rPr>
            </w:pPr>
            <w:r>
              <w:rPr>
                <w:rFonts w:ascii="宋体" w:hAnsi="宋体" w:cs="宋体" w:hint="eastAsia"/>
                <w:b w:val="0"/>
                <w:color w:val="000000"/>
                <w:kern w:val="0"/>
                <w:sz w:val="20"/>
              </w:rPr>
              <w:t>17178.1</w:t>
            </w:r>
            <w:del w:id="102" w:author="不饿" w:date="2025-07-17T15:31:00Z">
              <w:r>
                <w:rPr>
                  <w:rFonts w:ascii="宋体" w:hAnsi="宋体" w:cs="宋体"/>
                  <w:b w:val="0"/>
                  <w:color w:val="000000"/>
                  <w:kern w:val="0"/>
                  <w:sz w:val="20"/>
                </w:rPr>
                <w:delText>3</w:delText>
              </w:r>
            </w:del>
            <w:ins w:id="103" w:author="不饿" w:date="2025-07-17T15:31:00Z">
              <w:r>
                <w:rPr>
                  <w:rFonts w:ascii="宋体" w:hAnsi="宋体" w:cs="宋体" w:hint="eastAsia"/>
                  <w:b w:val="0"/>
                  <w:color w:val="000000"/>
                  <w:kern w:val="0"/>
                  <w:sz w:val="20"/>
                </w:rPr>
                <w:t>25</w:t>
              </w:r>
            </w:ins>
            <w:r>
              <w:rPr>
                <w:rFonts w:ascii="宋体" w:hAnsi="宋体" w:cs="宋体" w:hint="eastAsia"/>
                <w:b w:val="0"/>
                <w:color w:val="000000"/>
                <w:kern w:val="0"/>
                <w:sz w:val="20"/>
              </w:rPr>
              <w:t xml:space="preserve"> </w:t>
            </w:r>
          </w:p>
        </w:tc>
        <w:tc>
          <w:tcPr>
            <w:tcW w:w="1760" w:type="dxa"/>
            <w:tcBorders>
              <w:top w:val="nil"/>
              <w:left w:val="nil"/>
              <w:bottom w:val="single" w:sz="4" w:space="0" w:color="auto"/>
              <w:right w:val="single" w:sz="4" w:space="0" w:color="auto"/>
            </w:tcBorders>
            <w:noWrap/>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549700.00</w:t>
            </w:r>
          </w:p>
        </w:tc>
        <w:tc>
          <w:tcPr>
            <w:tcW w:w="1080" w:type="dxa"/>
            <w:tcBorders>
              <w:top w:val="nil"/>
              <w:left w:val="nil"/>
              <w:bottom w:val="single" w:sz="4" w:space="0" w:color="auto"/>
              <w:right w:val="single" w:sz="4" w:space="0" w:color="auto"/>
            </w:tcBorders>
            <w:noWrap/>
            <w:vAlign w:val="center"/>
          </w:tcPr>
          <w:p w:rsidR="008E5A6F" w:rsidRDefault="00000000">
            <w:pPr>
              <w:widowControl/>
              <w:spacing w:line="240" w:lineRule="auto"/>
              <w:jc w:val="center"/>
              <w:rPr>
                <w:rFonts w:ascii="宋体" w:hAnsi="宋体" w:cs="宋体"/>
                <w:b w:val="0"/>
                <w:color w:val="000000"/>
                <w:kern w:val="0"/>
                <w:sz w:val="20"/>
              </w:rPr>
            </w:pPr>
            <w:r>
              <w:rPr>
                <w:rFonts w:ascii="宋体" w:hAnsi="宋体" w:cs="宋体" w:hint="eastAsia"/>
                <w:b w:val="0"/>
                <w:color w:val="000000"/>
                <w:kern w:val="0"/>
                <w:sz w:val="20"/>
              </w:rPr>
              <w:t>9%</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center"/>
              <w:rPr>
                <w:rFonts w:ascii="宋体" w:hAnsi="宋体" w:cs="宋体"/>
                <w:bCs/>
                <w:color w:val="000000"/>
                <w:kern w:val="0"/>
                <w:sz w:val="20"/>
              </w:rPr>
            </w:pPr>
            <w:r>
              <w:rPr>
                <w:rFonts w:ascii="宋体" w:hAnsi="宋体" w:cs="宋体" w:hint="eastAsia"/>
                <w:bCs/>
                <w:color w:val="000000"/>
                <w:kern w:val="0"/>
                <w:sz w:val="20"/>
              </w:rPr>
              <w:t>每个路口管线以单价报价，审计后按实结算</w:t>
            </w:r>
          </w:p>
        </w:tc>
      </w:tr>
      <w:tr w:rsidR="008E5A6F">
        <w:trPr>
          <w:trHeight w:val="320"/>
        </w:trPr>
        <w:tc>
          <w:tcPr>
            <w:tcW w:w="1080" w:type="dxa"/>
            <w:tcBorders>
              <w:top w:val="nil"/>
              <w:left w:val="single" w:sz="4" w:space="0" w:color="auto"/>
              <w:bottom w:val="single" w:sz="4" w:space="0" w:color="auto"/>
              <w:right w:val="single" w:sz="4" w:space="0" w:color="auto"/>
            </w:tcBorders>
            <w:noWrap/>
            <w:vAlign w:val="center"/>
          </w:tcPr>
          <w:p w:rsidR="008E5A6F" w:rsidRDefault="00000000">
            <w:pPr>
              <w:widowControl/>
              <w:spacing w:line="240" w:lineRule="auto"/>
              <w:jc w:val="left"/>
              <w:rPr>
                <w:rFonts w:ascii="DengXian" w:eastAsia="DengXian" w:hAnsi="DengXian" w:cs="宋体"/>
                <w:b w:val="0"/>
                <w:color w:val="000000"/>
                <w:kern w:val="0"/>
                <w:sz w:val="24"/>
                <w:szCs w:val="24"/>
              </w:rPr>
            </w:pPr>
            <w:r>
              <w:rPr>
                <w:rFonts w:ascii="DengXian" w:eastAsia="DengXian" w:hAnsi="DengXian" w:cs="宋体" w:hint="eastAsia"/>
                <w:b w:val="0"/>
                <w:color w:val="000000"/>
                <w:kern w:val="0"/>
                <w:sz w:val="24"/>
                <w:szCs w:val="24"/>
              </w:rPr>
              <w:t xml:space="preserve">　</w:t>
            </w:r>
          </w:p>
        </w:tc>
        <w:tc>
          <w:tcPr>
            <w:tcW w:w="1080" w:type="dxa"/>
            <w:tcBorders>
              <w:top w:val="nil"/>
              <w:left w:val="nil"/>
              <w:bottom w:val="single" w:sz="4" w:space="0" w:color="auto"/>
              <w:right w:val="single" w:sz="4" w:space="0" w:color="auto"/>
            </w:tcBorders>
            <w:vAlign w:val="center"/>
          </w:tcPr>
          <w:p w:rsidR="008E5A6F" w:rsidRDefault="00000000">
            <w:pPr>
              <w:widowControl/>
              <w:spacing w:line="240" w:lineRule="auto"/>
              <w:jc w:val="left"/>
              <w:rPr>
                <w:rFonts w:ascii="宋体" w:hAnsi="宋体" w:cs="宋体"/>
                <w:b w:val="0"/>
                <w:color w:val="000000"/>
                <w:kern w:val="0"/>
                <w:sz w:val="20"/>
              </w:rPr>
            </w:pPr>
            <w:r>
              <w:rPr>
                <w:rFonts w:ascii="宋体" w:hAnsi="宋体" w:cs="宋体" w:hint="eastAsia"/>
                <w:b w:val="0"/>
                <w:color w:val="000000"/>
                <w:kern w:val="0"/>
                <w:sz w:val="20"/>
              </w:rPr>
              <w:t>合计</w:t>
            </w:r>
          </w:p>
        </w:tc>
        <w:tc>
          <w:tcPr>
            <w:tcW w:w="1080" w:type="dxa"/>
            <w:tcBorders>
              <w:top w:val="nil"/>
              <w:left w:val="nil"/>
              <w:bottom w:val="single" w:sz="4" w:space="0" w:color="auto"/>
              <w:right w:val="single" w:sz="4" w:space="0" w:color="auto"/>
            </w:tcBorders>
            <w:noWrap/>
            <w:vAlign w:val="center"/>
          </w:tcPr>
          <w:p w:rsidR="008E5A6F" w:rsidRDefault="00000000">
            <w:pPr>
              <w:widowControl/>
              <w:spacing w:line="240" w:lineRule="auto"/>
              <w:jc w:val="left"/>
              <w:rPr>
                <w:rFonts w:ascii="DengXian" w:eastAsia="DengXian" w:hAnsi="DengXian" w:cs="宋体"/>
                <w:b w:val="0"/>
                <w:color w:val="000000"/>
                <w:kern w:val="0"/>
                <w:sz w:val="24"/>
                <w:szCs w:val="24"/>
              </w:rPr>
            </w:pPr>
            <w:r>
              <w:rPr>
                <w:rFonts w:ascii="DengXian" w:eastAsia="DengXian" w:hAnsi="DengXian" w:cs="宋体" w:hint="eastAsia"/>
                <w:b w:val="0"/>
                <w:color w:val="000000"/>
                <w:kern w:val="0"/>
                <w:sz w:val="24"/>
                <w:szCs w:val="24"/>
              </w:rPr>
              <w:t xml:space="preserve">　</w:t>
            </w:r>
          </w:p>
        </w:tc>
        <w:tc>
          <w:tcPr>
            <w:tcW w:w="1080" w:type="dxa"/>
            <w:tcBorders>
              <w:top w:val="nil"/>
              <w:left w:val="nil"/>
              <w:bottom w:val="single" w:sz="4" w:space="0" w:color="auto"/>
              <w:right w:val="single" w:sz="4" w:space="0" w:color="auto"/>
            </w:tcBorders>
            <w:noWrap/>
            <w:vAlign w:val="center"/>
          </w:tcPr>
          <w:p w:rsidR="008E5A6F" w:rsidRDefault="00000000">
            <w:pPr>
              <w:widowControl/>
              <w:spacing w:line="240" w:lineRule="auto"/>
              <w:jc w:val="left"/>
              <w:rPr>
                <w:rFonts w:ascii="DengXian" w:eastAsia="DengXian" w:hAnsi="DengXian" w:cs="宋体"/>
                <w:b w:val="0"/>
                <w:color w:val="000000"/>
                <w:kern w:val="0"/>
                <w:sz w:val="24"/>
                <w:szCs w:val="24"/>
              </w:rPr>
            </w:pPr>
            <w:r>
              <w:rPr>
                <w:rFonts w:ascii="DengXian" w:eastAsia="DengXian" w:hAnsi="DengXian" w:cs="宋体" w:hint="eastAsia"/>
                <w:b w:val="0"/>
                <w:color w:val="000000"/>
                <w:kern w:val="0"/>
                <w:sz w:val="24"/>
                <w:szCs w:val="24"/>
              </w:rPr>
              <w:t xml:space="preserve">　</w:t>
            </w:r>
          </w:p>
        </w:tc>
        <w:tc>
          <w:tcPr>
            <w:tcW w:w="1080" w:type="dxa"/>
            <w:tcBorders>
              <w:top w:val="nil"/>
              <w:left w:val="nil"/>
              <w:bottom w:val="single" w:sz="4" w:space="0" w:color="auto"/>
              <w:right w:val="single" w:sz="4" w:space="0" w:color="auto"/>
            </w:tcBorders>
            <w:noWrap/>
            <w:vAlign w:val="center"/>
          </w:tcPr>
          <w:p w:rsidR="008E5A6F" w:rsidRDefault="00000000">
            <w:pPr>
              <w:widowControl/>
              <w:spacing w:line="240" w:lineRule="auto"/>
              <w:jc w:val="left"/>
              <w:rPr>
                <w:rFonts w:ascii="DengXian" w:eastAsia="DengXian" w:hAnsi="DengXian" w:cs="宋体"/>
                <w:b w:val="0"/>
                <w:color w:val="000000"/>
                <w:kern w:val="0"/>
                <w:sz w:val="24"/>
                <w:szCs w:val="24"/>
              </w:rPr>
            </w:pPr>
            <w:r>
              <w:rPr>
                <w:rFonts w:ascii="DengXian" w:eastAsia="DengXian" w:hAnsi="DengXian" w:cs="宋体" w:hint="eastAsia"/>
                <w:b w:val="0"/>
                <w:color w:val="000000"/>
                <w:kern w:val="0"/>
                <w:sz w:val="24"/>
                <w:szCs w:val="24"/>
              </w:rPr>
              <w:t xml:space="preserve">　</w:t>
            </w:r>
          </w:p>
        </w:tc>
        <w:tc>
          <w:tcPr>
            <w:tcW w:w="1080" w:type="dxa"/>
            <w:tcBorders>
              <w:top w:val="nil"/>
              <w:left w:val="nil"/>
              <w:bottom w:val="single" w:sz="4" w:space="0" w:color="auto"/>
              <w:right w:val="single" w:sz="4" w:space="0" w:color="auto"/>
            </w:tcBorders>
            <w:noWrap/>
            <w:vAlign w:val="center"/>
          </w:tcPr>
          <w:p w:rsidR="008E5A6F" w:rsidRDefault="00000000">
            <w:pPr>
              <w:widowControl/>
              <w:spacing w:line="240" w:lineRule="auto"/>
              <w:jc w:val="left"/>
              <w:rPr>
                <w:rFonts w:ascii="DengXian" w:eastAsia="DengXian" w:hAnsi="DengXian" w:cs="宋体"/>
                <w:b w:val="0"/>
                <w:color w:val="000000"/>
                <w:kern w:val="0"/>
                <w:sz w:val="24"/>
                <w:szCs w:val="24"/>
              </w:rPr>
            </w:pPr>
            <w:r>
              <w:rPr>
                <w:rFonts w:ascii="DengXian" w:eastAsia="DengXian" w:hAnsi="DengXian" w:cs="宋体" w:hint="eastAsia"/>
                <w:b w:val="0"/>
                <w:color w:val="000000"/>
                <w:kern w:val="0"/>
                <w:sz w:val="24"/>
                <w:szCs w:val="24"/>
              </w:rPr>
              <w:t xml:space="preserve">　</w:t>
            </w:r>
          </w:p>
        </w:tc>
        <w:tc>
          <w:tcPr>
            <w:tcW w:w="1080" w:type="dxa"/>
            <w:tcBorders>
              <w:top w:val="nil"/>
              <w:left w:val="nil"/>
              <w:bottom w:val="single" w:sz="4" w:space="0" w:color="auto"/>
              <w:right w:val="single" w:sz="4" w:space="0" w:color="auto"/>
            </w:tcBorders>
            <w:noWrap/>
            <w:vAlign w:val="center"/>
          </w:tcPr>
          <w:p w:rsidR="008E5A6F" w:rsidRDefault="00000000">
            <w:pPr>
              <w:widowControl/>
              <w:spacing w:line="240" w:lineRule="auto"/>
              <w:jc w:val="left"/>
              <w:rPr>
                <w:rFonts w:ascii="DengXian" w:eastAsia="DengXian" w:hAnsi="DengXian" w:cs="宋体"/>
                <w:b w:val="0"/>
                <w:color w:val="000000"/>
                <w:kern w:val="0"/>
                <w:sz w:val="24"/>
                <w:szCs w:val="24"/>
              </w:rPr>
            </w:pPr>
            <w:r>
              <w:rPr>
                <w:rFonts w:ascii="DengXian" w:eastAsia="DengXian" w:hAnsi="DengXian" w:cs="宋体" w:hint="eastAsia"/>
                <w:b w:val="0"/>
                <w:color w:val="000000"/>
                <w:kern w:val="0"/>
                <w:sz w:val="24"/>
                <w:szCs w:val="24"/>
              </w:rPr>
              <w:t xml:space="preserve">　</w:t>
            </w:r>
          </w:p>
        </w:tc>
        <w:tc>
          <w:tcPr>
            <w:tcW w:w="1140" w:type="dxa"/>
            <w:tcBorders>
              <w:top w:val="nil"/>
              <w:left w:val="nil"/>
              <w:bottom w:val="single" w:sz="4" w:space="0" w:color="auto"/>
              <w:right w:val="single" w:sz="4" w:space="0" w:color="auto"/>
            </w:tcBorders>
            <w:noWrap/>
            <w:vAlign w:val="center"/>
          </w:tcPr>
          <w:p w:rsidR="008E5A6F" w:rsidRDefault="00000000">
            <w:pPr>
              <w:widowControl/>
              <w:spacing w:line="240" w:lineRule="auto"/>
              <w:jc w:val="left"/>
              <w:rPr>
                <w:rFonts w:ascii="DengXian" w:eastAsia="DengXian" w:hAnsi="DengXian" w:cs="宋体"/>
                <w:b w:val="0"/>
                <w:color w:val="000000"/>
                <w:kern w:val="0"/>
                <w:sz w:val="24"/>
                <w:szCs w:val="24"/>
              </w:rPr>
            </w:pPr>
            <w:r>
              <w:rPr>
                <w:rFonts w:ascii="DengXian" w:eastAsia="DengXian" w:hAnsi="DengXian" w:cs="宋体" w:hint="eastAsia"/>
                <w:b w:val="0"/>
                <w:color w:val="000000"/>
                <w:kern w:val="0"/>
                <w:sz w:val="24"/>
                <w:szCs w:val="24"/>
              </w:rPr>
              <w:t xml:space="preserve">　</w:t>
            </w:r>
          </w:p>
        </w:tc>
        <w:tc>
          <w:tcPr>
            <w:tcW w:w="1760" w:type="dxa"/>
            <w:tcBorders>
              <w:top w:val="nil"/>
              <w:left w:val="nil"/>
              <w:bottom w:val="single" w:sz="4" w:space="0" w:color="auto"/>
              <w:right w:val="single" w:sz="4" w:space="0" w:color="auto"/>
            </w:tcBorders>
            <w:noWrap/>
            <w:vAlign w:val="center"/>
          </w:tcPr>
          <w:p w:rsidR="008E5A6F" w:rsidRDefault="00000000">
            <w:pPr>
              <w:widowControl/>
              <w:spacing w:line="240" w:lineRule="auto"/>
              <w:jc w:val="right"/>
              <w:rPr>
                <w:rFonts w:ascii="DengXian" w:eastAsia="DengXian" w:hAnsi="DengXian" w:cs="宋体"/>
                <w:b w:val="0"/>
                <w:color w:val="000000"/>
                <w:kern w:val="0"/>
                <w:sz w:val="24"/>
                <w:szCs w:val="24"/>
              </w:rPr>
            </w:pPr>
            <w:r>
              <w:rPr>
                <w:rFonts w:ascii="DengXian" w:eastAsia="DengXian" w:hAnsi="DengXian" w:cs="宋体" w:hint="eastAsia"/>
                <w:b w:val="0"/>
                <w:color w:val="000000"/>
                <w:kern w:val="0"/>
                <w:sz w:val="24"/>
                <w:szCs w:val="24"/>
              </w:rPr>
              <w:t xml:space="preserve">1,683,000 </w:t>
            </w:r>
          </w:p>
        </w:tc>
        <w:tc>
          <w:tcPr>
            <w:tcW w:w="1080" w:type="dxa"/>
            <w:tcBorders>
              <w:top w:val="nil"/>
              <w:left w:val="nil"/>
              <w:bottom w:val="single" w:sz="4" w:space="0" w:color="auto"/>
              <w:right w:val="single" w:sz="4" w:space="0" w:color="auto"/>
            </w:tcBorders>
            <w:noWrap/>
            <w:vAlign w:val="center"/>
          </w:tcPr>
          <w:p w:rsidR="008E5A6F" w:rsidRDefault="00000000">
            <w:pPr>
              <w:widowControl/>
              <w:spacing w:line="240" w:lineRule="auto"/>
              <w:jc w:val="left"/>
              <w:rPr>
                <w:rFonts w:ascii="DengXian" w:eastAsia="DengXian" w:hAnsi="DengXian" w:cs="宋体"/>
                <w:b w:val="0"/>
                <w:color w:val="000000"/>
                <w:kern w:val="0"/>
                <w:sz w:val="24"/>
                <w:szCs w:val="24"/>
              </w:rPr>
            </w:pPr>
            <w:r>
              <w:rPr>
                <w:rFonts w:ascii="DengXian" w:eastAsia="DengXian" w:hAnsi="DengXian" w:cs="宋体" w:hint="eastAsia"/>
                <w:b w:val="0"/>
                <w:color w:val="000000"/>
                <w:kern w:val="0"/>
                <w:sz w:val="24"/>
                <w:szCs w:val="24"/>
              </w:rPr>
              <w:t xml:space="preserve">　</w:t>
            </w:r>
          </w:p>
        </w:tc>
        <w:tc>
          <w:tcPr>
            <w:tcW w:w="1080" w:type="dxa"/>
            <w:tcBorders>
              <w:top w:val="nil"/>
              <w:left w:val="nil"/>
              <w:bottom w:val="single" w:sz="4" w:space="0" w:color="auto"/>
              <w:right w:val="single" w:sz="4" w:space="0" w:color="auto"/>
            </w:tcBorders>
            <w:noWrap/>
            <w:vAlign w:val="center"/>
          </w:tcPr>
          <w:p w:rsidR="008E5A6F" w:rsidRDefault="00000000">
            <w:pPr>
              <w:widowControl/>
              <w:spacing w:line="240" w:lineRule="auto"/>
              <w:jc w:val="left"/>
              <w:rPr>
                <w:rFonts w:ascii="DengXian" w:eastAsia="DengXian" w:hAnsi="DengXian" w:cs="宋体"/>
                <w:b w:val="0"/>
                <w:color w:val="000000"/>
                <w:kern w:val="0"/>
                <w:sz w:val="24"/>
                <w:szCs w:val="24"/>
              </w:rPr>
            </w:pPr>
            <w:r>
              <w:rPr>
                <w:rFonts w:ascii="DengXian" w:eastAsia="DengXian" w:hAnsi="DengXian" w:cs="宋体" w:hint="eastAsia"/>
                <w:b w:val="0"/>
                <w:color w:val="000000"/>
                <w:kern w:val="0"/>
                <w:sz w:val="24"/>
                <w:szCs w:val="24"/>
              </w:rPr>
              <w:t xml:space="preserve">　</w:t>
            </w:r>
          </w:p>
        </w:tc>
      </w:tr>
    </w:tbl>
    <w:p w:rsidR="008E5A6F" w:rsidRDefault="008E5A6F">
      <w:pPr>
        <w:widowControl/>
        <w:spacing w:line="240" w:lineRule="auto"/>
        <w:jc w:val="left"/>
        <w:rPr>
          <w:rFonts w:ascii="宋体" w:hAnsi="宋体"/>
          <w:b w:val="0"/>
          <w:sz w:val="24"/>
        </w:rPr>
      </w:pPr>
    </w:p>
    <w:p w:rsidR="008E5A6F" w:rsidRDefault="008E5A6F">
      <w:pPr>
        <w:widowControl/>
        <w:spacing w:line="240" w:lineRule="auto"/>
        <w:jc w:val="left"/>
        <w:rPr>
          <w:rFonts w:ascii="宋体" w:hAnsi="宋体"/>
          <w:b w:val="0"/>
          <w:sz w:val="24"/>
        </w:rPr>
      </w:pPr>
    </w:p>
    <w:p w:rsidR="008E5A6F" w:rsidRDefault="008E5A6F">
      <w:pPr>
        <w:widowControl/>
        <w:spacing w:line="240" w:lineRule="auto"/>
        <w:jc w:val="left"/>
        <w:rPr>
          <w:rFonts w:ascii="宋体" w:hAnsi="宋体"/>
          <w:b w:val="0"/>
          <w:sz w:val="24"/>
        </w:rPr>
        <w:sectPr w:rsidR="008E5A6F">
          <w:pgSz w:w="16838" w:h="11906" w:orient="landscape"/>
          <w:pgMar w:top="1800" w:right="1440" w:bottom="1800" w:left="1440" w:header="851" w:footer="992" w:gutter="0"/>
          <w:cols w:space="425"/>
          <w:docGrid w:type="lines" w:linePitch="388"/>
        </w:sectPr>
      </w:pPr>
    </w:p>
    <w:p w:rsidR="008E5A6F" w:rsidRDefault="00000000">
      <w:pPr>
        <w:widowControl/>
        <w:spacing w:line="240" w:lineRule="auto"/>
        <w:jc w:val="left"/>
        <w:rPr>
          <w:rFonts w:ascii="宋体" w:hAnsi="宋体"/>
          <w:b w:val="0"/>
          <w:sz w:val="24"/>
        </w:rPr>
      </w:pPr>
      <w:r>
        <w:rPr>
          <w:rFonts w:ascii="宋体" w:hAnsi="宋体" w:hint="eastAsia"/>
          <w:b w:val="0"/>
          <w:sz w:val="24"/>
        </w:rPr>
        <w:lastRenderedPageBreak/>
        <w:t>附件2</w:t>
      </w:r>
    </w:p>
    <w:p w:rsidR="008E5A6F" w:rsidRDefault="008E5A6F"/>
    <w:p w:rsidR="008E5A6F" w:rsidRDefault="00000000">
      <w:pPr>
        <w:jc w:val="center"/>
        <w:rPr>
          <w:bCs/>
          <w:sz w:val="30"/>
          <w:szCs w:val="30"/>
        </w:rPr>
      </w:pPr>
      <w:r>
        <w:rPr>
          <w:rFonts w:hint="eastAsia"/>
          <w:bCs/>
          <w:sz w:val="30"/>
          <w:szCs w:val="30"/>
        </w:rPr>
        <w:t>廉政协议</w:t>
      </w:r>
    </w:p>
    <w:p w:rsidR="008E5A6F" w:rsidRDefault="00000000">
      <w:pPr>
        <w:jc w:val="right"/>
        <w:rPr>
          <w:color w:val="0000FF"/>
        </w:rPr>
      </w:pPr>
      <w:r>
        <w:rPr>
          <w:rFonts w:hint="eastAsia"/>
          <w:color w:val="0000FF"/>
        </w:rPr>
        <w:t xml:space="preserve">                              </w:t>
      </w:r>
    </w:p>
    <w:p w:rsidR="008E5A6F" w:rsidRDefault="00000000">
      <w:pPr>
        <w:spacing w:line="360" w:lineRule="auto"/>
        <w:rPr>
          <w:b w:val="0"/>
          <w:bCs/>
          <w:sz w:val="24"/>
          <w:szCs w:val="18"/>
          <w:u w:val="single"/>
        </w:rPr>
      </w:pPr>
      <w:r>
        <w:rPr>
          <w:rFonts w:hint="eastAsia"/>
          <w:b w:val="0"/>
          <w:bCs/>
          <w:sz w:val="24"/>
          <w:szCs w:val="18"/>
        </w:rPr>
        <w:t>甲方：</w:t>
      </w:r>
      <w:r>
        <w:rPr>
          <w:rFonts w:hint="eastAsia"/>
          <w:b w:val="0"/>
          <w:bCs/>
          <w:sz w:val="24"/>
          <w:szCs w:val="18"/>
        </w:rPr>
        <w:t xml:space="preserve"> </w:t>
      </w:r>
      <w:r>
        <w:rPr>
          <w:rFonts w:hint="eastAsia"/>
          <w:b w:val="0"/>
          <w:bCs/>
          <w:sz w:val="24"/>
          <w:szCs w:val="18"/>
        </w:rPr>
        <w:t>江苏天安智联科技股份有限公司</w:t>
      </w:r>
    </w:p>
    <w:p w:rsidR="008E5A6F" w:rsidRDefault="00000000">
      <w:pPr>
        <w:spacing w:line="360" w:lineRule="auto"/>
        <w:rPr>
          <w:b w:val="0"/>
          <w:bCs/>
          <w:sz w:val="24"/>
          <w:szCs w:val="18"/>
        </w:rPr>
      </w:pPr>
      <w:r>
        <w:rPr>
          <w:rFonts w:hint="eastAsia"/>
          <w:b w:val="0"/>
          <w:bCs/>
          <w:sz w:val="24"/>
          <w:szCs w:val="18"/>
        </w:rPr>
        <w:t>乙方：</w:t>
      </w:r>
      <w:r>
        <w:rPr>
          <w:rFonts w:hint="eastAsia"/>
          <w:b w:val="0"/>
          <w:bCs/>
          <w:sz w:val="24"/>
          <w:szCs w:val="18"/>
        </w:rPr>
        <w:t xml:space="preserve"> </w:t>
      </w:r>
      <w:r>
        <w:rPr>
          <w:rFonts w:hint="eastAsia"/>
          <w:b w:val="0"/>
          <w:bCs/>
          <w:sz w:val="24"/>
          <w:szCs w:val="18"/>
        </w:rPr>
        <w:t>浙江海康智联科技有限公司</w:t>
      </w:r>
    </w:p>
    <w:p w:rsidR="008E5A6F" w:rsidRDefault="008E5A6F">
      <w:pPr>
        <w:rPr>
          <w:b w:val="0"/>
          <w:bCs/>
          <w:sz w:val="24"/>
          <w:szCs w:val="18"/>
        </w:rPr>
      </w:pPr>
    </w:p>
    <w:p w:rsidR="008E5A6F" w:rsidRDefault="00000000">
      <w:pPr>
        <w:spacing w:line="360" w:lineRule="auto"/>
        <w:rPr>
          <w:b w:val="0"/>
          <w:bCs/>
          <w:sz w:val="24"/>
          <w:szCs w:val="18"/>
        </w:rPr>
      </w:pPr>
      <w:r>
        <w:rPr>
          <w:rFonts w:hint="eastAsia"/>
          <w:b w:val="0"/>
          <w:bCs/>
          <w:sz w:val="24"/>
          <w:szCs w:val="18"/>
        </w:rPr>
        <w:t>甲方和乙方在下文中单独称为“一方”，合称为“双方”。</w:t>
      </w:r>
    </w:p>
    <w:p w:rsidR="008E5A6F" w:rsidRDefault="00000000">
      <w:pPr>
        <w:spacing w:line="360" w:lineRule="auto"/>
        <w:rPr>
          <w:b w:val="0"/>
          <w:bCs/>
          <w:sz w:val="24"/>
          <w:szCs w:val="18"/>
        </w:rPr>
      </w:pPr>
      <w:r>
        <w:rPr>
          <w:rFonts w:hint="eastAsia"/>
          <w:b w:val="0"/>
          <w:bCs/>
          <w:sz w:val="24"/>
          <w:szCs w:val="18"/>
        </w:rPr>
        <w:t>甲乙双方为遵守法律法规和廉政合规要求，维护双方合法权益，本着平等互利的原则，经友好协商，达成以下条款，以兹共同遵照执行：</w:t>
      </w:r>
    </w:p>
    <w:p w:rsidR="008E5A6F" w:rsidRDefault="00000000">
      <w:pPr>
        <w:spacing w:line="360" w:lineRule="auto"/>
        <w:rPr>
          <w:b w:val="0"/>
          <w:bCs/>
          <w:sz w:val="24"/>
          <w:szCs w:val="18"/>
        </w:rPr>
      </w:pPr>
      <w:r>
        <w:rPr>
          <w:rFonts w:hint="eastAsia"/>
          <w:b w:val="0"/>
          <w:bCs/>
          <w:sz w:val="24"/>
          <w:szCs w:val="18"/>
        </w:rPr>
        <w:t>一、双方陈述并保证将严格遵守适用的法律法规，在与对方履行</w:t>
      </w:r>
      <w:r>
        <w:rPr>
          <w:rFonts w:hint="eastAsia"/>
          <w:b w:val="0"/>
          <w:bCs/>
          <w:sz w:val="24"/>
          <w:szCs w:val="18"/>
        </w:rPr>
        <w:t xml:space="preserve"> </w:t>
      </w:r>
      <w:r>
        <w:rPr>
          <w:rFonts w:hint="eastAsia"/>
          <w:b w:val="0"/>
          <w:bCs/>
          <w:sz w:val="24"/>
          <w:szCs w:val="18"/>
        </w:rPr>
        <w:t>合同</w:t>
      </w:r>
      <w:r>
        <w:rPr>
          <w:rFonts w:hint="eastAsia"/>
          <w:b w:val="0"/>
          <w:bCs/>
          <w:sz w:val="24"/>
          <w:szCs w:val="18"/>
        </w:rPr>
        <w:t xml:space="preserve"> </w:t>
      </w:r>
      <w:r>
        <w:rPr>
          <w:rFonts w:hint="eastAsia"/>
          <w:b w:val="0"/>
          <w:bCs/>
          <w:sz w:val="24"/>
          <w:szCs w:val="18"/>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rsidR="008E5A6F" w:rsidRDefault="00000000">
      <w:pPr>
        <w:spacing w:line="360" w:lineRule="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rsidR="008E5A6F" w:rsidRDefault="00000000">
      <w:pPr>
        <w:spacing w:line="360" w:lineRule="auto"/>
        <w:rPr>
          <w:b w:val="0"/>
          <w:bCs/>
          <w:sz w:val="24"/>
          <w:szCs w:val="18"/>
        </w:rPr>
      </w:pPr>
      <w:r>
        <w:rPr>
          <w:rFonts w:hint="eastAsia"/>
          <w:b w:val="0"/>
          <w:bCs/>
          <w:sz w:val="24"/>
          <w:szCs w:val="18"/>
        </w:rPr>
        <w:t>（二）以虚构事实或隐瞒真相等方式弄虚作假，误导或试图误导他人的；</w:t>
      </w:r>
    </w:p>
    <w:p w:rsidR="008E5A6F" w:rsidRDefault="00000000">
      <w:pPr>
        <w:spacing w:line="360" w:lineRule="auto"/>
        <w:rPr>
          <w:b w:val="0"/>
          <w:bCs/>
          <w:sz w:val="24"/>
          <w:szCs w:val="18"/>
        </w:rPr>
      </w:pPr>
      <w:r>
        <w:rPr>
          <w:rFonts w:hint="eastAsia"/>
          <w:b w:val="0"/>
          <w:bCs/>
          <w:sz w:val="24"/>
          <w:szCs w:val="18"/>
        </w:rPr>
        <w:t>（三）授意、指使、强令或胁迫他人实施违法乱纪或不当行为的；</w:t>
      </w:r>
    </w:p>
    <w:p w:rsidR="008E5A6F" w:rsidRDefault="00000000">
      <w:pPr>
        <w:spacing w:line="360" w:lineRule="auto"/>
        <w:rPr>
          <w:b w:val="0"/>
          <w:bCs/>
          <w:sz w:val="24"/>
          <w:szCs w:val="18"/>
        </w:rPr>
      </w:pPr>
      <w:r>
        <w:rPr>
          <w:rFonts w:hint="eastAsia"/>
          <w:b w:val="0"/>
          <w:bCs/>
          <w:sz w:val="24"/>
          <w:szCs w:val="18"/>
        </w:rPr>
        <w:t>（四）与他人等恶意串通，不当影响他人或谋取利益的。</w:t>
      </w:r>
    </w:p>
    <w:p w:rsidR="008E5A6F" w:rsidRDefault="00000000">
      <w:pPr>
        <w:spacing w:line="360" w:lineRule="auto"/>
        <w:rPr>
          <w:b w:val="0"/>
          <w:bCs/>
          <w:sz w:val="24"/>
          <w:szCs w:val="18"/>
        </w:rPr>
      </w:pPr>
      <w:r>
        <w:rPr>
          <w:rFonts w:hint="eastAsia"/>
          <w:b w:val="0"/>
          <w:bCs/>
          <w:sz w:val="24"/>
          <w:szCs w:val="18"/>
        </w:rPr>
        <w:t>二、任何一方保证、保护另一方不因该方所实施的不当行为（如有）而遭受任何索赔、责任、罚金、罚款、损失或损害。</w:t>
      </w:r>
    </w:p>
    <w:p w:rsidR="008E5A6F" w:rsidRDefault="00000000">
      <w:pPr>
        <w:spacing w:line="360" w:lineRule="auto"/>
        <w:rPr>
          <w:b w:val="0"/>
          <w:bCs/>
          <w:sz w:val="24"/>
          <w:szCs w:val="18"/>
        </w:rPr>
      </w:pPr>
      <w:r>
        <w:rPr>
          <w:rFonts w:hint="eastAsia"/>
          <w:b w:val="0"/>
          <w:bCs/>
          <w:sz w:val="24"/>
          <w:szCs w:val="18"/>
        </w:rPr>
        <w:t>三、如一方违反本协议的，另一方有权向其主张违约责任，包括但不限于限期改正、消除影响、损害赔偿等方式。</w:t>
      </w:r>
    </w:p>
    <w:p w:rsidR="008E5A6F" w:rsidRDefault="00000000">
      <w:pPr>
        <w:spacing w:line="360" w:lineRule="auto"/>
        <w:rPr>
          <w:b w:val="0"/>
          <w:bCs/>
          <w:sz w:val="24"/>
          <w:szCs w:val="18"/>
        </w:rPr>
      </w:pPr>
      <w:r>
        <w:rPr>
          <w:rFonts w:hint="eastAsia"/>
          <w:b w:val="0"/>
          <w:bCs/>
          <w:sz w:val="24"/>
          <w:szCs w:val="18"/>
        </w:rPr>
        <w:lastRenderedPageBreak/>
        <w:t>四、有关本协议或由本协议所产生的一切争议</w:t>
      </w:r>
      <w:r>
        <w:rPr>
          <w:rFonts w:hint="eastAsia"/>
          <w:b w:val="0"/>
          <w:bCs/>
          <w:sz w:val="24"/>
          <w:szCs w:val="18"/>
        </w:rPr>
        <w:t xml:space="preserve">, </w:t>
      </w:r>
      <w:r>
        <w:rPr>
          <w:rFonts w:hint="eastAsia"/>
          <w:b w:val="0"/>
          <w:bCs/>
          <w:sz w:val="24"/>
          <w:szCs w:val="18"/>
        </w:rPr>
        <w:t>各方均应通过友好协商的方法解决。如果该项争议在一方提出友好协商之后三十（</w:t>
      </w:r>
      <w:r>
        <w:rPr>
          <w:rFonts w:hint="eastAsia"/>
          <w:b w:val="0"/>
          <w:bCs/>
          <w:sz w:val="24"/>
          <w:szCs w:val="18"/>
        </w:rPr>
        <w:t>30</w:t>
      </w:r>
      <w:r>
        <w:rPr>
          <w:rFonts w:hint="eastAsia"/>
          <w:b w:val="0"/>
          <w:bCs/>
          <w:sz w:val="24"/>
          <w:szCs w:val="18"/>
        </w:rPr>
        <w:t>）日内未能得以解决，任何一方均可将争议提交甲方所在地人民法院。</w:t>
      </w:r>
    </w:p>
    <w:p w:rsidR="008E5A6F" w:rsidRDefault="00000000">
      <w:pPr>
        <w:spacing w:line="360" w:lineRule="auto"/>
        <w:rPr>
          <w:b w:val="0"/>
          <w:bCs/>
          <w:sz w:val="24"/>
          <w:szCs w:val="18"/>
        </w:rPr>
      </w:pPr>
      <w:r>
        <w:rPr>
          <w:rFonts w:hint="eastAsia"/>
          <w:b w:val="0"/>
          <w:bCs/>
          <w:sz w:val="24"/>
          <w:szCs w:val="18"/>
        </w:rPr>
        <w:t>五、本协议一式两份，双方各持一份，具有同等法律效力。</w:t>
      </w:r>
    </w:p>
    <w:p w:rsidR="008E5A6F" w:rsidRDefault="00000000">
      <w:pPr>
        <w:spacing w:line="360" w:lineRule="auto"/>
        <w:rPr>
          <w:b w:val="0"/>
          <w:bCs/>
          <w:sz w:val="24"/>
          <w:szCs w:val="18"/>
        </w:rPr>
      </w:pPr>
      <w:r>
        <w:rPr>
          <w:rFonts w:hint="eastAsia"/>
          <w:b w:val="0"/>
          <w:bCs/>
          <w:sz w:val="24"/>
          <w:szCs w:val="18"/>
        </w:rPr>
        <w:t>六、本协议经双方签署即生效，有效期与合同一致（一年或与相关业务协议有效期相同）。</w:t>
      </w:r>
    </w:p>
    <w:p w:rsidR="008E5A6F" w:rsidRDefault="00000000">
      <w:pPr>
        <w:spacing w:line="360" w:lineRule="auto"/>
        <w:rPr>
          <w:b w:val="0"/>
          <w:bCs/>
          <w:sz w:val="24"/>
          <w:szCs w:val="18"/>
        </w:rPr>
      </w:pPr>
      <w:r>
        <w:rPr>
          <w:rFonts w:hint="eastAsia"/>
          <w:b w:val="0"/>
          <w:bCs/>
          <w:sz w:val="24"/>
          <w:szCs w:val="18"/>
        </w:rPr>
        <w:t>七、对本协议的任何变更、补充，需经甲乙双方书面同意方可生效。</w:t>
      </w:r>
    </w:p>
    <w:p w:rsidR="008E5A6F" w:rsidRDefault="008E5A6F">
      <w:pPr>
        <w:spacing w:line="480" w:lineRule="auto"/>
        <w:rPr>
          <w:b w:val="0"/>
          <w:bCs/>
          <w:sz w:val="24"/>
          <w:szCs w:val="18"/>
        </w:rPr>
      </w:pPr>
    </w:p>
    <w:p w:rsidR="008E5A6F" w:rsidRDefault="00000000">
      <w:pPr>
        <w:spacing w:line="360" w:lineRule="auto"/>
        <w:rPr>
          <w:rFonts w:ascii="宋体" w:hAnsi="宋体"/>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rsidR="008E5A6F" w:rsidRDefault="008E5A6F">
      <w:pPr>
        <w:spacing w:line="360" w:lineRule="auto"/>
        <w:rPr>
          <w:rFonts w:ascii="宋体" w:hAnsi="宋体" w:cs="宋体"/>
          <w:b w:val="0"/>
          <w:bCs/>
          <w:sz w:val="24"/>
          <w:szCs w:val="24"/>
        </w:rPr>
      </w:pPr>
    </w:p>
    <w:p w:rsidR="008E5A6F" w:rsidRDefault="00000000">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rsidR="008E5A6F" w:rsidRDefault="008E5A6F">
      <w:pPr>
        <w:spacing w:line="360" w:lineRule="auto"/>
        <w:rPr>
          <w:rFonts w:ascii="宋体" w:hAnsi="宋体" w:cs="宋体"/>
          <w:b w:val="0"/>
          <w:bCs/>
          <w:sz w:val="24"/>
          <w:szCs w:val="24"/>
          <w:u w:val="single"/>
        </w:rPr>
      </w:pPr>
    </w:p>
    <w:p w:rsidR="008E5A6F" w:rsidRDefault="00000000">
      <w:pPr>
        <w:spacing w:line="360" w:lineRule="auto"/>
        <w:ind w:leftChars="-1" w:left="-3" w:firstLine="1"/>
        <w:rPr>
          <w:rFonts w:ascii="宋体" w:hAnsi="宋体" w:cs="宋体"/>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ins w:id="104" w:author="Gary 邢" w:date="2025-07-17T16:35:00Z" w16du:dateUtc="2025-07-17T08:35:00Z">
        <w:r w:rsidR="00BE34A2">
          <w:rPr>
            <w:rFonts w:ascii="宋体" w:hAnsi="宋体" w:cs="宋体"/>
            <w:b w:val="0"/>
            <w:bCs/>
            <w:sz w:val="24"/>
            <w:szCs w:val="24"/>
            <w:u w:val="single"/>
          </w:rPr>
          <w:t xml:space="preserve">  </w:t>
        </w:r>
      </w:ins>
      <w:del w:id="105" w:author="Gary 邢" w:date="2025-07-17T16:35:00Z" w16du:dateUtc="2025-07-17T08:35:00Z">
        <w:r w:rsidDel="00BE34A2">
          <w:rPr>
            <w:rFonts w:ascii="宋体" w:hAnsi="宋体" w:cs="宋体" w:hint="eastAsia"/>
            <w:b w:val="0"/>
            <w:bCs/>
            <w:sz w:val="24"/>
            <w:szCs w:val="24"/>
            <w:u w:val="single"/>
          </w:rPr>
          <w:delText>07</w:delText>
        </w:r>
      </w:del>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rsidR="008E5A6F" w:rsidRDefault="008E5A6F">
      <w:pPr>
        <w:spacing w:line="360" w:lineRule="auto"/>
        <w:ind w:leftChars="-1" w:left="-3" w:firstLine="1"/>
        <w:rPr>
          <w:rFonts w:ascii="宋体" w:hAnsi="宋体" w:cs="宋体"/>
          <w:b w:val="0"/>
          <w:bCs/>
          <w:sz w:val="24"/>
          <w:szCs w:val="24"/>
        </w:rPr>
      </w:pPr>
    </w:p>
    <w:p w:rsidR="008E5A6F" w:rsidRDefault="008E5A6F">
      <w:pPr>
        <w:spacing w:line="360" w:lineRule="auto"/>
        <w:rPr>
          <w:rFonts w:ascii="宋体" w:hAnsi="宋体" w:cs="宋体"/>
          <w:b w:val="0"/>
          <w:bCs/>
          <w:sz w:val="24"/>
          <w:szCs w:val="24"/>
        </w:rPr>
      </w:pPr>
    </w:p>
    <w:p w:rsidR="008E5A6F" w:rsidRDefault="00000000">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hint="eastAsia"/>
          <w:b w:val="0"/>
          <w:bCs/>
          <w:sz w:val="24"/>
          <w:szCs w:val="18"/>
        </w:rPr>
        <w:t>浙江海康智联科技有限公司</w:t>
      </w:r>
    </w:p>
    <w:p w:rsidR="008E5A6F" w:rsidRDefault="008E5A6F">
      <w:pPr>
        <w:spacing w:line="360" w:lineRule="auto"/>
        <w:rPr>
          <w:rFonts w:ascii="宋体" w:hAnsi="宋体" w:cs="宋体"/>
          <w:b w:val="0"/>
          <w:bCs/>
          <w:sz w:val="24"/>
          <w:szCs w:val="24"/>
          <w:u w:val="single"/>
        </w:rPr>
      </w:pPr>
    </w:p>
    <w:p w:rsidR="008E5A6F" w:rsidRDefault="00000000">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rsidR="008E5A6F" w:rsidRDefault="008E5A6F">
      <w:pPr>
        <w:spacing w:line="360" w:lineRule="auto"/>
        <w:rPr>
          <w:rFonts w:ascii="宋体" w:hAnsi="宋体" w:cs="宋体"/>
          <w:b w:val="0"/>
          <w:bCs/>
          <w:sz w:val="24"/>
          <w:szCs w:val="24"/>
          <w:u w:val="single"/>
        </w:rPr>
      </w:pPr>
    </w:p>
    <w:p w:rsidR="008E5A6F" w:rsidRDefault="00000000">
      <w:pPr>
        <w:spacing w:line="360" w:lineRule="auto"/>
        <w:rPr>
          <w:rFonts w:ascii="宋体" w:hAnsi="宋体" w:cs="宋体"/>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ins w:id="106" w:author="Gary 邢" w:date="2025-07-17T16:35:00Z" w16du:dateUtc="2025-07-17T08:35:00Z">
        <w:r w:rsidR="00BE34A2">
          <w:rPr>
            <w:rFonts w:ascii="宋体" w:hAnsi="宋体" w:cs="宋体"/>
            <w:b w:val="0"/>
            <w:bCs/>
            <w:sz w:val="24"/>
            <w:szCs w:val="24"/>
            <w:u w:val="single"/>
          </w:rPr>
          <w:t xml:space="preserve">  </w:t>
        </w:r>
      </w:ins>
      <w:del w:id="107" w:author="Gary 邢" w:date="2025-07-17T16:35:00Z" w16du:dateUtc="2025-07-17T08:35:00Z">
        <w:r w:rsidDel="00BE34A2">
          <w:rPr>
            <w:rFonts w:ascii="宋体" w:hAnsi="宋体" w:cs="宋体" w:hint="eastAsia"/>
            <w:b w:val="0"/>
            <w:bCs/>
            <w:sz w:val="24"/>
            <w:szCs w:val="24"/>
            <w:u w:val="single"/>
          </w:rPr>
          <w:delText>07</w:delText>
        </w:r>
      </w:del>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rsidR="008E5A6F" w:rsidRDefault="00000000">
      <w:pPr>
        <w:widowControl/>
        <w:jc w:val="left"/>
        <w:rPr>
          <w:rFonts w:ascii="宋体" w:hAnsi="宋体"/>
          <w:b w:val="0"/>
          <w:sz w:val="24"/>
        </w:rPr>
      </w:pPr>
      <w:r>
        <w:rPr>
          <w:rFonts w:ascii="宋体" w:hAnsi="宋体"/>
          <w:szCs w:val="21"/>
        </w:rPr>
        <w:br w:type="page"/>
      </w:r>
      <w:r>
        <w:rPr>
          <w:rFonts w:ascii="宋体" w:hAnsi="宋体" w:hint="eastAsia"/>
          <w:b w:val="0"/>
          <w:sz w:val="24"/>
        </w:rPr>
        <w:lastRenderedPageBreak/>
        <w:t>附件3</w:t>
      </w:r>
    </w:p>
    <w:p w:rsidR="008E5A6F" w:rsidRDefault="00000000">
      <w:pPr>
        <w:widowControl/>
        <w:spacing w:line="360" w:lineRule="auto"/>
        <w:jc w:val="center"/>
        <w:rPr>
          <w:rFonts w:ascii="宋体" w:hAnsi="宋体" w:cs="宋体"/>
          <w:b w:val="0"/>
          <w:kern w:val="0"/>
          <w:szCs w:val="21"/>
        </w:rPr>
      </w:pPr>
      <w:r>
        <w:rPr>
          <w:rFonts w:ascii="宋体" w:hAnsi="宋体" w:cs="宋体" w:hint="eastAsia"/>
          <w:b w:val="0"/>
          <w:kern w:val="0"/>
          <w:szCs w:val="21"/>
        </w:rPr>
        <w:t>数据安全</w:t>
      </w:r>
      <w:r>
        <w:rPr>
          <w:rFonts w:ascii="宋体" w:hAnsi="宋体" w:cs="宋体"/>
          <w:b w:val="0"/>
          <w:kern w:val="0"/>
          <w:szCs w:val="21"/>
        </w:rPr>
        <w:t>保密协议</w:t>
      </w:r>
    </w:p>
    <w:p w:rsidR="008E5A6F" w:rsidRDefault="00000000">
      <w:pPr>
        <w:spacing w:line="360" w:lineRule="auto"/>
        <w:ind w:right="-334"/>
        <w:jc w:val="left"/>
        <w:rPr>
          <w:rFonts w:ascii="宋体" w:hAnsi="宋体"/>
          <w:b w:val="0"/>
          <w:sz w:val="24"/>
        </w:rPr>
      </w:pPr>
      <w:r>
        <w:rPr>
          <w:rFonts w:ascii="宋体" w:hAnsi="宋体" w:hint="eastAsia"/>
          <w:b w:val="0"/>
          <w:sz w:val="24"/>
        </w:rPr>
        <w:t>甲方：</w:t>
      </w:r>
      <w:r>
        <w:rPr>
          <w:rFonts w:ascii="宋体" w:hAnsi="宋体" w:hint="eastAsia"/>
          <w:b w:val="0"/>
          <w:bCs/>
          <w:color w:val="000000"/>
          <w:sz w:val="24"/>
          <w:szCs w:val="24"/>
        </w:rPr>
        <w:t>江苏天安智联科技股份有限公司</w:t>
      </w:r>
    </w:p>
    <w:p w:rsidR="008E5A6F" w:rsidRDefault="00000000">
      <w:pPr>
        <w:spacing w:line="360" w:lineRule="auto"/>
        <w:rPr>
          <w:rFonts w:ascii="宋体" w:hAnsi="宋体" w:cs="DengXian"/>
          <w:b w:val="0"/>
          <w:sz w:val="24"/>
        </w:rPr>
      </w:pPr>
      <w:r>
        <w:rPr>
          <w:rFonts w:ascii="宋体" w:hAnsi="宋体" w:hint="eastAsia"/>
          <w:b w:val="0"/>
          <w:sz w:val="24"/>
        </w:rPr>
        <w:t>乙方：浙江海康智联科技有限公司</w:t>
      </w:r>
    </w:p>
    <w:p w:rsidR="008E5A6F" w:rsidRDefault="00000000">
      <w:pPr>
        <w:spacing w:before="120" w:after="120" w:line="360" w:lineRule="auto"/>
        <w:ind w:firstLine="420"/>
        <w:rPr>
          <w:rFonts w:ascii="宋体" w:hAnsi="宋体" w:cs="DengXian"/>
          <w:b w:val="0"/>
          <w:sz w:val="24"/>
        </w:rPr>
      </w:pPr>
      <w:r>
        <w:rPr>
          <w:rFonts w:ascii="宋体" w:hAnsi="宋体" w:cs="DengXian" w:hint="eastAsia"/>
          <w:b w:val="0"/>
          <w:sz w:val="24"/>
        </w:rPr>
        <w:t>鉴于：甲乙双方签订了</w:t>
      </w:r>
      <w:r>
        <w:rPr>
          <w:rFonts w:ascii="宋体" w:hAnsi="宋体" w:cs="DengXian" w:hint="eastAsia"/>
          <w:b w:val="0"/>
          <w:sz w:val="24"/>
          <w:u w:val="single"/>
        </w:rPr>
        <w:t xml:space="preserve"> 采购 </w:t>
      </w:r>
      <w:r>
        <w:rPr>
          <w:rFonts w:ascii="宋体" w:hAnsi="宋体" w:cs="DengXian" w:hint="eastAsia"/>
          <w:b w:val="0"/>
          <w:sz w:val="24"/>
        </w:rPr>
        <w:t>合同（以下简称“合同”），在“合同”履行期间（以下简称“合作”期间），甲方向乙方提供的或者乙方在合作过程中所接触到甲方的数据及数据处理活动。双方同意就上述相关数据安全保密达成以下一致：</w:t>
      </w:r>
    </w:p>
    <w:p w:rsidR="008E5A6F" w:rsidRDefault="00000000">
      <w:pPr>
        <w:spacing w:before="120" w:after="120" w:line="360" w:lineRule="auto"/>
        <w:rPr>
          <w:rFonts w:ascii="宋体" w:hAnsi="宋体" w:cs="DengXian"/>
          <w:b w:val="0"/>
          <w:sz w:val="24"/>
        </w:rPr>
      </w:pPr>
      <w:r>
        <w:rPr>
          <w:rFonts w:ascii="宋体" w:hAnsi="宋体" w:cs="DengXian" w:hint="eastAsia"/>
          <w:b w:val="0"/>
          <w:sz w:val="24"/>
        </w:rPr>
        <w:t>一、定义</w:t>
      </w:r>
    </w:p>
    <w:p w:rsidR="008E5A6F" w:rsidRDefault="00000000">
      <w:pPr>
        <w:spacing w:line="360" w:lineRule="auto"/>
        <w:ind w:firstLine="323"/>
        <w:rPr>
          <w:rFonts w:ascii="宋体" w:hAnsi="宋体" w:cs="DengXian"/>
          <w:b w:val="0"/>
          <w:sz w:val="24"/>
        </w:rPr>
      </w:pPr>
      <w:r>
        <w:rPr>
          <w:rFonts w:ascii="宋体" w:hAnsi="宋体" w:cs="DengXian" w:hint="eastAsia"/>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108" w:name="_Hlk52136067"/>
      <w:r>
        <w:rPr>
          <w:rFonts w:ascii="宋体" w:hAnsi="宋体" w:cs="DengXian" w:hint="eastAsia"/>
          <w:b w:val="0"/>
          <w:sz w:val="24"/>
        </w:rPr>
        <w:t>用户数据及服务内容信息</w:t>
      </w:r>
      <w:bookmarkEnd w:id="108"/>
      <w:r>
        <w:rPr>
          <w:rFonts w:ascii="宋体" w:hAnsi="宋体" w:cs="DengXian" w:hint="eastAsia"/>
          <w:b w:val="0"/>
          <w:sz w:val="24"/>
        </w:rPr>
        <w:t>、用户服务相关信息、用户统计分析数据、网络与系统的建设与运行维护类数据、业务运营类数据、企业管理数据等一般数据、以及重要数据和核心数据。</w:t>
      </w:r>
    </w:p>
    <w:p w:rsidR="008E5A6F" w:rsidRDefault="00000000">
      <w:pPr>
        <w:spacing w:line="360" w:lineRule="auto"/>
        <w:ind w:firstLine="323"/>
        <w:rPr>
          <w:rFonts w:ascii="宋体" w:hAnsi="宋体" w:cs="DengXian"/>
          <w:b w:val="0"/>
          <w:sz w:val="24"/>
        </w:rPr>
      </w:pPr>
      <w:r>
        <w:rPr>
          <w:rFonts w:ascii="宋体" w:hAnsi="宋体" w:cs="DengXian" w:hint="eastAsia"/>
          <w:b w:val="0"/>
          <w:sz w:val="24"/>
        </w:rPr>
        <w:t>1.2本协议所称“数据处理活动”指数据的收集、存储、使用、加工、传输、提供、公开、销毁等环节。</w:t>
      </w:r>
    </w:p>
    <w:p w:rsidR="008E5A6F" w:rsidRDefault="008E5A6F">
      <w:pPr>
        <w:spacing w:line="360" w:lineRule="auto"/>
        <w:rPr>
          <w:rFonts w:ascii="宋体" w:hAnsi="宋体" w:cs="DengXian"/>
          <w:b w:val="0"/>
          <w:sz w:val="24"/>
        </w:rPr>
      </w:pPr>
    </w:p>
    <w:p w:rsidR="008E5A6F" w:rsidRDefault="00000000">
      <w:pPr>
        <w:numPr>
          <w:ilvl w:val="0"/>
          <w:numId w:val="6"/>
        </w:numPr>
        <w:spacing w:line="360" w:lineRule="auto"/>
        <w:rPr>
          <w:rFonts w:ascii="宋体" w:hAnsi="宋体" w:cs="DengXian"/>
          <w:b w:val="0"/>
          <w:sz w:val="24"/>
        </w:rPr>
      </w:pPr>
      <w:r>
        <w:rPr>
          <w:rFonts w:ascii="宋体" w:hAnsi="宋体" w:cs="DengXian" w:hint="eastAsia"/>
          <w:b w:val="0"/>
          <w:sz w:val="24"/>
        </w:rPr>
        <w:t>合作涉及数据情况</w:t>
      </w:r>
    </w:p>
    <w:p w:rsidR="008E5A6F" w:rsidRDefault="00000000">
      <w:pPr>
        <w:spacing w:line="360" w:lineRule="auto"/>
        <w:ind w:firstLine="323"/>
        <w:rPr>
          <w:rFonts w:ascii="宋体" w:hAnsi="宋体" w:cs="DengXian"/>
          <w:b w:val="0"/>
          <w:sz w:val="24"/>
        </w:rPr>
      </w:pPr>
      <w:r>
        <w:rPr>
          <w:rFonts w:ascii="宋体" w:hAnsi="宋体" w:cs="DengXian" w:hint="eastAsia"/>
          <w:b w:val="0"/>
          <w:sz w:val="24"/>
          <w:u w:val="single"/>
        </w:rPr>
        <w:t xml:space="preserve">见附表。               </w:t>
      </w:r>
    </w:p>
    <w:p w:rsidR="008E5A6F" w:rsidRDefault="008E5A6F">
      <w:pPr>
        <w:spacing w:line="360" w:lineRule="auto"/>
        <w:rPr>
          <w:rFonts w:ascii="宋体" w:hAnsi="宋体" w:cs="DengXian"/>
          <w:b w:val="0"/>
          <w:sz w:val="24"/>
        </w:rPr>
      </w:pPr>
    </w:p>
    <w:p w:rsidR="008E5A6F" w:rsidRDefault="00000000">
      <w:pPr>
        <w:spacing w:line="360" w:lineRule="auto"/>
        <w:rPr>
          <w:rFonts w:ascii="宋体" w:hAnsi="宋体" w:cs="DengXian"/>
          <w:b w:val="0"/>
          <w:sz w:val="24"/>
        </w:rPr>
      </w:pPr>
      <w:r>
        <w:rPr>
          <w:rFonts w:ascii="宋体" w:hAnsi="宋体" w:cs="DengXian" w:hint="eastAsia"/>
          <w:b w:val="0"/>
          <w:sz w:val="24"/>
        </w:rPr>
        <w:t>三、双方责任及义务</w:t>
      </w:r>
    </w:p>
    <w:p w:rsidR="008E5A6F" w:rsidRDefault="00000000">
      <w:pPr>
        <w:tabs>
          <w:tab w:val="left" w:pos="-1"/>
        </w:tabs>
        <w:spacing w:before="120" w:after="120" w:line="360" w:lineRule="auto"/>
        <w:ind w:leftChars="200" w:left="571" w:firstLineChars="200" w:firstLine="480"/>
        <w:rPr>
          <w:rFonts w:ascii="宋体" w:hAnsi="宋体" w:cs="DengXian"/>
          <w:b w:val="0"/>
          <w:sz w:val="24"/>
        </w:rPr>
      </w:pPr>
      <w:r>
        <w:rPr>
          <w:rFonts w:ascii="宋体" w:hAnsi="宋体" w:cs="DengXian" w:hint="eastAsia"/>
          <w:b w:val="0"/>
          <w:sz w:val="24"/>
        </w:rPr>
        <w:t>3.1甲方提供数据的行为不构成向乙方授予任何与数据相关的专利权、</w:t>
      </w:r>
      <w:r>
        <w:rPr>
          <w:rFonts w:ascii="宋体" w:hAnsi="宋体" w:cs="DengXian" w:hint="eastAsia"/>
          <w:b w:val="0"/>
          <w:sz w:val="24"/>
        </w:rPr>
        <w:lastRenderedPageBreak/>
        <w:t>专利申请权、商标权、著作权、商业秘密或其它的知识产权、所有权或其他任何权利。</w:t>
      </w:r>
    </w:p>
    <w:p w:rsidR="008E5A6F" w:rsidRDefault="00000000">
      <w:pPr>
        <w:tabs>
          <w:tab w:val="left" w:pos="-1"/>
        </w:tabs>
        <w:spacing w:before="120" w:after="120" w:line="360" w:lineRule="auto"/>
        <w:ind w:leftChars="200" w:left="571" w:firstLineChars="200" w:firstLine="480"/>
        <w:rPr>
          <w:rFonts w:ascii="宋体" w:hAnsi="宋体" w:cs="DengXian"/>
          <w:b w:val="0"/>
          <w:sz w:val="24"/>
        </w:rPr>
      </w:pPr>
      <w:r>
        <w:rPr>
          <w:rFonts w:ascii="宋体" w:hAnsi="宋体" w:cs="DengXian" w:hint="eastAsia"/>
          <w:b w:val="0"/>
          <w:sz w:val="24"/>
        </w:rPr>
        <w:t>3.2 甲方有权根据《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及数据安全管理实施细则等规定及系列指南的要求，对合作期间乙方涉及的数据处理活动安全进行监督管理，包括但不限于台账管理、安全评估、审计、检查等。</w:t>
      </w:r>
    </w:p>
    <w:p w:rsidR="008E5A6F" w:rsidRDefault="00000000">
      <w:pPr>
        <w:tabs>
          <w:tab w:val="left" w:pos="-1"/>
        </w:tabs>
        <w:spacing w:before="120" w:after="120" w:line="360" w:lineRule="auto"/>
        <w:ind w:leftChars="200" w:left="571" w:firstLineChars="200" w:firstLine="480"/>
        <w:rPr>
          <w:rFonts w:ascii="宋体" w:hAnsi="宋体" w:cs="DengXian"/>
          <w:b w:val="0"/>
          <w:sz w:val="24"/>
        </w:rPr>
      </w:pPr>
      <w:r>
        <w:rPr>
          <w:rFonts w:ascii="宋体" w:hAnsi="宋体" w:cs="DengXian" w:hint="eastAsia"/>
          <w:b w:val="0"/>
          <w:sz w:val="24"/>
        </w:rPr>
        <w:t>3.3乙方对数据的处理应当满足下列要求：</w:t>
      </w:r>
    </w:p>
    <w:p w:rsidR="008E5A6F" w:rsidRDefault="00000000">
      <w:pPr>
        <w:spacing w:before="120" w:after="120" w:line="360" w:lineRule="auto"/>
        <w:ind w:leftChars="200" w:left="571" w:firstLineChars="200" w:firstLine="480"/>
        <w:rPr>
          <w:rFonts w:ascii="宋体" w:hAnsi="宋体" w:cs="DengXian"/>
          <w:b w:val="0"/>
          <w:sz w:val="24"/>
        </w:rPr>
      </w:pPr>
      <w:r>
        <w:rPr>
          <w:rFonts w:ascii="宋体" w:hAnsi="宋体" w:cs="DengXian" w:hint="eastAsia"/>
          <w:b w:val="0"/>
          <w:sz w:val="24"/>
        </w:rPr>
        <w:t>3.3.1 乙方应严格遵守《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办法以及数据安全管理实施细则等规定及系列指南，并接受甲方或甲方客户或业主必要的安全评估、审计、检查等监督管理。</w:t>
      </w:r>
    </w:p>
    <w:p w:rsidR="008E5A6F" w:rsidRDefault="00000000">
      <w:pPr>
        <w:spacing w:before="120" w:after="120" w:line="360" w:lineRule="auto"/>
        <w:ind w:leftChars="200" w:left="571" w:firstLineChars="200" w:firstLine="480"/>
        <w:rPr>
          <w:rFonts w:ascii="宋体" w:hAnsi="宋体" w:cs="DengXian"/>
          <w:b w:val="0"/>
          <w:sz w:val="24"/>
        </w:rPr>
      </w:pPr>
      <w:r>
        <w:rPr>
          <w:rFonts w:ascii="宋体" w:hAnsi="宋体" w:cs="DengXian" w:hint="eastAsia"/>
          <w:b w:val="0"/>
          <w:sz w:val="24"/>
        </w:rPr>
        <w:t>3.3.2乙方承诺仅在本次合作期间，为合同履行的目的处理数据，不得未经同意改变数据处理的目的、方式和范围。</w:t>
      </w:r>
    </w:p>
    <w:p w:rsidR="008E5A6F" w:rsidRDefault="00000000">
      <w:pPr>
        <w:spacing w:before="120" w:after="120" w:line="360" w:lineRule="auto"/>
        <w:ind w:leftChars="200" w:left="571" w:firstLineChars="200" w:firstLine="480"/>
        <w:rPr>
          <w:rFonts w:ascii="宋体" w:hAnsi="宋体" w:cs="DengXian"/>
          <w:b w:val="0"/>
          <w:sz w:val="24"/>
        </w:rPr>
      </w:pPr>
      <w:r>
        <w:rPr>
          <w:rFonts w:ascii="宋体" w:hAnsi="宋体" w:cs="DengXian" w:hint="eastAsia"/>
          <w:b w:val="0"/>
          <w:sz w:val="24"/>
        </w:rPr>
        <w:t>3.3.3 未经甲方的事先书面批准，乙方不得以任何形式或任何方式缓存、窃取、泄露、滥用数据以及向第三方提供数据。</w:t>
      </w:r>
    </w:p>
    <w:p w:rsidR="008E5A6F" w:rsidRDefault="00000000">
      <w:pPr>
        <w:spacing w:before="120" w:after="120" w:line="360" w:lineRule="auto"/>
        <w:ind w:leftChars="200" w:left="571" w:firstLineChars="200" w:firstLine="480"/>
        <w:rPr>
          <w:rFonts w:ascii="宋体" w:hAnsi="宋体" w:cs="DengXian"/>
          <w:b w:val="0"/>
          <w:sz w:val="24"/>
        </w:rPr>
      </w:pPr>
      <w:r>
        <w:rPr>
          <w:rFonts w:ascii="宋体" w:hAnsi="宋体" w:cs="DengXian" w:hint="eastAsia"/>
          <w:b w:val="0"/>
          <w:sz w:val="24"/>
        </w:rPr>
        <w:t>3.3.4 乙方有义务妥善保管必要的数据，不得私自复制、泄漏或遗失，对于乙方保管的数据应采取必要技术保护措施，例如：数据脱敏、数据模糊化、数据加密、4A和金库审批、账号和访问操作日志审计等。</w:t>
      </w:r>
    </w:p>
    <w:p w:rsidR="008E5A6F" w:rsidRDefault="00000000">
      <w:pPr>
        <w:spacing w:before="120" w:after="120" w:line="360" w:lineRule="auto"/>
        <w:ind w:leftChars="200" w:left="571" w:firstLineChars="200" w:firstLine="480"/>
        <w:rPr>
          <w:rFonts w:ascii="宋体" w:hAnsi="宋体" w:cs="DengXian"/>
          <w:b w:val="0"/>
          <w:sz w:val="24"/>
        </w:rPr>
      </w:pPr>
      <w:r>
        <w:rPr>
          <w:rFonts w:ascii="宋体" w:hAnsi="宋体" w:cs="DengXian" w:hint="eastAsia"/>
          <w:b w:val="0"/>
          <w:sz w:val="24"/>
        </w:rPr>
        <w:lastRenderedPageBreak/>
        <w:t>3.3.5 乙方不得依据数据，就任何问题，向任何第三方做出任何建议。</w:t>
      </w:r>
    </w:p>
    <w:p w:rsidR="008E5A6F" w:rsidRDefault="00000000">
      <w:pPr>
        <w:spacing w:before="120" w:after="120" w:line="360" w:lineRule="auto"/>
        <w:ind w:leftChars="200" w:left="571" w:firstLineChars="200" w:firstLine="480"/>
        <w:rPr>
          <w:rFonts w:ascii="宋体" w:hAnsi="宋体" w:cs="DengXian"/>
          <w:b w:val="0"/>
          <w:sz w:val="24"/>
        </w:rPr>
      </w:pPr>
      <w:r>
        <w:rPr>
          <w:rFonts w:ascii="宋体" w:hAnsi="宋体" w:cs="DengXian" w:hint="eastAsia"/>
          <w:b w:val="0"/>
          <w:sz w:val="24"/>
        </w:rPr>
        <w:t>3.3.6 未经甲方同意，乙方不得利用上述数据进行新的研究和开发。</w:t>
      </w:r>
    </w:p>
    <w:p w:rsidR="008E5A6F" w:rsidRDefault="00000000">
      <w:pPr>
        <w:tabs>
          <w:tab w:val="left" w:pos="-1"/>
        </w:tabs>
        <w:spacing w:before="120" w:after="120" w:line="360" w:lineRule="auto"/>
        <w:ind w:firstLineChars="200" w:firstLine="480"/>
        <w:rPr>
          <w:rFonts w:ascii="宋体" w:hAnsi="宋体" w:cs="DengXian"/>
          <w:b w:val="0"/>
          <w:sz w:val="24"/>
          <w:u w:val="single"/>
        </w:rPr>
      </w:pPr>
      <w:r>
        <w:rPr>
          <w:rFonts w:ascii="宋体" w:hAnsi="宋体" w:cs="DengXian" w:hint="eastAsia"/>
          <w:b w:val="0"/>
          <w:sz w:val="24"/>
        </w:rPr>
        <w:t xml:space="preserve">3.4 </w:t>
      </w:r>
      <w:r>
        <w:rPr>
          <w:rFonts w:ascii="宋体" w:hAnsi="宋体" w:cs="DengXian" w:hint="eastAsia"/>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rsidR="008E5A6F" w:rsidRDefault="00000000">
      <w:pPr>
        <w:tabs>
          <w:tab w:val="left" w:pos="-1"/>
        </w:tabs>
        <w:spacing w:before="120" w:after="120" w:line="360" w:lineRule="auto"/>
        <w:ind w:firstLineChars="200" w:firstLine="480"/>
        <w:rPr>
          <w:rFonts w:ascii="宋体" w:hAnsi="宋体" w:cs="DengXian"/>
          <w:b w:val="0"/>
          <w:sz w:val="24"/>
        </w:rPr>
      </w:pPr>
      <w:r>
        <w:rPr>
          <w:rFonts w:ascii="宋体" w:hAnsi="宋体" w:cs="DengXian" w:hint="eastAsia"/>
          <w:b w:val="0"/>
          <w:sz w:val="24"/>
        </w:rPr>
        <w:t>3.5甲方有权在甲方认为必要的情况下收回所提供的数据及其处理权，乙方应配合甲方行使上述权利，按照甲方的要求将所控制的数据交回甲方、删除或销毁。</w:t>
      </w:r>
    </w:p>
    <w:p w:rsidR="008E5A6F" w:rsidRDefault="00000000">
      <w:pPr>
        <w:spacing w:before="120" w:after="120" w:line="360" w:lineRule="auto"/>
        <w:rPr>
          <w:rFonts w:ascii="宋体" w:hAnsi="宋体" w:cs="DengXian"/>
          <w:b w:val="0"/>
          <w:sz w:val="24"/>
        </w:rPr>
      </w:pPr>
      <w:r>
        <w:rPr>
          <w:rFonts w:ascii="宋体" w:hAnsi="宋体" w:cs="DengXian" w:hint="eastAsia"/>
          <w:b w:val="0"/>
          <w:sz w:val="24"/>
        </w:rPr>
        <w:t>四、违约责任和处罚措施</w:t>
      </w:r>
    </w:p>
    <w:p w:rsidR="008E5A6F" w:rsidRDefault="00000000">
      <w:pPr>
        <w:tabs>
          <w:tab w:val="left" w:pos="-1"/>
        </w:tabs>
        <w:spacing w:before="120" w:after="120" w:line="360" w:lineRule="auto"/>
        <w:ind w:firstLineChars="200" w:firstLine="480"/>
        <w:rPr>
          <w:rFonts w:ascii="宋体" w:hAnsi="宋体" w:cs="DengXian"/>
          <w:b w:val="0"/>
          <w:sz w:val="24"/>
        </w:rPr>
      </w:pPr>
      <w:r>
        <w:rPr>
          <w:rFonts w:ascii="宋体" w:hAnsi="宋体" w:cs="DengXian" w:hint="eastAsia"/>
          <w:b w:val="0"/>
          <w:sz w:val="24"/>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rsidR="008E5A6F" w:rsidRDefault="00000000">
      <w:pPr>
        <w:tabs>
          <w:tab w:val="left" w:pos="-1"/>
        </w:tabs>
        <w:spacing w:before="120" w:after="120" w:line="360" w:lineRule="auto"/>
        <w:ind w:firstLineChars="200" w:firstLine="480"/>
        <w:rPr>
          <w:rFonts w:ascii="宋体" w:hAnsi="宋体" w:cs="DengXian"/>
          <w:b w:val="0"/>
          <w:sz w:val="24"/>
        </w:rPr>
      </w:pPr>
      <w:r>
        <w:rPr>
          <w:rFonts w:ascii="宋体" w:hAnsi="宋体" w:cs="DengXian" w:hint="eastAsia"/>
          <w:b w:val="0"/>
          <w:sz w:val="24"/>
        </w:rPr>
        <w:t>4.2乙方违约的，甲方有权要求乙方承担下述各项违约责任，同时甲方有权以书面形式单方面通知乙方终止合作：</w:t>
      </w:r>
    </w:p>
    <w:p w:rsidR="008E5A6F" w:rsidRDefault="00000000">
      <w:pPr>
        <w:spacing w:before="120" w:after="120" w:line="360" w:lineRule="auto"/>
        <w:ind w:left="600"/>
        <w:rPr>
          <w:rFonts w:ascii="宋体" w:hAnsi="宋体" w:cs="DengXian"/>
          <w:b w:val="0"/>
          <w:sz w:val="24"/>
        </w:rPr>
      </w:pPr>
      <w:r>
        <w:rPr>
          <w:rFonts w:ascii="宋体" w:hAnsi="宋体" w:cs="DengXian" w:hint="eastAsia"/>
          <w:b w:val="0"/>
          <w:sz w:val="24"/>
        </w:rPr>
        <w:t>（1）立即停止违反本协议的行为；</w:t>
      </w:r>
    </w:p>
    <w:p w:rsidR="008E5A6F" w:rsidRDefault="00000000">
      <w:pPr>
        <w:spacing w:before="120" w:after="120" w:line="360" w:lineRule="auto"/>
        <w:ind w:left="600"/>
        <w:rPr>
          <w:rFonts w:ascii="宋体" w:hAnsi="宋体" w:cs="DengXian"/>
          <w:b w:val="0"/>
          <w:sz w:val="24"/>
        </w:rPr>
      </w:pPr>
      <w:r>
        <w:rPr>
          <w:rFonts w:ascii="宋体" w:hAnsi="宋体" w:cs="DengXian" w:hint="eastAsia"/>
          <w:b w:val="0"/>
          <w:sz w:val="24"/>
        </w:rPr>
        <w:t>（2）采取一切有效措施进行补救，防止数据泄露、滥用等范围继续扩大；</w:t>
      </w:r>
    </w:p>
    <w:p w:rsidR="008E5A6F" w:rsidRDefault="00000000">
      <w:pPr>
        <w:spacing w:before="120" w:after="120" w:line="360" w:lineRule="auto"/>
        <w:ind w:firstLineChars="200" w:firstLine="480"/>
        <w:rPr>
          <w:rFonts w:ascii="宋体" w:hAnsi="宋体" w:cs="DengXian"/>
          <w:b w:val="0"/>
          <w:sz w:val="24"/>
        </w:rPr>
      </w:pPr>
      <w:r>
        <w:rPr>
          <w:rFonts w:ascii="宋体" w:hAnsi="宋体" w:cs="DengXian" w:hint="eastAsia"/>
          <w:b w:val="0"/>
          <w:sz w:val="24"/>
        </w:rPr>
        <w:t>（3）按照合同总金额10%向甲方支付违约金，甲方有权在合同中待结算给乙方的结算款中直接等额扣除；违约金不足以弥补甲方损失的，甲方有权继续向乙方要求赔偿，赔偿范围包括但不限于甲方因此受到的直接、间接、连带、特殊损失，甲方为调查乙方违约所支出的费用，甲方因乙方违反本协议而导致的律师</w:t>
      </w:r>
      <w:r>
        <w:rPr>
          <w:rFonts w:ascii="宋体" w:hAnsi="宋体" w:cs="DengXian" w:hint="eastAsia"/>
          <w:b w:val="0"/>
          <w:sz w:val="24"/>
        </w:rPr>
        <w:lastRenderedPageBreak/>
        <w:t>费、诉讼仲裁费、差旅费等支出、罚金和费用等。</w:t>
      </w:r>
    </w:p>
    <w:p w:rsidR="008E5A6F" w:rsidRDefault="00000000">
      <w:pPr>
        <w:spacing w:before="120" w:after="120" w:line="360" w:lineRule="auto"/>
        <w:ind w:firstLineChars="200" w:firstLine="480"/>
        <w:rPr>
          <w:rFonts w:ascii="宋体" w:hAnsi="宋体" w:cs="DengXian"/>
          <w:b w:val="0"/>
          <w:sz w:val="24"/>
        </w:rPr>
      </w:pPr>
      <w:r>
        <w:rPr>
          <w:rFonts w:ascii="宋体" w:hAnsi="宋体" w:cs="DengXian" w:hint="eastAsia"/>
          <w:b w:val="0"/>
          <w:sz w:val="24"/>
        </w:rPr>
        <w:t>（4）业主或甲方客户或甲方有权利采取将乙方加入业主或甲方客户或甲方合作负面行为名单，报送通信行业管理部门将乙方加入行业负面行为名单等措施。</w:t>
      </w:r>
    </w:p>
    <w:p w:rsidR="008E5A6F" w:rsidRDefault="00000000">
      <w:pPr>
        <w:spacing w:before="120" w:after="120" w:line="360" w:lineRule="auto"/>
        <w:rPr>
          <w:rFonts w:ascii="宋体" w:hAnsi="宋体" w:cs="DengXian"/>
          <w:b w:val="0"/>
          <w:sz w:val="24"/>
        </w:rPr>
      </w:pPr>
      <w:r>
        <w:rPr>
          <w:rFonts w:ascii="宋体" w:hAnsi="宋体" w:cs="DengXian" w:hint="eastAsia"/>
          <w:b w:val="0"/>
          <w:sz w:val="24"/>
        </w:rPr>
        <w:t>五、</w:t>
      </w:r>
      <w:r>
        <w:rPr>
          <w:rFonts w:ascii="宋体" w:hAnsi="宋体" w:cs="DengXian" w:hint="eastAsia"/>
          <w:b w:val="0"/>
          <w:sz w:val="24"/>
        </w:rPr>
        <w:tab/>
        <w:t>数据处理期限</w:t>
      </w:r>
    </w:p>
    <w:p w:rsidR="008E5A6F" w:rsidRDefault="00000000">
      <w:pPr>
        <w:spacing w:before="120" w:after="120" w:line="360" w:lineRule="auto"/>
        <w:ind w:firstLineChars="200" w:firstLine="480"/>
        <w:rPr>
          <w:rFonts w:ascii="宋体" w:hAnsi="宋体" w:cs="DengXian"/>
          <w:b w:val="0"/>
          <w:sz w:val="24"/>
        </w:rPr>
      </w:pPr>
      <w:r>
        <w:rPr>
          <w:rFonts w:ascii="宋体" w:hAnsi="宋体" w:cs="DengXian" w:hint="eastAsia"/>
          <w:b w:val="0"/>
          <w:sz w:val="24"/>
        </w:rPr>
        <w:t>除法律明确规定外，本协议规定的数据的处理期限仅限于“合作”过程中（合同有效期内）处理，合作结束后除非甲方书面授权，乙方应将所控制的数据交回甲方删除或销毁。</w:t>
      </w:r>
    </w:p>
    <w:p w:rsidR="008E5A6F" w:rsidRDefault="00000000">
      <w:pPr>
        <w:spacing w:before="120" w:after="120" w:line="360" w:lineRule="auto"/>
        <w:ind w:firstLineChars="200" w:firstLine="480"/>
        <w:rPr>
          <w:rFonts w:ascii="宋体" w:hAnsi="宋体" w:cs="DengXian"/>
          <w:b w:val="0"/>
          <w:sz w:val="24"/>
        </w:rPr>
      </w:pPr>
      <w:r>
        <w:rPr>
          <w:rFonts w:ascii="宋体" w:hAnsi="宋体" w:cs="DengXian" w:hint="eastAsia"/>
          <w:b w:val="0"/>
          <w:sz w:val="24"/>
        </w:rPr>
        <w:t>数据的保密责任期限为自本协议生效之日起至数据失去其保密性质并为公众所知悉之时为止，不因“合作”终止或解除（合同过期）而结束。</w:t>
      </w:r>
    </w:p>
    <w:p w:rsidR="008E5A6F" w:rsidRDefault="00000000">
      <w:pPr>
        <w:spacing w:before="120" w:after="120" w:line="360" w:lineRule="auto"/>
        <w:rPr>
          <w:rFonts w:ascii="宋体" w:hAnsi="宋体" w:cs="DengXian"/>
          <w:b w:val="0"/>
          <w:sz w:val="24"/>
        </w:rPr>
      </w:pPr>
      <w:r>
        <w:rPr>
          <w:rFonts w:ascii="宋体" w:hAnsi="宋体" w:cs="DengXian" w:hint="eastAsia"/>
          <w:b w:val="0"/>
          <w:sz w:val="24"/>
        </w:rPr>
        <w:t>六、</w:t>
      </w:r>
      <w:r>
        <w:rPr>
          <w:rFonts w:ascii="宋体" w:hAnsi="宋体" w:cs="DengXian" w:hint="eastAsia"/>
          <w:b w:val="0"/>
          <w:sz w:val="24"/>
        </w:rPr>
        <w:tab/>
        <w:t>免责条款</w:t>
      </w:r>
    </w:p>
    <w:p w:rsidR="008E5A6F" w:rsidRDefault="00000000">
      <w:pPr>
        <w:spacing w:before="120" w:after="120" w:line="360" w:lineRule="auto"/>
        <w:ind w:firstLine="420"/>
        <w:rPr>
          <w:rFonts w:ascii="宋体" w:hAnsi="宋体" w:cs="DengXian"/>
          <w:b w:val="0"/>
          <w:sz w:val="24"/>
        </w:rPr>
      </w:pPr>
      <w:r>
        <w:rPr>
          <w:rFonts w:ascii="宋体" w:hAnsi="宋体" w:cs="DengXian" w:hint="eastAsia"/>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rsidR="008E5A6F" w:rsidRDefault="008E5A6F">
      <w:pPr>
        <w:spacing w:before="120" w:after="120" w:line="360" w:lineRule="auto"/>
        <w:ind w:firstLine="420"/>
      </w:pPr>
    </w:p>
    <w:p w:rsidR="008E5A6F" w:rsidRDefault="00000000">
      <w:pPr>
        <w:spacing w:line="360" w:lineRule="auto"/>
        <w:jc w:val="left"/>
        <w:rPr>
          <w:rFonts w:ascii="宋体" w:hAnsi="宋体" w:cs="DengXian"/>
          <w:bCs/>
          <w:sz w:val="24"/>
        </w:rPr>
      </w:pPr>
      <w:r>
        <w:rPr>
          <w:rFonts w:ascii="宋体" w:hAnsi="宋体" w:cs="DengXian" w:hint="eastAsia"/>
          <w:bCs/>
          <w:sz w:val="24"/>
        </w:rPr>
        <w:t>数据安全保密协议附表：</w:t>
      </w:r>
    </w:p>
    <w:p w:rsidR="008E5A6F" w:rsidRDefault="00000000">
      <w:pPr>
        <w:spacing w:line="360" w:lineRule="auto"/>
        <w:jc w:val="left"/>
        <w:rPr>
          <w:rFonts w:ascii="宋体" w:hAnsi="宋体" w:cs="DengXian"/>
          <w:b w:val="0"/>
          <w:sz w:val="24"/>
        </w:rPr>
      </w:pPr>
      <w:r>
        <w:rPr>
          <w:rFonts w:ascii="宋体" w:hAnsi="宋体" w:cs="DengXian" w:hint="eastAsia"/>
          <w:b w:val="0"/>
          <w:sz w:val="24"/>
        </w:rPr>
        <w:t>无。纯施工服务不涉及数据安全。</w:t>
      </w:r>
    </w:p>
    <w:p w:rsidR="008E5A6F" w:rsidRDefault="00000000">
      <w:pPr>
        <w:spacing w:line="360" w:lineRule="auto"/>
        <w:rPr>
          <w:rFonts w:ascii="宋体" w:hAnsi="宋体" w:cs="黑体"/>
          <w:sz w:val="30"/>
          <w:szCs w:val="30"/>
        </w:rPr>
      </w:pPr>
      <w:r>
        <w:rPr>
          <w:rFonts w:ascii="宋体" w:hAnsi="宋体" w:cs="黑体" w:hint="eastAsia"/>
          <w:sz w:val="30"/>
          <w:szCs w:val="30"/>
        </w:rPr>
        <w:t>附表附录：数据分级分类表</w:t>
      </w:r>
    </w:p>
    <w:tbl>
      <w:tblPr>
        <w:tblW w:w="8354" w:type="dxa"/>
        <w:tblInd w:w="96" w:type="dxa"/>
        <w:tblLook w:val="04A0" w:firstRow="1" w:lastRow="0" w:firstColumn="1" w:lastColumn="0" w:noHBand="0" w:noVBand="1"/>
      </w:tblPr>
      <w:tblGrid>
        <w:gridCol w:w="1095"/>
        <w:gridCol w:w="7259"/>
      </w:tblGrid>
      <w:tr w:rsidR="008E5A6F">
        <w:trPr>
          <w:trHeight w:val="288"/>
        </w:trPr>
        <w:tc>
          <w:tcPr>
            <w:tcW w:w="109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8E5A6F" w:rsidRDefault="00000000">
            <w:pPr>
              <w:widowControl/>
              <w:spacing w:line="360" w:lineRule="auto"/>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数据分级</w:t>
            </w:r>
          </w:p>
        </w:tc>
        <w:tc>
          <w:tcPr>
            <w:tcW w:w="725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8E5A6F" w:rsidRDefault="00000000">
            <w:pPr>
              <w:widowControl/>
              <w:spacing w:line="360" w:lineRule="auto"/>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数据分类</w:t>
            </w:r>
          </w:p>
        </w:tc>
      </w:tr>
      <w:tr w:rsidR="008E5A6F">
        <w:trPr>
          <w:trHeight w:val="480"/>
        </w:trPr>
        <w:tc>
          <w:tcPr>
            <w:tcW w:w="1095" w:type="dxa"/>
            <w:tcBorders>
              <w:top w:val="single" w:sz="4" w:space="0" w:color="000000"/>
              <w:left w:val="single" w:sz="4" w:space="0" w:color="000000"/>
              <w:bottom w:val="single" w:sz="4" w:space="0" w:color="000000"/>
              <w:right w:val="single" w:sz="4" w:space="0" w:color="000000"/>
            </w:tcBorders>
            <w:vAlign w:val="center"/>
          </w:tcPr>
          <w:p w:rsidR="008E5A6F" w:rsidRDefault="00000000">
            <w:pPr>
              <w:widowControl/>
              <w:spacing w:line="360" w:lineRule="auto"/>
              <w:jc w:val="center"/>
              <w:textAlignment w:val="center"/>
              <w:rPr>
                <w:rFonts w:ascii="宋体" w:hAnsi="宋体" w:cs="宋体"/>
                <w:b w:val="0"/>
                <w:bCs/>
                <w:color w:val="000000"/>
                <w:sz w:val="18"/>
                <w:szCs w:val="18"/>
              </w:rPr>
            </w:pPr>
            <w:r>
              <w:rPr>
                <w:rFonts w:ascii="宋体" w:hAnsi="宋体" w:cs="宋体" w:hint="eastAsia"/>
                <w:b w:val="0"/>
                <w:bCs/>
                <w:color w:val="000000"/>
                <w:kern w:val="0"/>
                <w:sz w:val="18"/>
                <w:szCs w:val="18"/>
                <w:lang w:bidi="ar"/>
              </w:rPr>
              <w:t>核心数据</w:t>
            </w:r>
          </w:p>
        </w:tc>
        <w:tc>
          <w:tcPr>
            <w:tcW w:w="7259" w:type="dxa"/>
            <w:tcBorders>
              <w:top w:val="single" w:sz="4" w:space="0" w:color="000000"/>
              <w:left w:val="single" w:sz="4" w:space="0" w:color="000000"/>
              <w:bottom w:val="single" w:sz="4" w:space="0" w:color="000000"/>
              <w:right w:val="single" w:sz="4" w:space="0" w:color="000000"/>
            </w:tcBorders>
            <w:vAlign w:val="center"/>
          </w:tcPr>
          <w:p w:rsidR="008E5A6F" w:rsidRDefault="00000000">
            <w:pPr>
              <w:widowControl/>
              <w:spacing w:line="240" w:lineRule="auto"/>
              <w:jc w:val="left"/>
              <w:textAlignment w:val="center"/>
              <w:rPr>
                <w:rFonts w:ascii="宋体" w:hAnsi="宋体"/>
                <w:b w:val="0"/>
                <w:bCs/>
                <w:color w:val="000000"/>
                <w:sz w:val="18"/>
                <w:szCs w:val="18"/>
              </w:rPr>
            </w:pPr>
            <w:r>
              <w:rPr>
                <w:rFonts w:ascii="宋体" w:hAnsi="宋体"/>
                <w:b w:val="0"/>
                <w:bCs/>
                <w:color w:val="000000"/>
                <w:kern w:val="0"/>
                <w:sz w:val="18"/>
                <w:szCs w:val="18"/>
                <w:lang w:bidi="ar"/>
              </w:rPr>
              <w:t xml:space="preserve">H1-1 </w:t>
            </w:r>
            <w:r>
              <w:rPr>
                <w:rStyle w:val="font21"/>
                <w:rFonts w:hint="default"/>
                <w:b w:val="0"/>
                <w:bCs/>
                <w:lang w:bidi="ar"/>
              </w:rPr>
              <w:t>网络规划建设、</w:t>
            </w:r>
            <w:r>
              <w:rPr>
                <w:rStyle w:val="font31"/>
                <w:rFonts w:ascii="宋体" w:hAnsi="宋体"/>
                <w:b w:val="0"/>
                <w:bCs/>
                <w:lang w:bidi="ar"/>
              </w:rPr>
              <w:t xml:space="preserve">H1-2 </w:t>
            </w:r>
            <w:r>
              <w:rPr>
                <w:rStyle w:val="font21"/>
                <w:rFonts w:hint="default"/>
                <w:b w:val="0"/>
                <w:bCs/>
                <w:lang w:bidi="ar"/>
              </w:rPr>
              <w:t>网络运行维护、</w:t>
            </w:r>
            <w:r>
              <w:rPr>
                <w:rStyle w:val="font31"/>
                <w:rFonts w:ascii="宋体" w:hAnsi="宋体"/>
                <w:b w:val="0"/>
                <w:bCs/>
                <w:lang w:bidi="ar"/>
              </w:rPr>
              <w:t xml:space="preserve">H2-1 </w:t>
            </w:r>
            <w:r>
              <w:rPr>
                <w:rStyle w:val="font21"/>
                <w:rFonts w:hint="default"/>
                <w:b w:val="0"/>
                <w:bCs/>
                <w:lang w:bidi="ar"/>
              </w:rPr>
              <w:t>网络与数据安全保障、</w:t>
            </w:r>
            <w:r>
              <w:rPr>
                <w:rStyle w:val="font31"/>
                <w:rFonts w:ascii="宋体" w:hAnsi="宋体"/>
                <w:b w:val="0"/>
                <w:bCs/>
                <w:lang w:bidi="ar"/>
              </w:rPr>
              <w:t xml:space="preserve">H2-2 </w:t>
            </w:r>
            <w:r>
              <w:rPr>
                <w:rStyle w:val="font21"/>
                <w:rFonts w:hint="default"/>
                <w:b w:val="0"/>
                <w:bCs/>
                <w:lang w:bidi="ar"/>
              </w:rPr>
              <w:t>应急通信保障、</w:t>
            </w:r>
            <w:r>
              <w:rPr>
                <w:rStyle w:val="font31"/>
                <w:rFonts w:ascii="宋体" w:hAnsi="宋体"/>
                <w:b w:val="0"/>
                <w:bCs/>
                <w:lang w:bidi="ar"/>
              </w:rPr>
              <w:t xml:space="preserve">H3-1 </w:t>
            </w:r>
            <w:r>
              <w:rPr>
                <w:rStyle w:val="font21"/>
                <w:rFonts w:hint="default"/>
                <w:b w:val="0"/>
                <w:bCs/>
                <w:lang w:bidi="ar"/>
              </w:rPr>
              <w:t>行业发展、</w:t>
            </w:r>
            <w:r>
              <w:rPr>
                <w:rStyle w:val="font31"/>
                <w:rFonts w:ascii="宋体" w:hAnsi="宋体"/>
                <w:b w:val="0"/>
                <w:bCs/>
                <w:lang w:bidi="ar"/>
              </w:rPr>
              <w:t xml:space="preserve">H4-1 </w:t>
            </w:r>
            <w:r>
              <w:rPr>
                <w:rStyle w:val="font21"/>
                <w:rFonts w:hint="default"/>
                <w:b w:val="0"/>
                <w:bCs/>
                <w:lang w:bidi="ar"/>
              </w:rPr>
              <w:t>重大科技成果、</w:t>
            </w:r>
            <w:r>
              <w:rPr>
                <w:rStyle w:val="font31"/>
                <w:rFonts w:ascii="宋体" w:hAnsi="宋体"/>
                <w:b w:val="0"/>
                <w:bCs/>
                <w:lang w:bidi="ar"/>
              </w:rPr>
              <w:t xml:space="preserve">H4-2 </w:t>
            </w:r>
            <w:r>
              <w:rPr>
                <w:rStyle w:val="font21"/>
                <w:rFonts w:hint="default"/>
                <w:b w:val="0"/>
                <w:bCs/>
                <w:lang w:bidi="ar"/>
              </w:rPr>
              <w:t>国家科技计划、</w:t>
            </w:r>
            <w:r>
              <w:rPr>
                <w:rStyle w:val="font31"/>
                <w:rFonts w:ascii="宋体" w:hAnsi="宋体"/>
                <w:b w:val="0"/>
                <w:bCs/>
                <w:lang w:bidi="ar"/>
              </w:rPr>
              <w:t xml:space="preserve">H5-1 </w:t>
            </w:r>
            <w:r>
              <w:rPr>
                <w:rStyle w:val="font21"/>
                <w:rFonts w:hint="default"/>
                <w:b w:val="0"/>
                <w:bCs/>
                <w:lang w:bidi="ar"/>
              </w:rPr>
              <w:t>其他</w:t>
            </w:r>
          </w:p>
        </w:tc>
      </w:tr>
      <w:tr w:rsidR="008E5A6F">
        <w:trPr>
          <w:trHeight w:val="720"/>
        </w:trPr>
        <w:tc>
          <w:tcPr>
            <w:tcW w:w="1095" w:type="dxa"/>
            <w:tcBorders>
              <w:top w:val="single" w:sz="4" w:space="0" w:color="000000"/>
              <w:left w:val="single" w:sz="4" w:space="0" w:color="000000"/>
              <w:bottom w:val="single" w:sz="4" w:space="0" w:color="000000"/>
              <w:right w:val="single" w:sz="4" w:space="0" w:color="000000"/>
            </w:tcBorders>
            <w:vAlign w:val="center"/>
          </w:tcPr>
          <w:p w:rsidR="008E5A6F" w:rsidRDefault="00000000">
            <w:pPr>
              <w:widowControl/>
              <w:spacing w:line="360" w:lineRule="auto"/>
              <w:jc w:val="center"/>
              <w:textAlignment w:val="center"/>
              <w:rPr>
                <w:rFonts w:ascii="宋体" w:hAnsi="宋体" w:cs="宋体"/>
                <w:b w:val="0"/>
                <w:bCs/>
                <w:color w:val="000000"/>
                <w:sz w:val="18"/>
                <w:szCs w:val="18"/>
              </w:rPr>
            </w:pPr>
            <w:r>
              <w:rPr>
                <w:rFonts w:ascii="宋体" w:hAnsi="宋体" w:cs="宋体" w:hint="eastAsia"/>
                <w:b w:val="0"/>
                <w:bCs/>
                <w:color w:val="000000"/>
                <w:kern w:val="0"/>
                <w:sz w:val="18"/>
                <w:szCs w:val="18"/>
                <w:lang w:bidi="ar"/>
              </w:rPr>
              <w:t>重要数据</w:t>
            </w:r>
          </w:p>
        </w:tc>
        <w:tc>
          <w:tcPr>
            <w:tcW w:w="7259" w:type="dxa"/>
            <w:tcBorders>
              <w:top w:val="single" w:sz="4" w:space="0" w:color="000000"/>
              <w:left w:val="single" w:sz="4" w:space="0" w:color="000000"/>
              <w:bottom w:val="single" w:sz="4" w:space="0" w:color="000000"/>
              <w:right w:val="single" w:sz="4" w:space="0" w:color="000000"/>
            </w:tcBorders>
            <w:vAlign w:val="center"/>
          </w:tcPr>
          <w:p w:rsidR="008E5A6F" w:rsidRDefault="00000000">
            <w:pPr>
              <w:widowControl/>
              <w:spacing w:line="240" w:lineRule="auto"/>
              <w:jc w:val="left"/>
              <w:textAlignment w:val="center"/>
              <w:rPr>
                <w:rFonts w:ascii="宋体" w:hAnsi="宋体"/>
                <w:b w:val="0"/>
                <w:bCs/>
                <w:color w:val="000000"/>
                <w:sz w:val="18"/>
                <w:szCs w:val="18"/>
              </w:rPr>
            </w:pPr>
            <w:r>
              <w:rPr>
                <w:rFonts w:ascii="宋体" w:hAnsi="宋体"/>
                <w:b w:val="0"/>
                <w:bCs/>
                <w:color w:val="000000"/>
                <w:kern w:val="0"/>
                <w:sz w:val="18"/>
                <w:szCs w:val="18"/>
                <w:lang w:bidi="ar"/>
              </w:rPr>
              <w:t xml:space="preserve">Z1-1 </w:t>
            </w:r>
            <w:r>
              <w:rPr>
                <w:rStyle w:val="font21"/>
                <w:rFonts w:hint="default"/>
                <w:b w:val="0"/>
                <w:bCs/>
                <w:lang w:bidi="ar"/>
              </w:rPr>
              <w:t>网络规划建设、</w:t>
            </w:r>
            <w:r>
              <w:rPr>
                <w:rStyle w:val="font31"/>
                <w:rFonts w:ascii="宋体" w:hAnsi="宋体"/>
                <w:b w:val="0"/>
                <w:bCs/>
                <w:lang w:bidi="ar"/>
              </w:rPr>
              <w:t xml:space="preserve">Z1-2 </w:t>
            </w:r>
            <w:r>
              <w:rPr>
                <w:rStyle w:val="font21"/>
                <w:rFonts w:hint="default"/>
                <w:b w:val="0"/>
                <w:bCs/>
                <w:lang w:bidi="ar"/>
              </w:rPr>
              <w:t>网络运行维护、</w:t>
            </w:r>
            <w:r>
              <w:rPr>
                <w:rStyle w:val="font31"/>
                <w:rFonts w:ascii="宋体" w:hAnsi="宋体"/>
                <w:b w:val="0"/>
                <w:bCs/>
                <w:lang w:bidi="ar"/>
              </w:rPr>
              <w:t xml:space="preserve">Z2-1 </w:t>
            </w:r>
            <w:r>
              <w:rPr>
                <w:rStyle w:val="font21"/>
                <w:rFonts w:hint="default"/>
                <w:b w:val="0"/>
                <w:bCs/>
                <w:lang w:bidi="ar"/>
              </w:rPr>
              <w:t>网络与数据安全保障、</w:t>
            </w:r>
            <w:r>
              <w:rPr>
                <w:rStyle w:val="font31"/>
                <w:rFonts w:ascii="宋体" w:hAnsi="宋体"/>
                <w:b w:val="0"/>
                <w:bCs/>
                <w:lang w:bidi="ar"/>
              </w:rPr>
              <w:t xml:space="preserve">Z2-2 </w:t>
            </w:r>
            <w:r>
              <w:rPr>
                <w:rStyle w:val="font21"/>
                <w:rFonts w:hint="default"/>
                <w:b w:val="0"/>
                <w:bCs/>
                <w:lang w:bidi="ar"/>
              </w:rPr>
              <w:t>物理安全保障、</w:t>
            </w:r>
            <w:r>
              <w:rPr>
                <w:rStyle w:val="font31"/>
                <w:rFonts w:ascii="宋体" w:hAnsi="宋体"/>
                <w:b w:val="0"/>
                <w:bCs/>
                <w:lang w:bidi="ar"/>
              </w:rPr>
              <w:t xml:space="preserve">Z2-3 </w:t>
            </w:r>
            <w:r>
              <w:rPr>
                <w:rStyle w:val="font21"/>
                <w:rFonts w:hint="default"/>
                <w:b w:val="0"/>
                <w:bCs/>
                <w:lang w:bidi="ar"/>
              </w:rPr>
              <w:t>应急通信保障、</w:t>
            </w:r>
            <w:r>
              <w:rPr>
                <w:rStyle w:val="font31"/>
                <w:rFonts w:ascii="宋体" w:hAnsi="宋体"/>
                <w:b w:val="0"/>
                <w:bCs/>
                <w:lang w:bidi="ar"/>
              </w:rPr>
              <w:t xml:space="preserve">Z3-1 </w:t>
            </w:r>
            <w:r>
              <w:rPr>
                <w:rStyle w:val="font21"/>
                <w:rFonts w:hint="default"/>
                <w:b w:val="0"/>
                <w:bCs/>
                <w:lang w:bidi="ar"/>
              </w:rPr>
              <w:t>行业发展、</w:t>
            </w:r>
            <w:r>
              <w:rPr>
                <w:rStyle w:val="font31"/>
                <w:rFonts w:ascii="宋体" w:hAnsi="宋体"/>
                <w:b w:val="0"/>
                <w:bCs/>
                <w:lang w:bidi="ar"/>
              </w:rPr>
              <w:t xml:space="preserve">Z3-2 </w:t>
            </w:r>
            <w:r>
              <w:rPr>
                <w:rStyle w:val="font21"/>
                <w:rFonts w:hint="default"/>
                <w:b w:val="0"/>
                <w:bCs/>
                <w:lang w:bidi="ar"/>
              </w:rPr>
              <w:t>行业发展战略规划与重大决策、</w:t>
            </w:r>
            <w:r>
              <w:rPr>
                <w:rStyle w:val="font31"/>
                <w:rFonts w:ascii="宋体" w:hAnsi="宋体"/>
                <w:b w:val="0"/>
                <w:bCs/>
                <w:lang w:bidi="ar"/>
              </w:rPr>
              <w:t xml:space="preserve">Z4-1 </w:t>
            </w:r>
            <w:r>
              <w:rPr>
                <w:rStyle w:val="font21"/>
                <w:rFonts w:hint="default"/>
                <w:b w:val="0"/>
                <w:bCs/>
                <w:lang w:bidi="ar"/>
              </w:rPr>
              <w:t>出</w:t>
            </w:r>
            <w:r>
              <w:rPr>
                <w:rStyle w:val="font21"/>
                <w:rFonts w:hint="default"/>
                <w:b w:val="0"/>
                <w:bCs/>
                <w:lang w:bidi="ar"/>
              </w:rPr>
              <w:lastRenderedPageBreak/>
              <w:t>口管制物项、</w:t>
            </w:r>
            <w:r>
              <w:rPr>
                <w:rStyle w:val="font31"/>
                <w:rFonts w:ascii="宋体" w:hAnsi="宋体"/>
                <w:b w:val="0"/>
                <w:bCs/>
                <w:lang w:bidi="ar"/>
              </w:rPr>
              <w:t xml:space="preserve">Z4-2 </w:t>
            </w:r>
            <w:r>
              <w:rPr>
                <w:rStyle w:val="font21"/>
                <w:rFonts w:hint="default"/>
                <w:b w:val="0"/>
                <w:bCs/>
                <w:lang w:bidi="ar"/>
              </w:rPr>
              <w:t>重大科技成果、</w:t>
            </w:r>
            <w:r>
              <w:rPr>
                <w:rStyle w:val="font31"/>
                <w:rFonts w:ascii="宋体" w:hAnsi="宋体"/>
                <w:b w:val="0"/>
                <w:bCs/>
                <w:lang w:bidi="ar"/>
              </w:rPr>
              <w:t xml:space="preserve">Z4-3 </w:t>
            </w:r>
            <w:r>
              <w:rPr>
                <w:rStyle w:val="font21"/>
                <w:rFonts w:hint="default"/>
                <w:b w:val="0"/>
                <w:bCs/>
                <w:lang w:bidi="ar"/>
              </w:rPr>
              <w:t>国家科技计划、</w:t>
            </w:r>
            <w:r>
              <w:rPr>
                <w:rStyle w:val="font31"/>
                <w:rFonts w:ascii="宋体" w:hAnsi="宋体"/>
                <w:b w:val="0"/>
                <w:bCs/>
                <w:lang w:bidi="ar"/>
              </w:rPr>
              <w:t xml:space="preserve">Z5-1 </w:t>
            </w:r>
            <w:r>
              <w:rPr>
                <w:rStyle w:val="font21"/>
                <w:rFonts w:hint="default"/>
                <w:b w:val="0"/>
                <w:bCs/>
                <w:lang w:bidi="ar"/>
              </w:rPr>
              <w:t>一定规模个人信息、</w:t>
            </w:r>
            <w:r>
              <w:rPr>
                <w:rStyle w:val="font31"/>
                <w:rFonts w:ascii="宋体" w:hAnsi="宋体"/>
                <w:b w:val="0"/>
                <w:bCs/>
                <w:lang w:bidi="ar"/>
              </w:rPr>
              <w:t xml:space="preserve">Z5-2 </w:t>
            </w:r>
            <w:r>
              <w:rPr>
                <w:rStyle w:val="font21"/>
                <w:rFonts w:hint="default"/>
                <w:b w:val="0"/>
                <w:bCs/>
                <w:lang w:bidi="ar"/>
              </w:rPr>
              <w:t>其他</w:t>
            </w:r>
          </w:p>
        </w:tc>
      </w:tr>
      <w:tr w:rsidR="008E5A6F">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rsidR="008E5A6F" w:rsidRDefault="00000000">
            <w:pPr>
              <w:widowControl/>
              <w:spacing w:line="360" w:lineRule="auto"/>
              <w:jc w:val="center"/>
              <w:textAlignment w:val="center"/>
              <w:rPr>
                <w:rFonts w:ascii="宋体" w:hAnsi="宋体" w:cs="宋体"/>
                <w:b w:val="0"/>
                <w:bCs/>
                <w:color w:val="000000"/>
                <w:sz w:val="18"/>
                <w:szCs w:val="18"/>
              </w:rPr>
            </w:pPr>
            <w:r>
              <w:rPr>
                <w:rFonts w:ascii="宋体" w:hAnsi="宋体" w:cs="宋体" w:hint="eastAsia"/>
                <w:b w:val="0"/>
                <w:bCs/>
                <w:color w:val="000000"/>
                <w:kern w:val="0"/>
                <w:sz w:val="18"/>
                <w:szCs w:val="18"/>
                <w:lang w:bidi="ar"/>
              </w:rPr>
              <w:lastRenderedPageBreak/>
              <w:t>一般数据-</w:t>
            </w:r>
            <w:r>
              <w:rPr>
                <w:rStyle w:val="font31"/>
                <w:rFonts w:ascii="宋体" w:hAnsi="宋体"/>
                <w:b w:val="0"/>
                <w:bCs/>
                <w:lang w:bidi="ar"/>
              </w:rPr>
              <w:t>4</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rsidR="008E5A6F" w:rsidRDefault="00000000">
            <w:pPr>
              <w:widowControl/>
              <w:spacing w:line="240" w:lineRule="auto"/>
              <w:jc w:val="left"/>
              <w:textAlignment w:val="center"/>
              <w:rPr>
                <w:rFonts w:ascii="宋体" w:hAnsi="宋体"/>
                <w:b w:val="0"/>
                <w:bCs/>
                <w:color w:val="000000"/>
                <w:sz w:val="18"/>
                <w:szCs w:val="18"/>
              </w:rPr>
            </w:pPr>
            <w:r>
              <w:rPr>
                <w:rStyle w:val="font31"/>
                <w:rFonts w:ascii="宋体" w:hAnsi="宋体"/>
                <w:b w:val="0"/>
                <w:bCs/>
                <w:lang w:bidi="ar"/>
              </w:rPr>
              <w:t xml:space="preserve">A1-4 </w:t>
            </w:r>
            <w:r>
              <w:rPr>
                <w:rStyle w:val="font21"/>
                <w:rFonts w:hint="default"/>
                <w:b w:val="0"/>
                <w:bCs/>
                <w:lang w:bidi="ar"/>
              </w:rPr>
              <w:t>实体身份证明、</w:t>
            </w:r>
            <w:r>
              <w:rPr>
                <w:rStyle w:val="font31"/>
                <w:rFonts w:ascii="宋体" w:hAnsi="宋体"/>
                <w:b w:val="0"/>
                <w:bCs/>
                <w:lang w:bidi="ar"/>
              </w:rPr>
              <w:t xml:space="preserve"> A1-5 </w:t>
            </w:r>
            <w:r>
              <w:rPr>
                <w:rStyle w:val="font21"/>
                <w:rFonts w:hint="default"/>
                <w:b w:val="0"/>
                <w:bCs/>
                <w:lang w:bidi="ar"/>
              </w:rPr>
              <w:t>用户私密信息、</w:t>
            </w:r>
            <w:r>
              <w:rPr>
                <w:rStyle w:val="font31"/>
                <w:rFonts w:ascii="宋体" w:hAnsi="宋体"/>
                <w:b w:val="0"/>
                <w:bCs/>
                <w:lang w:bidi="ar"/>
              </w:rPr>
              <w:t xml:space="preserve">A2-1 </w:t>
            </w:r>
            <w:r>
              <w:rPr>
                <w:rStyle w:val="font21"/>
                <w:rFonts w:hint="default"/>
                <w:b w:val="0"/>
                <w:bCs/>
                <w:lang w:bidi="ar"/>
              </w:rPr>
              <w:t>用户密码及关联信息、</w:t>
            </w:r>
            <w:r>
              <w:rPr>
                <w:rStyle w:val="font31"/>
                <w:rFonts w:ascii="宋体" w:hAnsi="宋体"/>
                <w:b w:val="0"/>
                <w:bCs/>
                <w:lang w:bidi="ar"/>
              </w:rPr>
              <w:t xml:space="preserve"> B1-2 </w:t>
            </w:r>
            <w:r>
              <w:rPr>
                <w:rStyle w:val="font21"/>
                <w:rFonts w:hint="default"/>
                <w:b w:val="0"/>
                <w:bCs/>
                <w:lang w:bidi="ar"/>
              </w:rPr>
              <w:t>联系人信息、</w:t>
            </w:r>
          </w:p>
        </w:tc>
      </w:tr>
      <w:tr w:rsidR="008E5A6F">
        <w:trPr>
          <w:trHeight w:val="480"/>
        </w:trPr>
        <w:tc>
          <w:tcPr>
            <w:tcW w:w="1095" w:type="dxa"/>
            <w:vMerge/>
            <w:tcBorders>
              <w:top w:val="single" w:sz="4" w:space="0" w:color="000000"/>
              <w:left w:val="single" w:sz="4" w:space="0" w:color="000000"/>
              <w:bottom w:val="single" w:sz="4" w:space="0" w:color="000000"/>
              <w:right w:val="single" w:sz="4" w:space="0" w:color="000000"/>
            </w:tcBorders>
            <w:vAlign w:val="center"/>
          </w:tcPr>
          <w:p w:rsidR="008E5A6F" w:rsidRDefault="008E5A6F">
            <w:pPr>
              <w:spacing w:line="360" w:lineRule="auto"/>
              <w:jc w:val="center"/>
              <w:rPr>
                <w:rFonts w:ascii="宋体" w:hAnsi="宋体" w:cs="宋体"/>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rsidR="008E5A6F" w:rsidRDefault="00000000">
            <w:pPr>
              <w:widowControl/>
              <w:spacing w:line="240" w:lineRule="auto"/>
              <w:jc w:val="left"/>
              <w:textAlignment w:val="center"/>
              <w:rPr>
                <w:rFonts w:ascii="宋体" w:hAnsi="宋体"/>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网络规划建设类数据（关键系统，发布前）、</w:t>
            </w:r>
            <w:r>
              <w:rPr>
                <w:rStyle w:val="font31"/>
                <w:rFonts w:ascii="宋体" w:hAnsi="宋体"/>
                <w:b w:val="0"/>
                <w:bCs/>
                <w:lang w:bidi="ar"/>
              </w:rPr>
              <w:t xml:space="preserve"> E2 </w:t>
            </w:r>
            <w:r>
              <w:rPr>
                <w:rStyle w:val="font21"/>
                <w:rFonts w:hint="default"/>
                <w:b w:val="0"/>
                <w:bCs/>
                <w:lang w:bidi="ar"/>
              </w:rPr>
              <w:t>网络与系统资源类数据（关键系统）、</w:t>
            </w:r>
            <w:r>
              <w:rPr>
                <w:rStyle w:val="font31"/>
                <w:rFonts w:ascii="宋体" w:hAnsi="宋体"/>
                <w:b w:val="0"/>
                <w:bCs/>
                <w:lang w:bidi="ar"/>
              </w:rPr>
              <w:t xml:space="preserve"> E3 </w:t>
            </w:r>
            <w:r>
              <w:rPr>
                <w:rStyle w:val="font21"/>
                <w:rFonts w:hint="default"/>
                <w:b w:val="0"/>
                <w:bCs/>
                <w:lang w:bidi="ar"/>
              </w:rPr>
              <w:t>网络与系统运维类数据（关键系统）、</w:t>
            </w:r>
            <w:r>
              <w:rPr>
                <w:rStyle w:val="font31"/>
                <w:rFonts w:ascii="宋体" w:hAnsi="宋体"/>
                <w:b w:val="0"/>
                <w:bCs/>
                <w:lang w:bidi="ar"/>
              </w:rPr>
              <w:t xml:space="preserve"> E4 </w:t>
            </w:r>
            <w:r>
              <w:rPr>
                <w:rStyle w:val="font21"/>
                <w:rFonts w:hint="default"/>
                <w:b w:val="0"/>
                <w:bCs/>
                <w:lang w:bidi="ar"/>
              </w:rPr>
              <w:t>网络安全管理类数据（关键系统）、</w:t>
            </w:r>
          </w:p>
        </w:tc>
      </w:tr>
      <w:tr w:rsidR="008E5A6F">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rsidR="008E5A6F" w:rsidRDefault="00000000">
            <w:pPr>
              <w:widowControl/>
              <w:spacing w:line="360" w:lineRule="auto"/>
              <w:jc w:val="center"/>
              <w:textAlignment w:val="center"/>
              <w:rPr>
                <w:rFonts w:ascii="宋体" w:hAnsi="宋体" w:cs="宋体"/>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rsidR="008E5A6F" w:rsidRDefault="00000000">
            <w:pPr>
              <w:widowControl/>
              <w:spacing w:line="240" w:lineRule="auto"/>
              <w:jc w:val="left"/>
              <w:textAlignment w:val="center"/>
              <w:rPr>
                <w:rFonts w:ascii="宋体" w:hAnsi="宋体"/>
                <w:b w:val="0"/>
                <w:bCs/>
                <w:color w:val="000000"/>
                <w:sz w:val="18"/>
                <w:szCs w:val="18"/>
              </w:rPr>
            </w:pPr>
            <w:r>
              <w:rPr>
                <w:rStyle w:val="font31"/>
                <w:rFonts w:ascii="宋体" w:hAnsi="宋体"/>
                <w:b w:val="0"/>
                <w:bCs/>
                <w:lang w:bidi="ar"/>
              </w:rPr>
              <w:t xml:space="preserve">A1-1 </w:t>
            </w:r>
            <w:r>
              <w:rPr>
                <w:rStyle w:val="font21"/>
                <w:rFonts w:hint="default"/>
                <w:b w:val="0"/>
                <w:bCs/>
                <w:lang w:bidi="ar"/>
              </w:rPr>
              <w:t>自然人身份标识、</w:t>
            </w:r>
            <w:r>
              <w:rPr>
                <w:rStyle w:val="font31"/>
                <w:rFonts w:ascii="宋体" w:hAnsi="宋体"/>
                <w:b w:val="0"/>
                <w:bCs/>
                <w:lang w:bidi="ar"/>
              </w:rPr>
              <w:t xml:space="preserve">B1-1 </w:t>
            </w:r>
            <w:r>
              <w:rPr>
                <w:rStyle w:val="font21"/>
                <w:rFonts w:hint="default"/>
                <w:b w:val="0"/>
                <w:bCs/>
                <w:lang w:bidi="ar"/>
              </w:rPr>
              <w:t>服务内容数据、</w:t>
            </w:r>
            <w:r>
              <w:rPr>
                <w:rStyle w:val="font31"/>
                <w:rFonts w:ascii="宋体" w:hAnsi="宋体"/>
                <w:b w:val="0"/>
                <w:bCs/>
                <w:lang w:bidi="ar"/>
              </w:rPr>
              <w:t xml:space="preserve">C1-2 </w:t>
            </w:r>
            <w:r>
              <w:rPr>
                <w:rStyle w:val="font21"/>
                <w:rFonts w:hint="default"/>
                <w:b w:val="0"/>
                <w:bCs/>
                <w:lang w:bidi="ar"/>
              </w:rPr>
              <w:t>服务记录和日志、</w:t>
            </w:r>
            <w:r>
              <w:rPr>
                <w:rStyle w:val="font31"/>
                <w:rFonts w:ascii="宋体" w:hAnsi="宋体"/>
                <w:b w:val="0"/>
                <w:bCs/>
                <w:lang w:bidi="ar"/>
              </w:rPr>
              <w:t xml:space="preserve">C1-4 </w:t>
            </w:r>
            <w:r>
              <w:rPr>
                <w:rStyle w:val="font21"/>
                <w:rFonts w:hint="default"/>
                <w:b w:val="0"/>
                <w:bCs/>
                <w:lang w:bidi="ar"/>
              </w:rPr>
              <w:t>位置数据、</w:t>
            </w:r>
            <w:r>
              <w:rPr>
                <w:rStyle w:val="font31"/>
                <w:rFonts w:ascii="宋体" w:hAnsi="宋体"/>
                <w:b w:val="0"/>
                <w:bCs/>
                <w:lang w:bidi="ar"/>
              </w:rPr>
              <w:t xml:space="preserve"> D1-1 </w:t>
            </w:r>
            <w:r>
              <w:rPr>
                <w:rStyle w:val="font21"/>
                <w:rFonts w:hint="default"/>
                <w:b w:val="0"/>
                <w:bCs/>
                <w:lang w:bidi="ar"/>
              </w:rPr>
              <w:t>用户使用习惯和行为分析数据、</w:t>
            </w:r>
            <w:r>
              <w:rPr>
                <w:rStyle w:val="font31"/>
                <w:rFonts w:ascii="宋体" w:hAnsi="宋体"/>
                <w:b w:val="0"/>
                <w:bCs/>
                <w:lang w:bidi="ar"/>
              </w:rPr>
              <w:t xml:space="preserve"> D1-2 </w:t>
            </w:r>
            <w:r>
              <w:rPr>
                <w:rStyle w:val="font21"/>
                <w:rFonts w:hint="default"/>
                <w:b w:val="0"/>
                <w:bCs/>
                <w:lang w:bidi="ar"/>
              </w:rPr>
              <w:t>用户上网行为相关统计分析数据、</w:t>
            </w:r>
          </w:p>
        </w:tc>
      </w:tr>
      <w:tr w:rsidR="008E5A6F">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rsidR="008E5A6F" w:rsidRDefault="008E5A6F">
            <w:pPr>
              <w:spacing w:line="360" w:lineRule="auto"/>
              <w:jc w:val="center"/>
              <w:rPr>
                <w:rFonts w:ascii="宋体" w:hAnsi="宋体" w:cs="宋体"/>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rsidR="008E5A6F" w:rsidRDefault="00000000">
            <w:pPr>
              <w:widowControl/>
              <w:spacing w:line="240" w:lineRule="auto"/>
              <w:jc w:val="left"/>
              <w:textAlignment w:val="center"/>
              <w:rPr>
                <w:rFonts w:ascii="宋体" w:hAnsi="宋体"/>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网络规划建设类数据（等保</w:t>
            </w:r>
            <w:r>
              <w:rPr>
                <w:rStyle w:val="font31"/>
                <w:rFonts w:ascii="宋体" w:hAnsi="宋体"/>
                <w:b w:val="0"/>
                <w:bCs/>
                <w:lang w:bidi="ar"/>
              </w:rPr>
              <w:t>3</w:t>
            </w:r>
            <w:r>
              <w:rPr>
                <w:rStyle w:val="font21"/>
                <w:rFonts w:hint="default"/>
                <w:b w:val="0"/>
                <w:bCs/>
                <w:lang w:bidi="ar"/>
              </w:rPr>
              <w:t>级及以上系统，发布前）、</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G1 </w:t>
            </w:r>
            <w:r>
              <w:rPr>
                <w:rStyle w:val="font21"/>
                <w:rFonts w:hint="default"/>
                <w:b w:val="0"/>
                <w:bCs/>
                <w:lang w:bidi="ar"/>
              </w:rPr>
              <w:t>发展战略与重大决策、</w:t>
            </w:r>
            <w:r>
              <w:rPr>
                <w:rStyle w:val="font31"/>
                <w:rFonts w:ascii="宋体" w:hAnsi="宋体"/>
                <w:b w:val="0"/>
                <w:bCs/>
                <w:lang w:bidi="ar"/>
              </w:rPr>
              <w:t xml:space="preserve">G2 </w:t>
            </w:r>
            <w:r>
              <w:rPr>
                <w:rStyle w:val="font21"/>
                <w:rFonts w:hint="default"/>
                <w:b w:val="0"/>
                <w:bCs/>
                <w:lang w:bidi="ar"/>
              </w:rPr>
              <w:t>业务发展类数据、</w:t>
            </w:r>
            <w:r>
              <w:rPr>
                <w:rStyle w:val="font31"/>
                <w:rFonts w:ascii="宋体" w:hAnsi="宋体"/>
                <w:b w:val="0"/>
                <w:bCs/>
                <w:lang w:bidi="ar"/>
              </w:rPr>
              <w:t xml:space="preserve"> G3 </w:t>
            </w:r>
            <w:r>
              <w:rPr>
                <w:rStyle w:val="font21"/>
                <w:rFonts w:hint="default"/>
                <w:b w:val="0"/>
                <w:bCs/>
                <w:lang w:bidi="ar"/>
              </w:rPr>
              <w:t>技术研发类数据、</w:t>
            </w:r>
            <w:r>
              <w:rPr>
                <w:rStyle w:val="font31"/>
                <w:rFonts w:ascii="宋体" w:hAnsi="宋体"/>
                <w:b w:val="0"/>
                <w:bCs/>
                <w:lang w:bidi="ar"/>
              </w:rPr>
              <w:t xml:space="preserve"> G5 </w:t>
            </w:r>
            <w:r>
              <w:rPr>
                <w:rStyle w:val="font21"/>
                <w:rFonts w:hint="default"/>
                <w:b w:val="0"/>
                <w:bCs/>
                <w:lang w:bidi="ar"/>
              </w:rPr>
              <w:t>生产经营类数据、</w:t>
            </w:r>
            <w:r>
              <w:rPr>
                <w:rStyle w:val="font31"/>
                <w:rFonts w:ascii="宋体" w:hAnsi="宋体"/>
                <w:b w:val="0"/>
                <w:bCs/>
                <w:lang w:bidi="ar"/>
              </w:rPr>
              <w:t xml:space="preserve">G6-1 </w:t>
            </w:r>
            <w:r>
              <w:rPr>
                <w:rStyle w:val="font21"/>
                <w:rFonts w:hint="default"/>
                <w:b w:val="0"/>
                <w:bCs/>
                <w:lang w:bidi="ar"/>
              </w:rPr>
              <w:t>人力资源、</w:t>
            </w:r>
            <w:r>
              <w:rPr>
                <w:rStyle w:val="font31"/>
                <w:rFonts w:ascii="宋体" w:hAnsi="宋体"/>
                <w:b w:val="0"/>
                <w:bCs/>
                <w:lang w:bidi="ar"/>
              </w:rPr>
              <w:t xml:space="preserve">G6-2 </w:t>
            </w:r>
            <w:r>
              <w:rPr>
                <w:rStyle w:val="font21"/>
                <w:rFonts w:hint="default"/>
                <w:b w:val="0"/>
                <w:bCs/>
                <w:lang w:bidi="ar"/>
              </w:rPr>
              <w:t>财务信息（公开前）、</w:t>
            </w:r>
            <w:r>
              <w:rPr>
                <w:rStyle w:val="font31"/>
                <w:rFonts w:ascii="宋体" w:hAnsi="宋体"/>
                <w:b w:val="0"/>
                <w:bCs/>
                <w:lang w:bidi="ar"/>
              </w:rPr>
              <w:t xml:space="preserve">G6-3 </w:t>
            </w:r>
            <w:r>
              <w:rPr>
                <w:rStyle w:val="font21"/>
                <w:rFonts w:hint="default"/>
                <w:b w:val="0"/>
                <w:bCs/>
                <w:lang w:bidi="ar"/>
              </w:rPr>
              <w:t>监督管理信息、</w:t>
            </w:r>
            <w:r>
              <w:rPr>
                <w:rStyle w:val="font31"/>
                <w:rFonts w:ascii="宋体" w:hAnsi="宋体"/>
                <w:b w:val="0"/>
                <w:bCs/>
                <w:lang w:bidi="ar"/>
              </w:rPr>
              <w:t xml:space="preserve"> G6-5-1 </w:t>
            </w:r>
            <w:r>
              <w:rPr>
                <w:rStyle w:val="font21"/>
                <w:rFonts w:hint="default"/>
                <w:b w:val="0"/>
                <w:bCs/>
                <w:lang w:bidi="ar"/>
              </w:rPr>
              <w:t>招投标数据（公开前）</w:t>
            </w:r>
          </w:p>
        </w:tc>
      </w:tr>
      <w:tr w:rsidR="008E5A6F">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rsidR="008E5A6F" w:rsidRDefault="00000000">
            <w:pPr>
              <w:widowControl/>
              <w:spacing w:line="360" w:lineRule="auto"/>
              <w:jc w:val="center"/>
              <w:textAlignment w:val="center"/>
              <w:rPr>
                <w:rFonts w:ascii="宋体" w:hAnsi="宋体" w:cs="宋体"/>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2</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rsidR="008E5A6F" w:rsidRDefault="00000000">
            <w:pPr>
              <w:widowControl/>
              <w:spacing w:line="240" w:lineRule="auto"/>
              <w:jc w:val="left"/>
              <w:textAlignment w:val="center"/>
              <w:rPr>
                <w:rFonts w:ascii="宋体" w:hAnsi="宋体"/>
                <w:b w:val="0"/>
                <w:bCs/>
                <w:color w:val="000000"/>
                <w:sz w:val="18"/>
                <w:szCs w:val="18"/>
              </w:rPr>
            </w:pPr>
            <w:r>
              <w:rPr>
                <w:rStyle w:val="font31"/>
                <w:rFonts w:ascii="宋体" w:hAnsi="宋体"/>
                <w:b w:val="0"/>
                <w:bCs/>
                <w:lang w:bidi="ar"/>
              </w:rPr>
              <w:t xml:space="preserve">A1-2 </w:t>
            </w:r>
            <w:r>
              <w:rPr>
                <w:rStyle w:val="font21"/>
                <w:rFonts w:hint="default"/>
                <w:b w:val="0"/>
                <w:bCs/>
                <w:lang w:bidi="ar"/>
              </w:rPr>
              <w:t>网络身份标识、</w:t>
            </w:r>
            <w:r>
              <w:rPr>
                <w:rStyle w:val="font31"/>
                <w:rFonts w:ascii="宋体" w:hAnsi="宋体"/>
                <w:b w:val="0"/>
                <w:bCs/>
                <w:lang w:bidi="ar"/>
              </w:rPr>
              <w:t xml:space="preserve"> A1-3 </w:t>
            </w:r>
            <w:r>
              <w:rPr>
                <w:rStyle w:val="font21"/>
                <w:rFonts w:hint="default"/>
                <w:b w:val="0"/>
                <w:bCs/>
                <w:lang w:bidi="ar"/>
              </w:rPr>
              <w:t>用户基本信息、</w:t>
            </w:r>
            <w:r>
              <w:rPr>
                <w:rStyle w:val="font31"/>
                <w:rFonts w:ascii="宋体" w:hAnsi="宋体"/>
                <w:b w:val="0"/>
                <w:bCs/>
                <w:lang w:bidi="ar"/>
              </w:rPr>
              <w:t xml:space="preserve">A1-6 </w:t>
            </w:r>
            <w:r>
              <w:rPr>
                <w:rStyle w:val="font21"/>
                <w:rFonts w:hint="default"/>
                <w:b w:val="0"/>
                <w:bCs/>
                <w:lang w:bidi="ar"/>
              </w:rPr>
              <w:t>集团客户信息、</w:t>
            </w:r>
            <w:r>
              <w:rPr>
                <w:rStyle w:val="font31"/>
                <w:rFonts w:ascii="宋体" w:hAnsi="宋体"/>
                <w:b w:val="0"/>
                <w:bCs/>
                <w:lang w:bidi="ar"/>
              </w:rPr>
              <w:t>C1-1</w:t>
            </w:r>
            <w:r>
              <w:rPr>
                <w:rStyle w:val="font21"/>
                <w:rFonts w:hint="default"/>
                <w:b w:val="0"/>
                <w:bCs/>
                <w:lang w:bidi="ar"/>
              </w:rPr>
              <w:t>业务订购关系、</w:t>
            </w:r>
            <w:r>
              <w:rPr>
                <w:rStyle w:val="font31"/>
                <w:rFonts w:ascii="宋体" w:hAnsi="宋体"/>
                <w:b w:val="0"/>
                <w:bCs/>
                <w:lang w:bidi="ar"/>
              </w:rPr>
              <w:t xml:space="preserve">C1-3 </w:t>
            </w:r>
            <w:r>
              <w:rPr>
                <w:rStyle w:val="font21"/>
                <w:rFonts w:hint="default"/>
                <w:b w:val="0"/>
                <w:bCs/>
                <w:lang w:bidi="ar"/>
              </w:rPr>
              <w:t>消费信息和账单、</w:t>
            </w:r>
            <w:r>
              <w:rPr>
                <w:rStyle w:val="font31"/>
                <w:rFonts w:ascii="宋体" w:hAnsi="宋体"/>
                <w:b w:val="0"/>
                <w:bCs/>
                <w:lang w:bidi="ar"/>
              </w:rPr>
              <w:t xml:space="preserve"> C2-1 </w:t>
            </w:r>
            <w:r>
              <w:rPr>
                <w:rStyle w:val="font21"/>
                <w:rFonts w:hint="default"/>
                <w:b w:val="0"/>
                <w:bCs/>
                <w:lang w:bidi="ar"/>
              </w:rPr>
              <w:t>终端设备标识、</w:t>
            </w:r>
            <w:r>
              <w:rPr>
                <w:rStyle w:val="font31"/>
                <w:rFonts w:ascii="宋体" w:hAnsi="宋体"/>
                <w:b w:val="0"/>
                <w:bCs/>
                <w:lang w:bidi="ar"/>
              </w:rPr>
              <w:t xml:space="preserve">C2-2 </w:t>
            </w:r>
            <w:r>
              <w:rPr>
                <w:rStyle w:val="font21"/>
                <w:rFonts w:hint="default"/>
                <w:b w:val="0"/>
                <w:bCs/>
                <w:lang w:bidi="ar"/>
              </w:rPr>
              <w:t>终端设备资料、</w:t>
            </w:r>
          </w:p>
        </w:tc>
      </w:tr>
      <w:tr w:rsidR="008E5A6F">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rsidR="008E5A6F" w:rsidRDefault="008E5A6F">
            <w:pPr>
              <w:spacing w:line="360" w:lineRule="auto"/>
              <w:jc w:val="center"/>
              <w:rPr>
                <w:rFonts w:ascii="宋体" w:hAnsi="宋体" w:cs="宋体"/>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rsidR="008E5A6F" w:rsidRDefault="00000000">
            <w:pPr>
              <w:widowControl/>
              <w:spacing w:line="240" w:lineRule="auto"/>
              <w:jc w:val="left"/>
              <w:textAlignment w:val="center"/>
              <w:rPr>
                <w:rFonts w:ascii="宋体" w:hAnsi="宋体"/>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网络规划建设类数据（关键、等保</w:t>
            </w:r>
            <w:r>
              <w:rPr>
                <w:rStyle w:val="font31"/>
                <w:rFonts w:ascii="宋体" w:hAnsi="宋体"/>
                <w:b w:val="0"/>
                <w:bCs/>
                <w:lang w:bidi="ar"/>
              </w:rPr>
              <w:t>3</w:t>
            </w:r>
            <w:r>
              <w:rPr>
                <w:rStyle w:val="font21"/>
                <w:rFonts w:hint="default"/>
                <w:b w:val="0"/>
                <w:bCs/>
                <w:lang w:bidi="ar"/>
              </w:rPr>
              <w:t>级及以上系统发布后、其它系统发布前后）、</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F1-2 </w:t>
            </w:r>
            <w:r>
              <w:rPr>
                <w:rStyle w:val="font21"/>
                <w:rFonts w:hint="default"/>
                <w:b w:val="0"/>
                <w:bCs/>
                <w:lang w:bidi="ar"/>
              </w:rPr>
              <w:t>渠道信息、</w:t>
            </w:r>
            <w:r>
              <w:rPr>
                <w:rStyle w:val="font31"/>
                <w:rFonts w:ascii="宋体" w:hAnsi="宋体"/>
                <w:b w:val="0"/>
                <w:bCs/>
                <w:lang w:bidi="ar"/>
              </w:rPr>
              <w:t xml:space="preserve"> F1-3 </w:t>
            </w:r>
            <w:r>
              <w:rPr>
                <w:rStyle w:val="font21"/>
                <w:rFonts w:hint="default"/>
                <w:b w:val="0"/>
                <w:bCs/>
                <w:lang w:bidi="ar"/>
              </w:rPr>
              <w:t>客户服务信息、</w:t>
            </w:r>
            <w:r>
              <w:rPr>
                <w:rStyle w:val="font31"/>
                <w:rFonts w:ascii="宋体" w:hAnsi="宋体"/>
                <w:b w:val="0"/>
                <w:bCs/>
                <w:lang w:bidi="ar"/>
              </w:rPr>
              <w:t xml:space="preserve"> F1-4 </w:t>
            </w:r>
            <w:r>
              <w:rPr>
                <w:rStyle w:val="font21"/>
                <w:rFonts w:hint="default"/>
                <w:b w:val="0"/>
                <w:bCs/>
                <w:lang w:bidi="ar"/>
              </w:rPr>
              <w:t>营销信息、</w:t>
            </w:r>
            <w:r>
              <w:rPr>
                <w:rStyle w:val="font31"/>
                <w:rFonts w:ascii="宋体" w:hAnsi="宋体"/>
                <w:b w:val="0"/>
                <w:bCs/>
                <w:lang w:bidi="ar"/>
              </w:rPr>
              <w:t xml:space="preserve">G4 </w:t>
            </w:r>
            <w:r>
              <w:rPr>
                <w:rStyle w:val="font21"/>
                <w:rFonts w:hint="default"/>
                <w:b w:val="0"/>
                <w:bCs/>
                <w:lang w:bidi="ar"/>
              </w:rPr>
              <w:t>运行管理类数据、</w:t>
            </w:r>
            <w:r>
              <w:rPr>
                <w:rStyle w:val="font31"/>
                <w:rFonts w:ascii="宋体" w:hAnsi="宋体"/>
                <w:b w:val="0"/>
                <w:bCs/>
                <w:lang w:bidi="ar"/>
              </w:rPr>
              <w:t xml:space="preserve">G6-4 </w:t>
            </w:r>
            <w:r>
              <w:rPr>
                <w:rStyle w:val="font21"/>
                <w:rFonts w:hint="default"/>
                <w:b w:val="0"/>
                <w:bCs/>
                <w:lang w:bidi="ar"/>
              </w:rPr>
              <w:t>办公自动化、</w:t>
            </w:r>
            <w:r>
              <w:rPr>
                <w:rStyle w:val="font31"/>
                <w:rFonts w:ascii="宋体" w:hAnsi="宋体"/>
                <w:b w:val="0"/>
                <w:bCs/>
                <w:lang w:bidi="ar"/>
              </w:rPr>
              <w:t xml:space="preserve">G6-5-1 </w:t>
            </w:r>
            <w:r>
              <w:rPr>
                <w:rStyle w:val="font21"/>
                <w:rFonts w:hint="default"/>
                <w:b w:val="0"/>
                <w:bCs/>
                <w:lang w:bidi="ar"/>
              </w:rPr>
              <w:t>招投标数据（公开后）、</w:t>
            </w:r>
            <w:r>
              <w:rPr>
                <w:rStyle w:val="font31"/>
                <w:rFonts w:ascii="宋体" w:hAnsi="宋体"/>
                <w:b w:val="0"/>
                <w:bCs/>
                <w:lang w:bidi="ar"/>
              </w:rPr>
              <w:t xml:space="preserve"> G6-5-2 </w:t>
            </w:r>
            <w:r>
              <w:rPr>
                <w:rStyle w:val="font21"/>
                <w:rFonts w:hint="default"/>
                <w:b w:val="0"/>
                <w:bCs/>
                <w:lang w:bidi="ar"/>
              </w:rPr>
              <w:t>物资数据、</w:t>
            </w:r>
            <w:r>
              <w:rPr>
                <w:rStyle w:val="font31"/>
                <w:rFonts w:ascii="宋体" w:hAnsi="宋体"/>
                <w:b w:val="0"/>
                <w:bCs/>
                <w:lang w:bidi="ar"/>
              </w:rPr>
              <w:t xml:space="preserve">G6-5-3 </w:t>
            </w:r>
            <w:r>
              <w:rPr>
                <w:rStyle w:val="font21"/>
                <w:rFonts w:hint="default"/>
                <w:b w:val="0"/>
                <w:bCs/>
                <w:lang w:bidi="ar"/>
              </w:rPr>
              <w:t>业务合作类数据、</w:t>
            </w:r>
            <w:r>
              <w:rPr>
                <w:rStyle w:val="font31"/>
                <w:rFonts w:ascii="宋体" w:hAnsi="宋体"/>
                <w:b w:val="0"/>
                <w:bCs/>
                <w:lang w:bidi="ar"/>
              </w:rPr>
              <w:t xml:space="preserve">H1 </w:t>
            </w:r>
            <w:r>
              <w:rPr>
                <w:rStyle w:val="font21"/>
                <w:rFonts w:hint="default"/>
                <w:b w:val="0"/>
                <w:bCs/>
                <w:lang w:bidi="ar"/>
              </w:rPr>
              <w:t>合作方提供数据</w:t>
            </w:r>
          </w:p>
        </w:tc>
      </w:tr>
      <w:tr w:rsidR="008E5A6F">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rsidR="008E5A6F" w:rsidRDefault="00000000">
            <w:pPr>
              <w:widowControl/>
              <w:spacing w:line="360" w:lineRule="auto"/>
              <w:jc w:val="center"/>
              <w:textAlignment w:val="center"/>
              <w:rPr>
                <w:rFonts w:ascii="宋体" w:hAnsi="宋体" w:cs="宋体"/>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1</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rsidR="008E5A6F" w:rsidRDefault="00000000">
            <w:pPr>
              <w:widowControl/>
              <w:spacing w:line="240" w:lineRule="auto"/>
              <w:jc w:val="left"/>
              <w:textAlignment w:val="center"/>
              <w:rPr>
                <w:rFonts w:ascii="宋体" w:hAnsi="宋体"/>
                <w:b w:val="0"/>
                <w:bCs/>
                <w:color w:val="000000"/>
                <w:sz w:val="18"/>
                <w:szCs w:val="18"/>
              </w:rPr>
            </w:pPr>
            <w:r>
              <w:rPr>
                <w:rStyle w:val="font31"/>
                <w:rFonts w:ascii="宋体" w:hAnsi="宋体"/>
                <w:b w:val="0"/>
                <w:bCs/>
                <w:lang w:bidi="ar"/>
              </w:rPr>
              <w:t xml:space="preserve">C1-5 </w:t>
            </w:r>
            <w:r>
              <w:rPr>
                <w:rStyle w:val="font21"/>
                <w:rFonts w:hint="default"/>
                <w:b w:val="0"/>
                <w:bCs/>
                <w:lang w:bidi="ar"/>
              </w:rPr>
              <w:t>违规记录数据</w:t>
            </w:r>
          </w:p>
        </w:tc>
      </w:tr>
      <w:tr w:rsidR="008E5A6F">
        <w:trPr>
          <w:trHeight w:val="288"/>
        </w:trPr>
        <w:tc>
          <w:tcPr>
            <w:tcW w:w="1095" w:type="dxa"/>
            <w:vMerge/>
            <w:tcBorders>
              <w:top w:val="single" w:sz="4" w:space="0" w:color="000000"/>
              <w:left w:val="single" w:sz="4" w:space="0" w:color="000000"/>
              <w:bottom w:val="single" w:sz="4" w:space="0" w:color="000000"/>
              <w:right w:val="single" w:sz="4" w:space="0" w:color="000000"/>
            </w:tcBorders>
            <w:vAlign w:val="center"/>
          </w:tcPr>
          <w:p w:rsidR="008E5A6F" w:rsidRDefault="008E5A6F">
            <w:pPr>
              <w:spacing w:line="360" w:lineRule="auto"/>
              <w:jc w:val="center"/>
              <w:rPr>
                <w:rFonts w:ascii="宋体" w:hAnsi="宋体" w:cs="宋体"/>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rsidR="008E5A6F" w:rsidRDefault="00000000">
            <w:pPr>
              <w:widowControl/>
              <w:spacing w:line="240" w:lineRule="auto"/>
              <w:jc w:val="left"/>
              <w:textAlignment w:val="center"/>
              <w:rPr>
                <w:rFonts w:ascii="宋体" w:hAnsi="宋体"/>
                <w:b w:val="0"/>
                <w:bCs/>
                <w:color w:val="000000"/>
                <w:sz w:val="18"/>
                <w:szCs w:val="18"/>
              </w:rPr>
            </w:pPr>
            <w:r>
              <w:rPr>
                <w:rStyle w:val="font31"/>
                <w:rFonts w:ascii="宋体" w:hAnsi="宋体"/>
                <w:b w:val="0"/>
                <w:bCs/>
                <w:lang w:bidi="ar"/>
              </w:rPr>
              <w:t xml:space="preserve">F1-1 </w:t>
            </w:r>
            <w:r>
              <w:rPr>
                <w:rStyle w:val="font21"/>
                <w:rFonts w:hint="default"/>
                <w:b w:val="0"/>
                <w:bCs/>
                <w:lang w:bidi="ar"/>
              </w:rPr>
              <w:t>产品信息、</w:t>
            </w:r>
            <w:r>
              <w:rPr>
                <w:rStyle w:val="font31"/>
                <w:rFonts w:ascii="宋体" w:hAnsi="宋体"/>
                <w:b w:val="0"/>
                <w:bCs/>
                <w:lang w:bidi="ar"/>
              </w:rPr>
              <w:t xml:space="preserve">F2 </w:t>
            </w:r>
            <w:r>
              <w:rPr>
                <w:rStyle w:val="font21"/>
                <w:rFonts w:hint="default"/>
                <w:b w:val="0"/>
                <w:bCs/>
                <w:lang w:bidi="ar"/>
              </w:rPr>
              <w:t>公开业务运营服务数据、</w:t>
            </w:r>
            <w:r>
              <w:rPr>
                <w:rStyle w:val="font31"/>
                <w:rFonts w:ascii="宋体" w:hAnsi="宋体"/>
                <w:b w:val="0"/>
                <w:bCs/>
                <w:lang w:bidi="ar"/>
              </w:rPr>
              <w:t xml:space="preserve">G6-2 </w:t>
            </w:r>
            <w:r>
              <w:rPr>
                <w:rStyle w:val="font21"/>
                <w:rFonts w:hint="default"/>
                <w:b w:val="0"/>
                <w:bCs/>
                <w:lang w:bidi="ar"/>
              </w:rPr>
              <w:t>财务信息（公开后）</w:t>
            </w:r>
          </w:p>
        </w:tc>
      </w:tr>
    </w:tbl>
    <w:p w:rsidR="008E5A6F" w:rsidRDefault="008E5A6F">
      <w:pPr>
        <w:widowControl/>
        <w:jc w:val="left"/>
        <w:rPr>
          <w:rFonts w:ascii="宋体" w:hAnsi="宋体"/>
          <w:b w:val="0"/>
          <w:sz w:val="24"/>
        </w:rPr>
      </w:pPr>
    </w:p>
    <w:p w:rsidR="008E5A6F" w:rsidRDefault="00000000">
      <w:pPr>
        <w:spacing w:line="360" w:lineRule="auto"/>
        <w:rPr>
          <w:rFonts w:ascii="宋体" w:hAnsi="宋体"/>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rsidR="008E5A6F" w:rsidRDefault="00000000">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rsidR="008E5A6F" w:rsidRDefault="00000000">
      <w:pPr>
        <w:spacing w:line="360" w:lineRule="auto"/>
        <w:ind w:leftChars="-1" w:left="-3" w:firstLine="1"/>
        <w:rPr>
          <w:rFonts w:ascii="宋体" w:hAnsi="宋体" w:cs="宋体"/>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ins w:id="109" w:author="Gary 邢" w:date="2025-07-17T16:35:00Z" w16du:dateUtc="2025-07-17T08:35:00Z">
        <w:r w:rsidR="00BE34A2">
          <w:rPr>
            <w:rFonts w:ascii="宋体" w:hAnsi="宋体" w:cs="宋体"/>
            <w:b w:val="0"/>
            <w:bCs/>
            <w:sz w:val="24"/>
            <w:szCs w:val="24"/>
            <w:u w:val="single"/>
          </w:rPr>
          <w:t xml:space="preserve">  </w:t>
        </w:r>
      </w:ins>
      <w:del w:id="110" w:author="Gary 邢" w:date="2025-07-17T16:35:00Z" w16du:dateUtc="2025-07-17T08:35:00Z">
        <w:r w:rsidDel="00BE34A2">
          <w:rPr>
            <w:rFonts w:ascii="宋体" w:hAnsi="宋体" w:cs="宋体" w:hint="eastAsia"/>
            <w:b w:val="0"/>
            <w:bCs/>
            <w:sz w:val="24"/>
            <w:szCs w:val="24"/>
            <w:u w:val="single"/>
          </w:rPr>
          <w:delText>07</w:delText>
        </w:r>
      </w:del>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rsidR="008E5A6F" w:rsidRDefault="008E5A6F">
      <w:pPr>
        <w:spacing w:line="360" w:lineRule="auto"/>
        <w:ind w:leftChars="-1" w:left="-3" w:firstLine="1"/>
        <w:rPr>
          <w:rFonts w:ascii="宋体" w:hAnsi="宋体" w:cs="宋体"/>
          <w:b w:val="0"/>
          <w:bCs/>
          <w:sz w:val="24"/>
          <w:szCs w:val="24"/>
        </w:rPr>
      </w:pPr>
    </w:p>
    <w:p w:rsidR="008E5A6F" w:rsidRDefault="00000000">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hint="eastAsia"/>
          <w:b w:val="0"/>
          <w:bCs/>
          <w:sz w:val="24"/>
          <w:szCs w:val="18"/>
        </w:rPr>
        <w:t>浙江海康智联科技有限公司</w:t>
      </w:r>
    </w:p>
    <w:p w:rsidR="008E5A6F" w:rsidRDefault="00000000">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rsidR="008E5A6F" w:rsidRDefault="00000000">
      <w:pPr>
        <w:spacing w:line="360" w:lineRule="auto"/>
        <w:rPr>
          <w:rFonts w:ascii="宋体" w:hAnsi="宋体"/>
          <w:b w:val="0"/>
          <w:sz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ins w:id="111" w:author="Gary 邢" w:date="2025-07-17T16:35:00Z" w16du:dateUtc="2025-07-17T08:35:00Z">
        <w:r w:rsidR="00BE34A2">
          <w:rPr>
            <w:rFonts w:ascii="宋体" w:hAnsi="宋体" w:cs="宋体"/>
            <w:b w:val="0"/>
            <w:bCs/>
            <w:sz w:val="24"/>
            <w:szCs w:val="24"/>
            <w:u w:val="single"/>
          </w:rPr>
          <w:t xml:space="preserve"> </w:t>
        </w:r>
      </w:ins>
      <w:del w:id="112" w:author="Gary 邢" w:date="2025-07-17T16:35:00Z" w16du:dateUtc="2025-07-17T08:35:00Z">
        <w:r w:rsidDel="00BE34A2">
          <w:rPr>
            <w:rFonts w:ascii="宋体" w:hAnsi="宋体" w:cs="宋体" w:hint="eastAsia"/>
            <w:b w:val="0"/>
            <w:bCs/>
            <w:sz w:val="24"/>
            <w:szCs w:val="24"/>
            <w:u w:val="single"/>
          </w:rPr>
          <w:delText>0</w:delText>
        </w:r>
      </w:del>
      <w:ins w:id="113" w:author="Gary 邢" w:date="2025-07-17T16:35:00Z" w16du:dateUtc="2025-07-17T08:35:00Z">
        <w:r w:rsidR="00BE34A2">
          <w:rPr>
            <w:rFonts w:ascii="宋体" w:hAnsi="宋体" w:cs="宋体"/>
            <w:b w:val="0"/>
            <w:bCs/>
            <w:sz w:val="24"/>
            <w:szCs w:val="24"/>
            <w:u w:val="single"/>
          </w:rPr>
          <w:t xml:space="preserve"> </w:t>
        </w:r>
      </w:ins>
      <w:del w:id="114" w:author="Gary 邢" w:date="2025-07-17T16:35:00Z" w16du:dateUtc="2025-07-17T08:35:00Z">
        <w:r w:rsidDel="00BE34A2">
          <w:rPr>
            <w:rFonts w:ascii="宋体" w:hAnsi="宋体" w:cs="宋体" w:hint="eastAsia"/>
            <w:b w:val="0"/>
            <w:bCs/>
            <w:sz w:val="24"/>
            <w:szCs w:val="24"/>
            <w:u w:val="single"/>
          </w:rPr>
          <w:delText>7</w:delText>
        </w:r>
      </w:del>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r>
        <w:rPr>
          <w:rFonts w:ascii="宋体" w:hAnsi="宋体" w:hint="eastAsia"/>
          <w:b w:val="0"/>
          <w:sz w:val="24"/>
        </w:rPr>
        <w:br w:type="page"/>
      </w:r>
    </w:p>
    <w:p w:rsidR="008E5A6F" w:rsidRDefault="00000000">
      <w:pPr>
        <w:widowControl/>
        <w:jc w:val="left"/>
        <w:rPr>
          <w:rFonts w:ascii="宋体" w:hAnsi="宋体"/>
          <w:b w:val="0"/>
        </w:rPr>
      </w:pPr>
      <w:r>
        <w:rPr>
          <w:rFonts w:ascii="宋体" w:hAnsi="宋体" w:hint="eastAsia"/>
          <w:b w:val="0"/>
          <w:sz w:val="24"/>
        </w:rPr>
        <w:lastRenderedPageBreak/>
        <w:t>附件4</w:t>
      </w:r>
    </w:p>
    <w:p w:rsidR="008E5A6F" w:rsidRDefault="00000000">
      <w:pPr>
        <w:spacing w:line="276" w:lineRule="auto"/>
        <w:jc w:val="center"/>
        <w:rPr>
          <w:rFonts w:ascii="宋体" w:hAnsi="宋体" w:cs="宋体"/>
          <w:b w:val="0"/>
          <w:bCs/>
          <w:sz w:val="24"/>
          <w:szCs w:val="24"/>
        </w:rPr>
      </w:pPr>
      <w:r>
        <w:rPr>
          <w:rFonts w:ascii="宋体" w:hAnsi="宋体" w:cs="宋体" w:hint="eastAsia"/>
          <w:b w:val="0"/>
          <w:bCs/>
          <w:sz w:val="24"/>
          <w:szCs w:val="24"/>
        </w:rPr>
        <w:t>施工安全协议</w:t>
      </w:r>
    </w:p>
    <w:p w:rsidR="008E5A6F" w:rsidRDefault="00000000">
      <w:pPr>
        <w:spacing w:line="276" w:lineRule="auto"/>
        <w:rPr>
          <w:rFonts w:ascii="宋体" w:hAnsi="宋体" w:cs="宋体"/>
          <w:b w:val="0"/>
          <w:bCs/>
          <w:sz w:val="24"/>
          <w:szCs w:val="24"/>
        </w:rPr>
      </w:pPr>
      <w:r>
        <w:rPr>
          <w:rFonts w:ascii="宋体" w:hAnsi="宋体" w:cs="宋体" w:hint="eastAsia"/>
          <w:b w:val="0"/>
          <w:bCs/>
          <w:sz w:val="24"/>
          <w:szCs w:val="24"/>
        </w:rPr>
        <w:t>甲方：江苏天安智联科技股份有限公司</w:t>
      </w:r>
    </w:p>
    <w:p w:rsidR="008E5A6F" w:rsidRDefault="00000000">
      <w:pPr>
        <w:spacing w:line="276" w:lineRule="auto"/>
        <w:rPr>
          <w:rFonts w:ascii="宋体" w:hAnsi="宋体" w:cs="宋体"/>
          <w:b w:val="0"/>
          <w:bCs/>
          <w:sz w:val="24"/>
          <w:szCs w:val="24"/>
        </w:rPr>
      </w:pPr>
      <w:r>
        <w:rPr>
          <w:rFonts w:ascii="宋体" w:hAnsi="宋体" w:cs="宋体" w:hint="eastAsia"/>
          <w:b w:val="0"/>
          <w:bCs/>
          <w:sz w:val="24"/>
          <w:szCs w:val="24"/>
        </w:rPr>
        <w:t>乙方: 浙江海康智联科技有限公司</w:t>
      </w:r>
    </w:p>
    <w:p w:rsidR="008E5A6F" w:rsidRDefault="008E5A6F">
      <w:pPr>
        <w:spacing w:line="276" w:lineRule="auto"/>
        <w:rPr>
          <w:rFonts w:ascii="宋体" w:hAnsi="宋体" w:cs="宋体"/>
          <w:b w:val="0"/>
          <w:bCs/>
          <w:sz w:val="24"/>
          <w:szCs w:val="24"/>
        </w:rPr>
      </w:pPr>
    </w:p>
    <w:p w:rsidR="008E5A6F" w:rsidRDefault="00000000">
      <w:pPr>
        <w:spacing w:line="276" w:lineRule="auto"/>
        <w:ind w:firstLine="435"/>
        <w:rPr>
          <w:rFonts w:ascii="宋体" w:hAnsi="宋体" w:cs="宋体"/>
          <w:b w:val="0"/>
          <w:bCs/>
          <w:sz w:val="24"/>
          <w:szCs w:val="24"/>
        </w:rPr>
      </w:pPr>
      <w:r>
        <w:rPr>
          <w:rFonts w:ascii="宋体" w:hAnsi="宋体" w:cs="宋体" w:hint="eastAsia"/>
          <w:b w:val="0"/>
          <w:bCs/>
          <w:sz w:val="24"/>
          <w:szCs w:val="24"/>
        </w:rPr>
        <w:t>乙方在</w:t>
      </w:r>
      <w:r>
        <w:rPr>
          <w:rFonts w:ascii="宋体" w:hAnsi="宋体" w:cs="宋体" w:hint="eastAsia"/>
          <w:b w:val="0"/>
          <w:bCs/>
          <w:sz w:val="24"/>
          <w:szCs w:val="24"/>
          <w:u w:val="single"/>
        </w:rPr>
        <w:t>车路云一体化</w:t>
      </w:r>
      <w:r>
        <w:rPr>
          <w:rFonts w:ascii="宋体" w:hAnsi="宋体" w:cs="宋体" w:hint="eastAsia"/>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sz w:val="24"/>
          <w:szCs w:val="24"/>
        </w:rPr>
        <w:t>乙方在承接工程项目后，未经甲方书面同意，</w:t>
      </w:r>
      <w:r>
        <w:rPr>
          <w:rFonts w:ascii="宋体" w:hAnsi="宋体" w:cs="宋体" w:hint="eastAsia"/>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ascii="宋体" w:hAnsi="宋体" w:cs="宋体" w:hint="eastAsia"/>
          <w:b w:val="0"/>
          <w:bCs/>
          <w:sz w:val="24"/>
          <w:szCs w:val="24"/>
        </w:rPr>
        <w:t>甲方有权单方解除合同，由此所造成的一切损失概由乙方承担。</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sz w:val="24"/>
          <w:szCs w:val="24"/>
        </w:rPr>
        <w:t>乙方特种作业人员必须持证上岗，不是特种工种不得从事特种作业或不是同种特种工种操作另一特种作业。如有发现坚决制止并事情况进行处罚，由乙方应承担相应法律责任。</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sz w:val="24"/>
          <w:szCs w:val="24"/>
        </w:rPr>
        <w:lastRenderedPageBreak/>
        <w:t>甲方有权要求乙方整理、整顿、清洁好现场，保障消防通道畅通、保障现场清洁干净、保证各种气瓶、明火符合国家技术规范、保证电缆线不得绞织在一起，下班后把所有管线收拾干净。</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sz w:val="24"/>
          <w:szCs w:val="24"/>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违约金；如发生事故，一切责任及经济损失均由乙方负责。</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sz w:val="24"/>
          <w:szCs w:val="24"/>
        </w:rPr>
        <w:t>乙方施工人员未经甲方工地代表与项目主管的许可，不得擅自进入甲方正常施工区，如无故进入，乙方须承担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违约金，如发生事故，一切责任由乙方负责。</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sz w:val="24"/>
          <w:szCs w:val="24"/>
        </w:rPr>
        <w:t>发生一下情况应停工整顿，并由此停工造成的违约责任由乙方承担：</w:t>
      </w:r>
    </w:p>
    <w:p w:rsidR="008E5A6F" w:rsidRDefault="00000000">
      <w:pPr>
        <w:numPr>
          <w:ilvl w:val="0"/>
          <w:numId w:val="8"/>
        </w:numPr>
        <w:spacing w:line="276" w:lineRule="auto"/>
        <w:rPr>
          <w:rFonts w:ascii="宋体" w:hAnsi="宋体" w:cs="宋体"/>
          <w:b w:val="0"/>
          <w:bCs/>
          <w:sz w:val="24"/>
          <w:szCs w:val="24"/>
        </w:rPr>
      </w:pPr>
      <w:r>
        <w:rPr>
          <w:rFonts w:ascii="宋体" w:hAnsi="宋体" w:cs="宋体" w:hint="eastAsia"/>
          <w:b w:val="0"/>
          <w:bCs/>
          <w:sz w:val="24"/>
          <w:szCs w:val="24"/>
        </w:rPr>
        <w:t>乙方人员在施工中，故意违章，不听劝阻，严重威胁人身及设备安全的。</w:t>
      </w:r>
    </w:p>
    <w:p w:rsidR="008E5A6F" w:rsidRDefault="00000000">
      <w:pPr>
        <w:numPr>
          <w:ilvl w:val="0"/>
          <w:numId w:val="8"/>
        </w:numPr>
        <w:spacing w:line="276" w:lineRule="auto"/>
        <w:rPr>
          <w:rFonts w:ascii="宋体" w:hAnsi="宋体" w:cs="宋体"/>
          <w:b w:val="0"/>
          <w:bCs/>
          <w:sz w:val="24"/>
          <w:szCs w:val="24"/>
        </w:rPr>
      </w:pPr>
      <w:r>
        <w:rPr>
          <w:rFonts w:ascii="宋体" w:hAnsi="宋体" w:cs="宋体" w:hint="eastAsia"/>
          <w:b w:val="0"/>
          <w:bCs/>
          <w:sz w:val="24"/>
          <w:szCs w:val="24"/>
        </w:rPr>
        <w:t>乙方原因的人身伤亡事故。</w:t>
      </w:r>
    </w:p>
    <w:p w:rsidR="008E5A6F" w:rsidRDefault="00000000">
      <w:pPr>
        <w:numPr>
          <w:ilvl w:val="0"/>
          <w:numId w:val="8"/>
        </w:numPr>
        <w:spacing w:line="276" w:lineRule="auto"/>
        <w:rPr>
          <w:rFonts w:ascii="宋体" w:hAnsi="宋体" w:cs="宋体"/>
          <w:b w:val="0"/>
          <w:bCs/>
          <w:sz w:val="24"/>
          <w:szCs w:val="24"/>
        </w:rPr>
      </w:pPr>
      <w:r>
        <w:rPr>
          <w:rFonts w:ascii="宋体" w:hAnsi="宋体" w:cs="宋体" w:hint="eastAsia"/>
          <w:b w:val="0"/>
          <w:bCs/>
          <w:sz w:val="24"/>
          <w:szCs w:val="24"/>
        </w:rPr>
        <w:t>乙方责任造成火灾事故。</w:t>
      </w:r>
    </w:p>
    <w:p w:rsidR="008E5A6F" w:rsidRDefault="00000000">
      <w:pPr>
        <w:numPr>
          <w:ilvl w:val="0"/>
          <w:numId w:val="8"/>
        </w:numPr>
        <w:spacing w:line="276" w:lineRule="auto"/>
        <w:rPr>
          <w:rFonts w:ascii="宋体" w:hAnsi="宋体" w:cs="宋体"/>
          <w:b w:val="0"/>
          <w:bCs/>
          <w:sz w:val="24"/>
          <w:szCs w:val="24"/>
        </w:rPr>
      </w:pPr>
      <w:r>
        <w:rPr>
          <w:rFonts w:ascii="宋体" w:hAnsi="宋体" w:cs="宋体" w:hint="eastAsia"/>
          <w:b w:val="0"/>
          <w:bCs/>
          <w:sz w:val="24"/>
          <w:szCs w:val="24"/>
        </w:rPr>
        <w:t>施工现场脏、乱、差，不能满足安全文明施工要求的。</w:t>
      </w:r>
    </w:p>
    <w:p w:rsidR="008E5A6F" w:rsidRDefault="00000000">
      <w:pPr>
        <w:numPr>
          <w:ilvl w:val="0"/>
          <w:numId w:val="8"/>
        </w:numPr>
        <w:spacing w:line="276" w:lineRule="auto"/>
        <w:rPr>
          <w:rFonts w:ascii="宋体" w:hAnsi="宋体" w:cs="宋体"/>
          <w:b w:val="0"/>
          <w:bCs/>
          <w:sz w:val="24"/>
          <w:szCs w:val="24"/>
        </w:rPr>
      </w:pPr>
      <w:r>
        <w:rPr>
          <w:rFonts w:ascii="宋体" w:hAnsi="宋体" w:cs="宋体" w:hint="eastAsia"/>
          <w:b w:val="0"/>
          <w:bCs/>
          <w:sz w:val="24"/>
          <w:szCs w:val="24"/>
        </w:rPr>
        <w:t>发生打架、聚众、闹事。</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sz w:val="24"/>
          <w:szCs w:val="24"/>
        </w:rPr>
        <w:t>乙方作为工程项目的承包单位，对施工过程中发生的人身伤害、设备损伤事故应承担以下安全责任：</w:t>
      </w:r>
    </w:p>
    <w:p w:rsidR="008E5A6F" w:rsidRDefault="00000000">
      <w:pPr>
        <w:numPr>
          <w:ilvl w:val="0"/>
          <w:numId w:val="9"/>
        </w:numPr>
        <w:spacing w:line="276" w:lineRule="auto"/>
        <w:rPr>
          <w:rFonts w:ascii="宋体" w:hAnsi="宋体" w:cs="宋体"/>
          <w:b w:val="0"/>
          <w:bCs/>
          <w:sz w:val="24"/>
          <w:szCs w:val="24"/>
        </w:rPr>
      </w:pPr>
      <w:r>
        <w:rPr>
          <w:rFonts w:ascii="宋体" w:hAnsi="宋体" w:cs="宋体" w:hint="eastAsia"/>
          <w:b w:val="0"/>
          <w:bCs/>
          <w:sz w:val="24"/>
          <w:szCs w:val="24"/>
        </w:rPr>
        <w:t>在施工期间乙方应自备施工机械、维修机械、维修设备和常用工具及施工材料等，并自行妥善保管，采取必要的防盗措施，如有被盗，损失等责任自负。</w:t>
      </w:r>
    </w:p>
    <w:p w:rsidR="008E5A6F" w:rsidRDefault="00000000">
      <w:pPr>
        <w:numPr>
          <w:ilvl w:val="0"/>
          <w:numId w:val="9"/>
        </w:numPr>
        <w:spacing w:line="276" w:lineRule="auto"/>
        <w:rPr>
          <w:rFonts w:ascii="宋体" w:hAnsi="宋体" w:cs="宋体"/>
          <w:b w:val="0"/>
          <w:bCs/>
          <w:sz w:val="24"/>
          <w:szCs w:val="24"/>
        </w:rPr>
      </w:pPr>
      <w:r>
        <w:rPr>
          <w:rFonts w:ascii="宋体" w:hAnsi="宋体" w:cs="宋体" w:hint="eastAsia"/>
          <w:b w:val="0"/>
          <w:bCs/>
          <w:sz w:val="24"/>
          <w:szCs w:val="24"/>
        </w:rPr>
        <w:t>乙方必须设专职安全监督管理人员管理安全生产、监督人的不安全行为、物的不安全状态和环境的不安全因素，完善安全管理中存在的缺陷。</w:t>
      </w:r>
    </w:p>
    <w:p w:rsidR="008E5A6F" w:rsidRDefault="00000000">
      <w:pPr>
        <w:numPr>
          <w:ilvl w:val="0"/>
          <w:numId w:val="9"/>
        </w:numPr>
        <w:spacing w:line="276" w:lineRule="auto"/>
        <w:rPr>
          <w:rFonts w:ascii="宋体" w:hAnsi="宋体" w:cs="宋体"/>
          <w:b w:val="0"/>
          <w:bCs/>
          <w:sz w:val="24"/>
          <w:szCs w:val="24"/>
        </w:rPr>
      </w:pPr>
      <w:r>
        <w:rPr>
          <w:rFonts w:ascii="宋体" w:hAnsi="宋体" w:cs="宋体" w:hint="eastAsia"/>
          <w:b w:val="0"/>
          <w:bCs/>
          <w:sz w:val="24"/>
          <w:szCs w:val="24"/>
        </w:rPr>
        <w:t>乙方提供的承包工程要求的相关资质证明材料应真实、有效、合法。</w:t>
      </w:r>
    </w:p>
    <w:p w:rsidR="008E5A6F" w:rsidRDefault="00000000">
      <w:pPr>
        <w:numPr>
          <w:ilvl w:val="0"/>
          <w:numId w:val="9"/>
        </w:numPr>
        <w:spacing w:line="276" w:lineRule="auto"/>
        <w:rPr>
          <w:rFonts w:ascii="宋体" w:hAnsi="宋体" w:cs="宋体"/>
          <w:b w:val="0"/>
          <w:bCs/>
          <w:sz w:val="24"/>
          <w:szCs w:val="24"/>
        </w:rPr>
      </w:pPr>
      <w:r>
        <w:rPr>
          <w:rFonts w:ascii="宋体" w:hAnsi="宋体" w:cs="宋体" w:hint="eastAsia"/>
          <w:b w:val="0"/>
          <w:bCs/>
          <w:sz w:val="24"/>
          <w:szCs w:val="24"/>
        </w:rPr>
        <w:t>乙方必须对己方施工人员的不安全行为、物的不安全状态所造成的人员伤亡（包括造成甲方的人员伤亡）负责。</w:t>
      </w:r>
    </w:p>
    <w:p w:rsidR="008E5A6F" w:rsidRDefault="00000000">
      <w:pPr>
        <w:numPr>
          <w:ilvl w:val="0"/>
          <w:numId w:val="9"/>
        </w:numPr>
        <w:spacing w:line="276" w:lineRule="auto"/>
        <w:rPr>
          <w:rFonts w:ascii="宋体" w:hAnsi="宋体" w:cs="宋体"/>
          <w:b w:val="0"/>
          <w:bCs/>
          <w:sz w:val="24"/>
          <w:szCs w:val="24"/>
        </w:rPr>
      </w:pPr>
      <w:r>
        <w:rPr>
          <w:rFonts w:ascii="宋体" w:hAnsi="宋体" w:cs="宋体" w:hint="eastAsia"/>
          <w:b w:val="0"/>
          <w:bCs/>
          <w:sz w:val="24"/>
          <w:szCs w:val="24"/>
        </w:rPr>
        <w:t>乙方在开工前必须组织施工人员进行安全教育，将参加安全教育</w:t>
      </w:r>
      <w:r>
        <w:rPr>
          <w:rFonts w:ascii="宋体" w:hAnsi="宋体" w:cs="宋体" w:hint="eastAsia"/>
          <w:b w:val="0"/>
          <w:bCs/>
          <w:sz w:val="24"/>
          <w:szCs w:val="24"/>
        </w:rPr>
        <w:lastRenderedPageBreak/>
        <w:t>的人员名单（包括临时增补或调换人员）考试成绩报给甲方。</w:t>
      </w:r>
    </w:p>
    <w:p w:rsidR="008E5A6F" w:rsidRDefault="00000000">
      <w:pPr>
        <w:numPr>
          <w:ilvl w:val="0"/>
          <w:numId w:val="9"/>
        </w:numPr>
        <w:spacing w:line="276" w:lineRule="auto"/>
        <w:rPr>
          <w:rFonts w:ascii="宋体" w:hAnsi="宋体" w:cs="宋体"/>
          <w:b w:val="0"/>
          <w:bCs/>
          <w:sz w:val="24"/>
          <w:szCs w:val="24"/>
        </w:rPr>
      </w:pPr>
      <w:r>
        <w:rPr>
          <w:rFonts w:ascii="宋体" w:hAnsi="宋体" w:cs="宋体" w:hint="eastAsia"/>
          <w:b w:val="0"/>
          <w:bCs/>
          <w:sz w:val="24"/>
          <w:szCs w:val="24"/>
        </w:rPr>
        <w:t>开工前，乙方应组织人员对作业环境、施工区域、工具进行检查，确认符合安全要求，一经开工，表示乙方已确认施工现场、作业环境、工具安全要求处于安全状态。</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sz w:val="24"/>
          <w:szCs w:val="24"/>
        </w:rPr>
        <w:t>乙方因施工需要，临时随人、随车携带工具、物件进入施工区域的，必须做好登记、备案。</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sz w:val="24"/>
          <w:szCs w:val="24"/>
        </w:rPr>
        <w:t>乙方人员不得擅自挪用甲方的物资和工具。违者一经发现均做偷窃论处，除归还原物外，承担原物价格叁倍的违约金，情节严重的，移交公安机关处理。</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kern w:val="0"/>
          <w:sz w:val="24"/>
          <w:szCs w:val="24"/>
        </w:rPr>
        <w:t>爱护施工各方的所有成品、半成品，不得损坏施工各方的设备、材料，对在施工现场发生的乙方人为的损坏行为和盗窃行为，乙方承担一切经济和法律责任。</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sz w:val="24"/>
          <w:szCs w:val="24"/>
        </w:rPr>
        <w:t>乙方施工人员必须服从甲方项目经理和技术人员的管理，自觉接受询问和检查。甲方要求乙方有能力、有责任、并且履行自己的员工出现人身伤害或伤亡事故后进行治疗、善后、赔偿等工作，甲方不承担这方面责任。</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sz w:val="24"/>
          <w:szCs w:val="24"/>
        </w:rPr>
        <w:t>乙方施工人员严禁在施工区域内吸烟，如发现吸烟现象及在施工区域内发现烟头则给予每人每次500元的违约金。如情节严重，引发事故，一切责任及经济损失均由乙方负责。</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sz w:val="24"/>
          <w:szCs w:val="24"/>
        </w:rPr>
        <w:t>乙方应严格遵守落实各级政府部门下发的各项疫情防控措施工作文件要求，杜绝漏报、瞒报、谎报、迟报的情况发生。如引发事故，一切责任均由乙方负责。</w:t>
      </w:r>
    </w:p>
    <w:p w:rsidR="008E5A6F" w:rsidRDefault="00000000">
      <w:pPr>
        <w:numPr>
          <w:ilvl w:val="0"/>
          <w:numId w:val="7"/>
        </w:numPr>
        <w:tabs>
          <w:tab w:val="clear" w:pos="1290"/>
        </w:tabs>
        <w:spacing w:line="276" w:lineRule="auto"/>
        <w:rPr>
          <w:rFonts w:ascii="宋体" w:hAnsi="宋体" w:cs="宋体"/>
          <w:b w:val="0"/>
          <w:bCs/>
          <w:sz w:val="24"/>
          <w:szCs w:val="24"/>
        </w:rPr>
      </w:pPr>
      <w:r>
        <w:rPr>
          <w:rFonts w:ascii="宋体" w:hAnsi="宋体" w:cs="宋体" w:hint="eastAsia"/>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w:t>
      </w:r>
      <w:r>
        <w:rPr>
          <w:rFonts w:ascii="宋体" w:hAnsi="宋体" w:cs="宋体" w:hint="eastAsia"/>
          <w:b w:val="0"/>
          <w:bCs/>
          <w:sz w:val="24"/>
          <w:szCs w:val="24"/>
        </w:rPr>
        <w:lastRenderedPageBreak/>
        <w:t>做好闭环管理。如乙方施工人员擅自外出，造成损失及引发事故，一切责任均由乙方负责。</w:t>
      </w:r>
    </w:p>
    <w:p w:rsidR="008E5A6F" w:rsidRDefault="00000000">
      <w:pPr>
        <w:numPr>
          <w:ilvl w:val="0"/>
          <w:numId w:val="7"/>
        </w:numPr>
        <w:spacing w:line="276" w:lineRule="auto"/>
        <w:rPr>
          <w:rFonts w:ascii="宋体" w:hAnsi="宋体" w:cs="宋体"/>
          <w:b w:val="0"/>
          <w:bCs/>
          <w:color w:val="000000"/>
          <w:sz w:val="24"/>
          <w:szCs w:val="24"/>
        </w:rPr>
      </w:pPr>
      <w:r>
        <w:rPr>
          <w:rFonts w:ascii="宋体" w:hAnsi="宋体" w:cs="宋体" w:hint="eastAsia"/>
          <w:b w:val="0"/>
          <w:bCs/>
          <w:color w:val="000000"/>
          <w:sz w:val="24"/>
          <w:szCs w:val="24"/>
        </w:rPr>
        <w:t>本协议自双方代表签字盖章后生效。</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sz w:val="24"/>
          <w:szCs w:val="24"/>
        </w:rPr>
        <w:t>本协议一式肆份，甲、乙双方各执贰份。</w:t>
      </w:r>
    </w:p>
    <w:p w:rsidR="008E5A6F" w:rsidRDefault="00000000">
      <w:pPr>
        <w:numPr>
          <w:ilvl w:val="0"/>
          <w:numId w:val="7"/>
        </w:numPr>
        <w:spacing w:line="276" w:lineRule="auto"/>
        <w:rPr>
          <w:rFonts w:ascii="宋体" w:hAnsi="宋体" w:cs="宋体"/>
          <w:b w:val="0"/>
          <w:bCs/>
          <w:sz w:val="24"/>
          <w:szCs w:val="24"/>
        </w:rPr>
      </w:pPr>
      <w:r>
        <w:rPr>
          <w:rFonts w:ascii="宋体" w:hAnsi="宋体" w:cs="宋体" w:hint="eastAsia"/>
          <w:b w:val="0"/>
          <w:bCs/>
          <w:sz w:val="24"/>
          <w:szCs w:val="24"/>
        </w:rPr>
        <w:t>因履行本协议发生争议的，双方应协商解决。协商不成的，可向甲方所在地人民法院提起诉讼。</w:t>
      </w:r>
    </w:p>
    <w:p w:rsidR="008E5A6F" w:rsidRDefault="008E5A6F">
      <w:pPr>
        <w:spacing w:line="276" w:lineRule="auto"/>
        <w:rPr>
          <w:rFonts w:ascii="宋体" w:hAnsi="宋体" w:cs="宋体"/>
          <w:b w:val="0"/>
          <w:bCs/>
          <w:sz w:val="24"/>
          <w:szCs w:val="24"/>
        </w:rPr>
      </w:pPr>
    </w:p>
    <w:p w:rsidR="008E5A6F" w:rsidRDefault="00000000">
      <w:pPr>
        <w:spacing w:line="360" w:lineRule="auto"/>
        <w:rPr>
          <w:rFonts w:ascii="宋体" w:hAnsi="宋体"/>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rsidR="008E5A6F" w:rsidRDefault="008E5A6F">
      <w:pPr>
        <w:spacing w:line="360" w:lineRule="auto"/>
        <w:rPr>
          <w:rFonts w:ascii="宋体" w:hAnsi="宋体" w:cs="宋体"/>
          <w:b w:val="0"/>
          <w:bCs/>
          <w:sz w:val="24"/>
          <w:szCs w:val="24"/>
        </w:rPr>
      </w:pPr>
    </w:p>
    <w:p w:rsidR="008E5A6F" w:rsidRDefault="00000000">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rsidR="008E5A6F" w:rsidRDefault="008E5A6F">
      <w:pPr>
        <w:spacing w:line="360" w:lineRule="auto"/>
        <w:rPr>
          <w:rFonts w:ascii="宋体" w:hAnsi="宋体" w:cs="宋体"/>
          <w:b w:val="0"/>
          <w:bCs/>
          <w:sz w:val="24"/>
          <w:szCs w:val="24"/>
          <w:u w:val="single"/>
        </w:rPr>
      </w:pPr>
    </w:p>
    <w:p w:rsidR="008E5A6F" w:rsidRDefault="00000000">
      <w:pPr>
        <w:spacing w:line="360" w:lineRule="auto"/>
        <w:ind w:leftChars="-1" w:left="-3" w:firstLine="1"/>
        <w:rPr>
          <w:rFonts w:ascii="宋体" w:hAnsi="宋体" w:cs="宋体"/>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ins w:id="115" w:author="Gary 邢" w:date="2025-07-17T16:35:00Z" w16du:dateUtc="2025-07-17T08:35:00Z">
        <w:r w:rsidR="00BE34A2">
          <w:rPr>
            <w:rFonts w:ascii="宋体" w:hAnsi="宋体" w:cs="宋体"/>
            <w:b w:val="0"/>
            <w:bCs/>
            <w:sz w:val="24"/>
            <w:szCs w:val="24"/>
            <w:u w:val="single"/>
          </w:rPr>
          <w:t xml:space="preserve">  </w:t>
        </w:r>
      </w:ins>
      <w:del w:id="116" w:author="Gary 邢" w:date="2025-07-17T16:35:00Z" w16du:dateUtc="2025-07-17T08:35:00Z">
        <w:r w:rsidDel="00BE34A2">
          <w:rPr>
            <w:rFonts w:ascii="宋体" w:hAnsi="宋体" w:cs="宋体" w:hint="eastAsia"/>
            <w:b w:val="0"/>
            <w:bCs/>
            <w:sz w:val="24"/>
            <w:szCs w:val="24"/>
            <w:u w:val="single"/>
          </w:rPr>
          <w:delText>07</w:delText>
        </w:r>
      </w:del>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rsidR="008E5A6F" w:rsidRDefault="008E5A6F">
      <w:pPr>
        <w:spacing w:line="360" w:lineRule="auto"/>
        <w:rPr>
          <w:rFonts w:ascii="宋体" w:hAnsi="宋体" w:cs="宋体"/>
          <w:b w:val="0"/>
          <w:bCs/>
          <w:sz w:val="24"/>
          <w:szCs w:val="24"/>
        </w:rPr>
      </w:pPr>
    </w:p>
    <w:p w:rsidR="008E5A6F" w:rsidRDefault="00000000">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ascii="宋体" w:hAnsi="宋体" w:cs="宋体" w:hint="eastAsia"/>
          <w:b w:val="0"/>
          <w:bCs/>
          <w:sz w:val="24"/>
          <w:szCs w:val="24"/>
        </w:rPr>
        <w:t>浙江海康智联科技有限公司</w:t>
      </w:r>
    </w:p>
    <w:p w:rsidR="008E5A6F" w:rsidRDefault="008E5A6F">
      <w:pPr>
        <w:spacing w:line="360" w:lineRule="auto"/>
        <w:rPr>
          <w:rFonts w:ascii="宋体" w:hAnsi="宋体" w:cs="宋体"/>
          <w:b w:val="0"/>
          <w:bCs/>
          <w:sz w:val="24"/>
          <w:szCs w:val="24"/>
          <w:u w:val="single"/>
        </w:rPr>
      </w:pPr>
    </w:p>
    <w:p w:rsidR="008E5A6F" w:rsidRDefault="00000000">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rsidR="008E5A6F" w:rsidRDefault="008E5A6F">
      <w:pPr>
        <w:spacing w:line="360" w:lineRule="auto"/>
        <w:rPr>
          <w:rFonts w:ascii="宋体" w:hAnsi="宋体" w:cs="宋体"/>
          <w:b w:val="0"/>
          <w:bCs/>
          <w:sz w:val="24"/>
          <w:szCs w:val="24"/>
          <w:u w:val="single"/>
        </w:rPr>
      </w:pPr>
    </w:p>
    <w:p w:rsidR="008E5A6F" w:rsidRDefault="00000000">
      <w:pPr>
        <w:spacing w:line="360" w:lineRule="auto"/>
        <w:rPr>
          <w:rFonts w:ascii="宋体" w:hAnsi="宋体" w:cs="宋体"/>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ins w:id="117" w:author="Gary 邢" w:date="2025-07-17T16:35:00Z" w16du:dateUtc="2025-07-17T08:35:00Z">
        <w:r w:rsidR="00BE34A2">
          <w:rPr>
            <w:rFonts w:ascii="宋体" w:hAnsi="宋体" w:cs="宋体"/>
            <w:b w:val="0"/>
            <w:bCs/>
            <w:sz w:val="24"/>
            <w:szCs w:val="24"/>
            <w:u w:val="single"/>
          </w:rPr>
          <w:t xml:space="preserve">  </w:t>
        </w:r>
      </w:ins>
      <w:del w:id="118" w:author="Gary 邢" w:date="2025-07-17T16:35:00Z" w16du:dateUtc="2025-07-17T08:35:00Z">
        <w:r w:rsidDel="00BE34A2">
          <w:rPr>
            <w:rFonts w:ascii="宋体" w:hAnsi="宋体" w:cs="宋体" w:hint="eastAsia"/>
            <w:b w:val="0"/>
            <w:bCs/>
            <w:sz w:val="24"/>
            <w:szCs w:val="24"/>
            <w:u w:val="single"/>
          </w:rPr>
          <w:delText>07</w:delText>
        </w:r>
      </w:del>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rsidR="008E5A6F" w:rsidRDefault="00000000">
      <w:pPr>
        <w:spacing w:before="240" w:after="240" w:line="360" w:lineRule="auto"/>
        <w:rPr>
          <w:rFonts w:ascii="宋体" w:hAnsi="宋体"/>
          <w:b w:val="0"/>
          <w:sz w:val="24"/>
        </w:rPr>
      </w:pPr>
      <w:r>
        <w:rPr>
          <w:rFonts w:ascii="宋体" w:hAnsi="宋体" w:hint="eastAsia"/>
          <w:b w:val="0"/>
          <w:sz w:val="24"/>
        </w:rPr>
        <w:br w:type="page"/>
      </w:r>
    </w:p>
    <w:p w:rsidR="008E5A6F" w:rsidRDefault="00000000">
      <w:pPr>
        <w:spacing w:before="240" w:after="240" w:line="360" w:lineRule="auto"/>
        <w:rPr>
          <w:sz w:val="36"/>
          <w:szCs w:val="36"/>
        </w:rPr>
      </w:pPr>
      <w:r>
        <w:rPr>
          <w:rFonts w:ascii="宋体" w:hAnsi="宋体" w:hint="eastAsia"/>
          <w:b w:val="0"/>
          <w:sz w:val="24"/>
        </w:rPr>
        <w:lastRenderedPageBreak/>
        <w:t>附件5</w:t>
      </w:r>
      <w:r>
        <w:rPr>
          <w:rFonts w:hint="eastAsia"/>
          <w:b w:val="0"/>
          <w:bCs/>
          <w:sz w:val="36"/>
          <w:szCs w:val="36"/>
        </w:rPr>
        <w:t>：</w:t>
      </w:r>
      <w:r>
        <w:rPr>
          <w:rFonts w:hint="eastAsia"/>
          <w:sz w:val="36"/>
          <w:szCs w:val="36"/>
        </w:rPr>
        <w:t xml:space="preserve">    </w:t>
      </w:r>
      <w:r>
        <w:rPr>
          <w:rFonts w:ascii="宋体" w:hAnsi="宋体" w:cs="宋体" w:hint="eastAsia"/>
          <w:b w:val="0"/>
          <w:kern w:val="0"/>
          <w:sz w:val="36"/>
          <w:szCs w:val="36"/>
        </w:rPr>
        <w:t>通用网络与信息安全责任条款</w:t>
      </w:r>
    </w:p>
    <w:p w:rsidR="008E5A6F" w:rsidRDefault="00000000">
      <w:pPr>
        <w:spacing w:line="360" w:lineRule="auto"/>
        <w:jc w:val="left"/>
        <w:rPr>
          <w:rFonts w:ascii="宋体" w:hAnsi="宋体" w:cs="宋体"/>
          <w:b w:val="0"/>
          <w:bCs/>
          <w:sz w:val="24"/>
          <w:szCs w:val="24"/>
        </w:rPr>
      </w:pPr>
      <w:r>
        <w:rPr>
          <w:rFonts w:ascii="宋体" w:hAnsi="宋体" w:cs="宋体" w:hint="eastAsia"/>
          <w:b w:val="0"/>
          <w:bCs/>
          <w:sz w:val="24"/>
          <w:szCs w:val="24"/>
        </w:rPr>
        <w:t>甲方：江苏天安智联科技股份有限公司</w:t>
      </w:r>
    </w:p>
    <w:p w:rsidR="008E5A6F" w:rsidRDefault="00000000">
      <w:pPr>
        <w:spacing w:line="360" w:lineRule="auto"/>
        <w:jc w:val="left"/>
        <w:rPr>
          <w:rFonts w:ascii="宋体" w:hAnsi="宋体" w:cs="宋体"/>
          <w:b w:val="0"/>
          <w:bCs/>
          <w:sz w:val="24"/>
          <w:szCs w:val="24"/>
        </w:rPr>
      </w:pPr>
      <w:r>
        <w:rPr>
          <w:rFonts w:ascii="宋体" w:hAnsi="宋体" w:cs="宋体" w:hint="eastAsia"/>
          <w:b w:val="0"/>
          <w:bCs/>
          <w:sz w:val="24"/>
          <w:szCs w:val="24"/>
        </w:rPr>
        <w:t>乙方：浙江海康智联科技有限公司</w:t>
      </w:r>
    </w:p>
    <w:p w:rsidR="008E5A6F" w:rsidRDefault="008E5A6F">
      <w:pPr>
        <w:spacing w:line="360" w:lineRule="auto"/>
        <w:ind w:firstLineChars="250" w:firstLine="600"/>
        <w:rPr>
          <w:rFonts w:ascii="宋体" w:hAnsi="宋体" w:cs="宋体"/>
          <w:b w:val="0"/>
          <w:bCs/>
          <w:sz w:val="24"/>
          <w:szCs w:val="24"/>
        </w:rPr>
      </w:pPr>
    </w:p>
    <w:p w:rsidR="008E5A6F" w:rsidRDefault="00000000">
      <w:pPr>
        <w:spacing w:line="360" w:lineRule="auto"/>
        <w:ind w:firstLineChars="250" w:firstLine="600"/>
        <w:rPr>
          <w:rFonts w:ascii="宋体" w:hAnsi="宋体" w:cs="宋体"/>
          <w:b w:val="0"/>
          <w:bCs/>
          <w:sz w:val="24"/>
          <w:szCs w:val="24"/>
        </w:rPr>
      </w:pPr>
      <w:r>
        <w:rPr>
          <w:rFonts w:ascii="宋体" w:hAnsi="宋体" w:cs="宋体" w:hint="eastAsia"/>
          <w:b w:val="0"/>
          <w:bCs/>
          <w:sz w:val="24"/>
          <w:szCs w:val="24"/>
        </w:rPr>
        <w:t>本条款所包含的安全责任如无特别说明，适用于设备到货、入场施工、项目验收以及系统运行维护整个过程的各个环节，甲、乙方需要严格执行。</w:t>
      </w:r>
    </w:p>
    <w:p w:rsidR="008E5A6F" w:rsidRDefault="00000000">
      <w:pPr>
        <w:spacing w:line="360" w:lineRule="auto"/>
        <w:rPr>
          <w:rFonts w:ascii="宋体" w:hAnsi="宋体" w:cs="宋体"/>
          <w:b w:val="0"/>
          <w:bCs/>
          <w:sz w:val="24"/>
          <w:szCs w:val="24"/>
        </w:rPr>
      </w:pPr>
      <w:r>
        <w:rPr>
          <w:rFonts w:ascii="宋体" w:hAnsi="宋体" w:cs="宋体"/>
          <w:b w:val="0"/>
          <w:bCs/>
          <w:sz w:val="24"/>
          <w:szCs w:val="24"/>
        </w:rPr>
        <w:t>1、乙方应保证本工程新增设备至少符合</w:t>
      </w:r>
      <w:r>
        <w:rPr>
          <w:rFonts w:ascii="宋体" w:hAnsi="宋体" w:cs="DengXian" w:hint="eastAsia"/>
          <w:b w:val="0"/>
          <w:sz w:val="24"/>
        </w:rPr>
        <w:t>业主或甲方客户或甲方的</w:t>
      </w:r>
      <w:r>
        <w:rPr>
          <w:rFonts w:ascii="宋体" w:hAnsi="宋体" w:cs="宋体"/>
          <w:b w:val="0"/>
          <w:bCs/>
          <w:sz w:val="24"/>
          <w:szCs w:val="24"/>
        </w:rPr>
        <w:t>设备通用安全功能和配置规范</w:t>
      </w:r>
      <w:r>
        <w:rPr>
          <w:rFonts w:ascii="宋体" w:hAnsi="宋体" w:cs="宋体" w:hint="eastAsia"/>
          <w:b w:val="0"/>
          <w:bCs/>
          <w:sz w:val="24"/>
          <w:szCs w:val="24"/>
        </w:rPr>
        <w:t>等</w:t>
      </w:r>
      <w:r>
        <w:rPr>
          <w:rFonts w:ascii="宋体" w:hAnsi="宋体" w:cs="宋体"/>
          <w:b w:val="0"/>
          <w:bCs/>
          <w:sz w:val="24"/>
          <w:szCs w:val="24"/>
        </w:rPr>
        <w:t>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8E5A6F">
        <w:tc>
          <w:tcPr>
            <w:tcW w:w="2584" w:type="dxa"/>
            <w:shd w:val="clear" w:color="auto" w:fill="E0E0E0"/>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编号</w:t>
            </w:r>
          </w:p>
        </w:tc>
        <w:tc>
          <w:tcPr>
            <w:tcW w:w="5955" w:type="dxa"/>
            <w:shd w:val="clear" w:color="auto" w:fill="E0E0E0"/>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内容</w:t>
            </w:r>
          </w:p>
        </w:tc>
      </w:tr>
      <w:tr w:rsidR="008E5A6F">
        <w:tc>
          <w:tcPr>
            <w:tcW w:w="2584"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 </w:t>
            </w:r>
          </w:p>
        </w:tc>
        <w:tc>
          <w:tcPr>
            <w:tcW w:w="5955"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支持按用户分配账号。</w:t>
            </w:r>
          </w:p>
        </w:tc>
      </w:tr>
      <w:tr w:rsidR="008E5A6F">
        <w:tc>
          <w:tcPr>
            <w:tcW w:w="2584"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w:t>
            </w:r>
          </w:p>
        </w:tc>
        <w:tc>
          <w:tcPr>
            <w:tcW w:w="5955"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与设备运行、维护等工作无关的账号，应能够删除或锁定。</w:t>
            </w:r>
          </w:p>
        </w:tc>
      </w:tr>
      <w:tr w:rsidR="008E5A6F">
        <w:tc>
          <w:tcPr>
            <w:tcW w:w="2584"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-设备-通用-功能-4</w:t>
            </w:r>
          </w:p>
        </w:tc>
        <w:tc>
          <w:tcPr>
            <w:tcW w:w="5955"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rsidR="008E5A6F">
        <w:tc>
          <w:tcPr>
            <w:tcW w:w="2584"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-设备-通用-功能-5</w:t>
            </w:r>
          </w:p>
        </w:tc>
        <w:tc>
          <w:tcPr>
            <w:tcW w:w="5955"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对于采用静态口令认证技术的设备，应支持按天配置口令生存期功能。在配置了口令生存期后，设备在口令超过生存期的用户登录时，应提示并强迫该用户设置新口令。</w:t>
            </w:r>
          </w:p>
        </w:tc>
      </w:tr>
      <w:tr w:rsidR="008E5A6F">
        <w:tc>
          <w:tcPr>
            <w:tcW w:w="2584"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-设备-通用-功能-21</w:t>
            </w:r>
          </w:p>
        </w:tc>
        <w:tc>
          <w:tcPr>
            <w:tcW w:w="5955"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对于采用静态口令认证技术的设备，必须支持口令修改，口令修改后不影响设备中业务的正常使用。</w:t>
            </w:r>
          </w:p>
        </w:tc>
      </w:tr>
      <w:tr w:rsidR="008E5A6F">
        <w:tc>
          <w:tcPr>
            <w:tcW w:w="2584"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lastRenderedPageBreak/>
              <w:t>安全要求</w:t>
            </w:r>
            <w:r>
              <w:rPr>
                <w:rFonts w:ascii="宋体" w:hAnsi="宋体" w:cs="宋体"/>
                <w:b w:val="0"/>
                <w:bCs/>
                <w:sz w:val="24"/>
                <w:szCs w:val="24"/>
              </w:rPr>
              <w:t>-设备-通用-功能-22</w:t>
            </w:r>
          </w:p>
        </w:tc>
        <w:tc>
          <w:tcPr>
            <w:tcW w:w="5955"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对于采用静态口令认证技术的设备，支持静态口令加密存放。</w:t>
            </w:r>
          </w:p>
        </w:tc>
      </w:tr>
      <w:tr w:rsidR="008E5A6F">
        <w:tc>
          <w:tcPr>
            <w:tcW w:w="2584"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-设备-通用-配置-4</w:t>
            </w:r>
          </w:p>
        </w:tc>
        <w:tc>
          <w:tcPr>
            <w:tcW w:w="5955"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6位，并包括数字、小写字母、大写字母和特殊符号4类中至少2类。</w:t>
            </w:r>
          </w:p>
        </w:tc>
      </w:tr>
      <w:tr w:rsidR="008E5A6F">
        <w:tc>
          <w:tcPr>
            <w:tcW w:w="2584"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-设备-通用-配置-5</w:t>
            </w:r>
          </w:p>
        </w:tc>
        <w:tc>
          <w:tcPr>
            <w:tcW w:w="5955"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对于采用静态口令认证技术的设备，账户口令的生存期不长于</w:t>
            </w:r>
            <w:r>
              <w:rPr>
                <w:rFonts w:ascii="宋体" w:hAnsi="宋体" w:cs="宋体"/>
                <w:b w:val="0"/>
                <w:bCs/>
                <w:sz w:val="24"/>
                <w:szCs w:val="24"/>
              </w:rPr>
              <w:t>90天。</w:t>
            </w:r>
          </w:p>
        </w:tc>
      </w:tr>
      <w:tr w:rsidR="008E5A6F">
        <w:tc>
          <w:tcPr>
            <w:tcW w:w="2584"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-设备-通用-功能-9</w:t>
            </w:r>
          </w:p>
        </w:tc>
        <w:tc>
          <w:tcPr>
            <w:tcW w:w="5955"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设备应支持对不同用户授予不同权限。</w:t>
            </w:r>
          </w:p>
        </w:tc>
      </w:tr>
      <w:tr w:rsidR="008E5A6F">
        <w:tc>
          <w:tcPr>
            <w:tcW w:w="2584"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-设备-通用-配置-9</w:t>
            </w:r>
          </w:p>
        </w:tc>
        <w:tc>
          <w:tcPr>
            <w:tcW w:w="5955"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在设备权限配置能力内，根据用户的业务需要，配置其所需的最小权限。</w:t>
            </w:r>
          </w:p>
        </w:tc>
      </w:tr>
      <w:tr w:rsidR="008E5A6F">
        <w:tc>
          <w:tcPr>
            <w:tcW w:w="2584"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-设备-通用-功能-12 </w:t>
            </w:r>
          </w:p>
        </w:tc>
        <w:tc>
          <w:tcPr>
            <w:tcW w:w="5955"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rsidR="008E5A6F">
        <w:tc>
          <w:tcPr>
            <w:tcW w:w="2584"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-设备-通用-配置-12</w:t>
            </w:r>
          </w:p>
        </w:tc>
        <w:tc>
          <w:tcPr>
            <w:tcW w:w="5955"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rsidR="008E5A6F">
        <w:tc>
          <w:tcPr>
            <w:tcW w:w="2584"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-设备-通用-功能-15</w:t>
            </w:r>
          </w:p>
        </w:tc>
        <w:tc>
          <w:tcPr>
            <w:tcW w:w="5955" w:type="dxa"/>
          </w:tcPr>
          <w:p w:rsidR="008E5A6F" w:rsidRDefault="00000000">
            <w:pPr>
              <w:spacing w:line="360" w:lineRule="auto"/>
              <w:rPr>
                <w:rFonts w:ascii="宋体" w:hAnsi="宋体" w:cs="宋体"/>
                <w:b w:val="0"/>
                <w:bCs/>
                <w:sz w:val="24"/>
                <w:szCs w:val="24"/>
              </w:rPr>
            </w:pPr>
            <w:r>
              <w:rPr>
                <w:rFonts w:ascii="宋体" w:hAnsi="宋体" w:cs="宋体" w:hint="eastAsia"/>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rsidR="008E5A6F" w:rsidRDefault="00000000">
      <w:pPr>
        <w:spacing w:line="360" w:lineRule="auto"/>
        <w:rPr>
          <w:rFonts w:ascii="宋体" w:hAnsi="宋体" w:cs="宋体"/>
          <w:b w:val="0"/>
          <w:bCs/>
          <w:sz w:val="24"/>
          <w:szCs w:val="24"/>
        </w:rPr>
      </w:pPr>
      <w:r>
        <w:rPr>
          <w:rFonts w:ascii="宋体" w:hAnsi="宋体" w:cs="宋体"/>
          <w:b w:val="0"/>
          <w:bCs/>
          <w:sz w:val="24"/>
          <w:szCs w:val="24"/>
        </w:rPr>
        <w:t>2、乙方应遵守</w:t>
      </w:r>
      <w:r>
        <w:rPr>
          <w:rFonts w:ascii="宋体" w:hAnsi="宋体" w:cs="DengXian" w:hint="eastAsia"/>
          <w:b w:val="0"/>
          <w:sz w:val="24"/>
        </w:rPr>
        <w:t>业主或甲方客户或甲方的</w:t>
      </w:r>
      <w:r>
        <w:rPr>
          <w:rFonts w:ascii="宋体" w:hAnsi="宋体" w:cs="宋体"/>
          <w:b w:val="0"/>
          <w:bCs/>
          <w:sz w:val="24"/>
          <w:szCs w:val="24"/>
        </w:rPr>
        <w:t>相关安全管理规定要求，具体规定如下：</w:t>
      </w:r>
    </w:p>
    <w:p w:rsidR="008E5A6F" w:rsidRDefault="00000000">
      <w:pPr>
        <w:spacing w:line="360" w:lineRule="auto"/>
        <w:rPr>
          <w:rFonts w:ascii="宋体" w:hAnsi="宋体" w:cs="宋体"/>
          <w:b w:val="0"/>
          <w:bCs/>
          <w:sz w:val="24"/>
          <w:szCs w:val="24"/>
        </w:rPr>
      </w:pPr>
      <w:r>
        <w:rPr>
          <w:rFonts w:ascii="宋体" w:hAnsi="宋体" w:cs="宋体"/>
          <w:b w:val="0"/>
          <w:bCs/>
          <w:sz w:val="24"/>
          <w:szCs w:val="24"/>
        </w:rPr>
        <w:t>1）根据</w:t>
      </w:r>
      <w:r>
        <w:rPr>
          <w:rFonts w:ascii="宋体" w:hAnsi="宋体" w:cs="DengXian" w:hint="eastAsia"/>
          <w:b w:val="0"/>
          <w:sz w:val="24"/>
        </w:rPr>
        <w:t>业主或甲方客户或甲方的</w:t>
      </w:r>
      <w:r>
        <w:rPr>
          <w:rFonts w:ascii="宋体" w:hAnsi="宋体" w:cs="宋体"/>
          <w:b w:val="0"/>
          <w:bCs/>
          <w:sz w:val="24"/>
          <w:szCs w:val="24"/>
        </w:rPr>
        <w:t>安全域管理办法</w:t>
      </w:r>
      <w:r>
        <w:rPr>
          <w:rFonts w:ascii="宋体" w:hAnsi="宋体" w:cs="宋体" w:hint="eastAsia"/>
          <w:b w:val="0"/>
          <w:bCs/>
          <w:sz w:val="24"/>
          <w:szCs w:val="24"/>
        </w:rPr>
        <w:t>等规定</w:t>
      </w:r>
      <w:r>
        <w:rPr>
          <w:rFonts w:ascii="宋体" w:hAnsi="宋体" w:cs="宋体"/>
          <w:b w:val="0"/>
          <w:bCs/>
          <w:sz w:val="24"/>
          <w:szCs w:val="24"/>
        </w:rPr>
        <w:t>，乙方应服从</w:t>
      </w:r>
      <w:r>
        <w:rPr>
          <w:rFonts w:ascii="宋体" w:hAnsi="宋体" w:cs="DengXian" w:hint="eastAsia"/>
          <w:b w:val="0"/>
          <w:sz w:val="24"/>
        </w:rPr>
        <w:t>业主或甲方客户或甲方</w:t>
      </w:r>
      <w:r>
        <w:rPr>
          <w:rFonts w:ascii="宋体" w:hAnsi="宋体" w:cs="宋体"/>
          <w:b w:val="0"/>
          <w:bCs/>
          <w:sz w:val="24"/>
          <w:szCs w:val="24"/>
        </w:rPr>
        <w:t>安全域管理责任部门的管理，部署新设备或进行设备调整或进行已有设备移出时，应提出书面申请，并提交相关设备的基本信息以备更新安全域管理相关数据。未经甲方审批，不得擅自进行新设备部署或随意调整和移出设备、</w:t>
      </w:r>
      <w:r>
        <w:rPr>
          <w:rFonts w:ascii="宋体" w:hAnsi="宋体" w:cs="宋体"/>
          <w:b w:val="0"/>
          <w:bCs/>
          <w:sz w:val="24"/>
          <w:szCs w:val="24"/>
        </w:rPr>
        <w:lastRenderedPageBreak/>
        <w:t>改变安全域结构或者策略配置。</w:t>
      </w:r>
    </w:p>
    <w:p w:rsidR="008E5A6F" w:rsidRDefault="00000000">
      <w:pPr>
        <w:spacing w:line="360" w:lineRule="auto"/>
        <w:rPr>
          <w:rFonts w:ascii="宋体" w:hAnsi="宋体" w:cs="宋体"/>
          <w:b w:val="0"/>
          <w:bCs/>
          <w:sz w:val="24"/>
          <w:szCs w:val="24"/>
        </w:rPr>
      </w:pPr>
      <w:r>
        <w:rPr>
          <w:rFonts w:ascii="宋体" w:hAnsi="宋体" w:cs="宋体"/>
          <w:b w:val="0"/>
          <w:bCs/>
          <w:sz w:val="24"/>
          <w:szCs w:val="24"/>
        </w:rPr>
        <w:t>2）根据</w:t>
      </w:r>
      <w:r>
        <w:rPr>
          <w:rFonts w:ascii="宋体" w:hAnsi="宋体" w:cs="DengXian" w:hint="eastAsia"/>
          <w:b w:val="0"/>
          <w:sz w:val="24"/>
        </w:rPr>
        <w:t>业主或甲方客户或甲方的</w:t>
      </w:r>
      <w:r>
        <w:rPr>
          <w:rFonts w:ascii="宋体" w:hAnsi="宋体" w:cs="宋体"/>
          <w:b w:val="0"/>
          <w:bCs/>
          <w:sz w:val="24"/>
          <w:szCs w:val="24"/>
        </w:rPr>
        <w:t>帐号口令管理办法</w:t>
      </w:r>
      <w:r>
        <w:rPr>
          <w:rFonts w:ascii="宋体" w:hAnsi="宋体" w:cs="宋体" w:hint="eastAsia"/>
          <w:b w:val="0"/>
          <w:bCs/>
          <w:sz w:val="24"/>
          <w:szCs w:val="24"/>
        </w:rPr>
        <w:t>等规定</w:t>
      </w:r>
      <w:r>
        <w:rPr>
          <w:rFonts w:ascii="宋体" w:hAnsi="宋体" w:cs="宋体"/>
          <w:b w:val="0"/>
          <w:bCs/>
          <w:sz w:val="24"/>
          <w:szCs w:val="24"/>
        </w:rPr>
        <w:t>，乙方应服从</w:t>
      </w:r>
      <w:r>
        <w:rPr>
          <w:rFonts w:ascii="宋体" w:hAnsi="宋体" w:cs="DengXian" w:hint="eastAsia"/>
          <w:b w:val="0"/>
          <w:sz w:val="24"/>
        </w:rPr>
        <w:t>业主或甲方客户或甲方</w:t>
      </w:r>
      <w:r>
        <w:rPr>
          <w:rFonts w:ascii="宋体" w:hAnsi="宋体" w:cs="宋体"/>
          <w:b w:val="0"/>
          <w:bCs/>
          <w:sz w:val="24"/>
          <w:szCs w:val="24"/>
        </w:rPr>
        <w:t>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rsidR="008E5A6F" w:rsidRDefault="00000000">
      <w:pPr>
        <w:spacing w:line="360" w:lineRule="auto"/>
        <w:rPr>
          <w:rFonts w:ascii="宋体" w:hAnsi="宋体" w:cs="宋体"/>
          <w:b w:val="0"/>
          <w:bCs/>
          <w:sz w:val="24"/>
          <w:szCs w:val="24"/>
        </w:rPr>
      </w:pPr>
      <w:r>
        <w:rPr>
          <w:rFonts w:ascii="宋体" w:hAnsi="宋体" w:cs="宋体"/>
          <w:b w:val="0"/>
          <w:bCs/>
          <w:sz w:val="24"/>
          <w:szCs w:val="24"/>
        </w:rPr>
        <w:t>3）根据</w:t>
      </w:r>
      <w:r>
        <w:rPr>
          <w:rFonts w:ascii="宋体" w:hAnsi="宋体" w:cs="DengXian" w:hint="eastAsia"/>
          <w:b w:val="0"/>
          <w:sz w:val="24"/>
        </w:rPr>
        <w:t>业主或甲方客户或甲方的</w:t>
      </w:r>
      <w:r>
        <w:rPr>
          <w:rFonts w:ascii="宋体" w:hAnsi="宋体" w:cs="宋体"/>
          <w:b w:val="0"/>
          <w:bCs/>
          <w:sz w:val="24"/>
          <w:szCs w:val="24"/>
        </w:rPr>
        <w:t>远程接入安全管理办法</w:t>
      </w:r>
      <w:r>
        <w:rPr>
          <w:rFonts w:ascii="宋体" w:hAnsi="宋体" w:cs="宋体" w:hint="eastAsia"/>
          <w:b w:val="0"/>
          <w:bCs/>
          <w:sz w:val="24"/>
          <w:szCs w:val="24"/>
        </w:rPr>
        <w:t>等规定</w:t>
      </w:r>
      <w:r>
        <w:rPr>
          <w:rFonts w:ascii="宋体" w:hAnsi="宋体" w:cs="宋体"/>
          <w:b w:val="0"/>
          <w:bCs/>
          <w:sz w:val="24"/>
          <w:szCs w:val="24"/>
        </w:rPr>
        <w:t>，乙方应按照</w:t>
      </w:r>
      <w:r>
        <w:rPr>
          <w:rFonts w:ascii="宋体" w:hAnsi="宋体" w:cs="DengXian" w:hint="eastAsia"/>
          <w:b w:val="0"/>
          <w:sz w:val="24"/>
        </w:rPr>
        <w:t>业主或甲方客户或甲方</w:t>
      </w:r>
      <w:r>
        <w:rPr>
          <w:rFonts w:ascii="宋体" w:hAnsi="宋体" w:cs="宋体"/>
          <w:b w:val="0"/>
          <w:bCs/>
          <w:sz w:val="24"/>
          <w:szCs w:val="24"/>
        </w:rPr>
        <w:t>远程接入审批要求，对远程接入提出书面申请，并完成相关设置，确保安全接入；访问结束后，应及时终止接入；不得将相关帐号、口令告诉其它人，或者用于其它目的，否则应承担由此引起的一切后果。</w:t>
      </w:r>
    </w:p>
    <w:p w:rsidR="008E5A6F" w:rsidRDefault="00000000">
      <w:pPr>
        <w:spacing w:line="360" w:lineRule="auto"/>
        <w:rPr>
          <w:rFonts w:ascii="宋体" w:hAnsi="宋体" w:cs="宋体"/>
          <w:b w:val="0"/>
          <w:bCs/>
          <w:sz w:val="24"/>
          <w:szCs w:val="24"/>
        </w:rPr>
      </w:pPr>
      <w:r>
        <w:rPr>
          <w:rFonts w:ascii="宋体" w:hAnsi="宋体" w:cs="宋体"/>
          <w:b w:val="0"/>
          <w:bCs/>
          <w:sz w:val="24"/>
          <w:szCs w:val="24"/>
        </w:rPr>
        <w:t>4）根据</w:t>
      </w:r>
      <w:r>
        <w:rPr>
          <w:rFonts w:ascii="宋体" w:hAnsi="宋体" w:cs="DengXian" w:hint="eastAsia"/>
          <w:b w:val="0"/>
          <w:sz w:val="24"/>
        </w:rPr>
        <w:t>业主或甲方客户或甲方的</w:t>
      </w:r>
      <w:r>
        <w:rPr>
          <w:rFonts w:ascii="宋体" w:hAnsi="宋体" w:cs="宋体"/>
          <w:b w:val="0"/>
          <w:bCs/>
          <w:sz w:val="24"/>
          <w:szCs w:val="24"/>
        </w:rPr>
        <w:t>网络互联安全管理办法</w:t>
      </w:r>
      <w:r>
        <w:rPr>
          <w:rFonts w:ascii="宋体" w:hAnsi="宋体" w:cs="宋体" w:hint="eastAsia"/>
          <w:b w:val="0"/>
          <w:bCs/>
          <w:sz w:val="24"/>
          <w:szCs w:val="24"/>
        </w:rPr>
        <w:t>等规定</w:t>
      </w:r>
      <w:r>
        <w:rPr>
          <w:rFonts w:ascii="宋体" w:hAnsi="宋体" w:cs="宋体"/>
          <w:b w:val="0"/>
          <w:bCs/>
          <w:sz w:val="24"/>
          <w:szCs w:val="24"/>
        </w:rPr>
        <w:t>，乙方应按照网络互联审批要求，向甲方提出网络互联的书面申请，并建立相应的防护手段和管理流程，在互联需求发生变更（包括互联目的或方式的变化）时，应及时向甲方提出互联变更申请。</w:t>
      </w:r>
    </w:p>
    <w:p w:rsidR="008E5A6F" w:rsidRDefault="00000000">
      <w:pPr>
        <w:spacing w:line="360" w:lineRule="auto"/>
        <w:rPr>
          <w:rFonts w:ascii="宋体" w:hAnsi="宋体" w:cs="宋体"/>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rsidR="008E5A6F" w:rsidRDefault="00000000">
      <w:pPr>
        <w:spacing w:line="360" w:lineRule="auto"/>
        <w:rPr>
          <w:rFonts w:ascii="宋体" w:hAnsi="宋体" w:cs="宋体"/>
          <w:b w:val="0"/>
          <w:bCs/>
          <w:sz w:val="24"/>
          <w:szCs w:val="24"/>
        </w:rPr>
      </w:pPr>
      <w:r>
        <w:rPr>
          <w:rFonts w:ascii="宋体" w:hAnsi="宋体" w:cs="宋体"/>
          <w:b w:val="0"/>
          <w:bCs/>
          <w:sz w:val="24"/>
          <w:szCs w:val="24"/>
        </w:rPr>
        <w:t>4、乙方提供的应用软件中账号所使用的口令已采用加密方式保存，不可固化在软件里。</w:t>
      </w:r>
    </w:p>
    <w:p w:rsidR="008E5A6F" w:rsidRDefault="00000000">
      <w:pPr>
        <w:spacing w:line="360" w:lineRule="auto"/>
        <w:rPr>
          <w:rFonts w:ascii="宋体" w:hAnsi="宋体" w:cs="宋体"/>
          <w:b w:val="0"/>
          <w:bCs/>
          <w:sz w:val="24"/>
          <w:szCs w:val="24"/>
        </w:rPr>
      </w:pPr>
      <w:r>
        <w:rPr>
          <w:rFonts w:ascii="宋体" w:hAnsi="宋体" w:cs="宋体"/>
          <w:b w:val="0"/>
          <w:bCs/>
          <w:sz w:val="24"/>
          <w:szCs w:val="24"/>
        </w:rPr>
        <w:t>5、乙方在设备上线前，应详细提供本工程新增设备和应用的进程、端口、账号等方面的情况。</w:t>
      </w:r>
    </w:p>
    <w:p w:rsidR="008E5A6F" w:rsidRDefault="00000000">
      <w:pPr>
        <w:spacing w:line="360" w:lineRule="auto"/>
        <w:rPr>
          <w:rFonts w:ascii="宋体" w:hAnsi="宋体" w:cs="宋体"/>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w:t>
      </w:r>
      <w:r>
        <w:rPr>
          <w:rFonts w:ascii="宋体" w:hAnsi="宋体" w:cs="宋体"/>
          <w:b w:val="0"/>
          <w:bCs/>
          <w:sz w:val="24"/>
          <w:szCs w:val="24"/>
        </w:rPr>
        <w:lastRenderedPageBreak/>
        <w:t>大安全漏洞、后门或者病毒感染，由乙方立即进行免费修补、清除或者采用其他手段消除安全问题。对于违反本规定导致的一切后果，由乙方负全部责任。</w:t>
      </w:r>
    </w:p>
    <w:p w:rsidR="008E5A6F" w:rsidRDefault="00000000">
      <w:pPr>
        <w:spacing w:line="360" w:lineRule="auto"/>
        <w:rPr>
          <w:rFonts w:ascii="宋体" w:hAnsi="宋体" w:cs="宋体"/>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rsidR="008E5A6F" w:rsidRDefault="00000000">
      <w:pPr>
        <w:spacing w:line="360" w:lineRule="auto"/>
        <w:rPr>
          <w:rFonts w:ascii="宋体" w:hAnsi="宋体" w:cs="宋体"/>
          <w:b w:val="0"/>
          <w:bCs/>
          <w:sz w:val="24"/>
          <w:szCs w:val="24"/>
        </w:rPr>
      </w:pPr>
      <w:r>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rsidR="008E5A6F" w:rsidRDefault="00000000">
      <w:pPr>
        <w:spacing w:line="360" w:lineRule="auto"/>
        <w:rPr>
          <w:rFonts w:ascii="宋体" w:hAnsi="宋体" w:cs="宋体"/>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rsidR="008E5A6F" w:rsidRDefault="00000000">
      <w:pPr>
        <w:spacing w:line="360" w:lineRule="auto"/>
        <w:rPr>
          <w:rFonts w:ascii="宋体" w:hAnsi="宋体" w:cs="宋体"/>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rsidR="008E5A6F" w:rsidRDefault="00000000">
      <w:pPr>
        <w:spacing w:line="360" w:lineRule="auto"/>
        <w:rPr>
          <w:rFonts w:ascii="宋体" w:hAnsi="宋体" w:cs="宋体"/>
          <w:b w:val="0"/>
          <w:bCs/>
          <w:sz w:val="24"/>
          <w:szCs w:val="24"/>
        </w:rPr>
      </w:pPr>
      <w:r>
        <w:rPr>
          <w:rFonts w:ascii="宋体" w:hAnsi="宋体" w:cs="宋体"/>
          <w:b w:val="0"/>
          <w:bCs/>
          <w:sz w:val="24"/>
          <w:szCs w:val="24"/>
        </w:rPr>
        <w:t>11、对于乙方提供运行在Windows操作系统的应用软件，乙方必须承诺与趋势科技（TrendMicro）、赛门铁克（Symantec）以及NAI公司等主流网络版防病毒软件或其中之一兼容。</w:t>
      </w:r>
    </w:p>
    <w:p w:rsidR="008E5A6F" w:rsidRDefault="00000000">
      <w:pPr>
        <w:spacing w:line="360" w:lineRule="auto"/>
        <w:rPr>
          <w:rFonts w:ascii="宋体" w:hAnsi="宋体" w:cs="宋体"/>
          <w:b w:val="0"/>
          <w:bCs/>
          <w:sz w:val="24"/>
          <w:szCs w:val="24"/>
        </w:rPr>
      </w:pPr>
      <w:r>
        <w:rPr>
          <w:rFonts w:ascii="宋体" w:hAnsi="宋体" w:cs="宋体"/>
          <w:b w:val="0"/>
          <w:bCs/>
          <w:sz w:val="24"/>
          <w:szCs w:val="24"/>
        </w:rPr>
        <w:t>12、对于乙方提供的运行在</w:t>
      </w:r>
      <w:r>
        <w:rPr>
          <w:rFonts w:ascii="宋体" w:hAnsi="宋体" w:cs="宋体" w:hint="eastAsia"/>
          <w:b w:val="0"/>
          <w:bCs/>
          <w:sz w:val="24"/>
          <w:szCs w:val="24"/>
        </w:rPr>
        <w:t>W</w:t>
      </w:r>
      <w:r>
        <w:rPr>
          <w:rFonts w:ascii="宋体" w:hAnsi="宋体" w:cs="宋体"/>
          <w:b w:val="0"/>
          <w:bCs/>
          <w:sz w:val="24"/>
          <w:szCs w:val="24"/>
        </w:rPr>
        <w:t>indows操作系统的应用软件，版本应在Win 2000（含）以上，同时不能使用家用版，如X</w:t>
      </w:r>
      <w:r>
        <w:rPr>
          <w:rFonts w:ascii="宋体" w:hAnsi="宋体" w:cs="宋体" w:hint="eastAsia"/>
          <w:b w:val="0"/>
          <w:bCs/>
          <w:sz w:val="24"/>
          <w:szCs w:val="24"/>
        </w:rPr>
        <w:t>P</w:t>
      </w:r>
      <w:r>
        <w:rPr>
          <w:rFonts w:ascii="宋体" w:hAnsi="宋体" w:cs="宋体"/>
          <w:b w:val="0"/>
          <w:bCs/>
          <w:sz w:val="24"/>
          <w:szCs w:val="24"/>
        </w:rPr>
        <w:t xml:space="preserve"> Home </w:t>
      </w:r>
      <w:r>
        <w:rPr>
          <w:rFonts w:ascii="宋体" w:hAnsi="宋体" w:cs="宋体" w:hint="eastAsia"/>
          <w:b w:val="0"/>
          <w:bCs/>
          <w:sz w:val="24"/>
          <w:szCs w:val="24"/>
        </w:rPr>
        <w:t>版的操作系统。</w:t>
      </w:r>
    </w:p>
    <w:p w:rsidR="008E5A6F" w:rsidRDefault="00000000">
      <w:pPr>
        <w:spacing w:line="360" w:lineRule="auto"/>
        <w:rPr>
          <w:rFonts w:ascii="宋体" w:hAnsi="宋体" w:cs="宋体"/>
          <w:b w:val="0"/>
          <w:bCs/>
          <w:sz w:val="24"/>
          <w:szCs w:val="24"/>
        </w:rPr>
      </w:pPr>
      <w:r>
        <w:rPr>
          <w:rFonts w:ascii="宋体" w:hAnsi="宋体" w:cs="宋体"/>
          <w:b w:val="0"/>
          <w:bCs/>
          <w:sz w:val="24"/>
          <w:szCs w:val="24"/>
        </w:rPr>
        <w:t>13、乙方安全应急处理方面的责任：</w:t>
      </w:r>
    </w:p>
    <w:p w:rsidR="008E5A6F" w:rsidRDefault="00000000">
      <w:pPr>
        <w:spacing w:line="360" w:lineRule="auto"/>
        <w:rPr>
          <w:rFonts w:ascii="宋体" w:hAnsi="宋体" w:cs="宋体"/>
          <w:b w:val="0"/>
          <w:bCs/>
          <w:sz w:val="24"/>
          <w:szCs w:val="24"/>
        </w:rPr>
      </w:pPr>
      <w:r>
        <w:rPr>
          <w:rFonts w:ascii="宋体" w:hAnsi="宋体" w:cs="宋体"/>
          <w:b w:val="0"/>
          <w:bCs/>
          <w:sz w:val="24"/>
          <w:szCs w:val="24"/>
        </w:rPr>
        <w:t>1）如果出现未知原因的攻击导致系统或网络设备异常，乙方应承诺配合甲方查找原因，给出解决方案。</w:t>
      </w:r>
    </w:p>
    <w:p w:rsidR="008E5A6F" w:rsidRDefault="00000000">
      <w:pPr>
        <w:spacing w:line="360" w:lineRule="auto"/>
        <w:rPr>
          <w:rFonts w:ascii="宋体" w:hAnsi="宋体" w:cs="宋体"/>
          <w:b w:val="0"/>
          <w:bCs/>
          <w:sz w:val="24"/>
          <w:szCs w:val="24"/>
        </w:rPr>
      </w:pPr>
      <w:r>
        <w:rPr>
          <w:rFonts w:ascii="宋体" w:hAnsi="宋体" w:cs="宋体"/>
          <w:b w:val="0"/>
          <w:bCs/>
          <w:sz w:val="24"/>
          <w:szCs w:val="24"/>
        </w:rPr>
        <w:t>2）乙方需建立必要的测试环境，对于各类安全解决方案进行及时测试，并给出可行的现网实施办法。</w:t>
      </w:r>
    </w:p>
    <w:p w:rsidR="008E5A6F" w:rsidRDefault="00000000">
      <w:pPr>
        <w:spacing w:line="360" w:lineRule="auto"/>
        <w:rPr>
          <w:rFonts w:ascii="宋体" w:hAnsi="宋体" w:cs="宋体"/>
          <w:b w:val="0"/>
          <w:bCs/>
          <w:color w:val="000000"/>
          <w:sz w:val="24"/>
          <w:szCs w:val="24"/>
        </w:rPr>
      </w:pPr>
      <w:r>
        <w:rPr>
          <w:rFonts w:ascii="宋体" w:hAnsi="宋体" w:cs="宋体"/>
          <w:b w:val="0"/>
          <w:bCs/>
          <w:color w:val="000000"/>
          <w:sz w:val="24"/>
          <w:szCs w:val="24"/>
        </w:rPr>
        <w:lastRenderedPageBreak/>
        <w:t>14、本协议作为合同附件，生效起止时间同合同。本协议需经双方法人代表（或法人代表委托人）签名并盖章，与所签合同具有同等法律效力。合同正本一式</w:t>
      </w:r>
      <w:r>
        <w:rPr>
          <w:rFonts w:ascii="宋体" w:hAnsi="宋体" w:cs="宋体" w:hint="eastAsia"/>
          <w:b w:val="0"/>
          <w:bCs/>
          <w:color w:val="000000"/>
          <w:sz w:val="24"/>
          <w:szCs w:val="24"/>
        </w:rPr>
        <w:t>肆</w:t>
      </w:r>
      <w:r>
        <w:rPr>
          <w:rFonts w:ascii="宋体" w:hAnsi="宋体" w:cs="宋体"/>
          <w:b w:val="0"/>
          <w:bCs/>
          <w:color w:val="000000"/>
          <w:sz w:val="24"/>
          <w:szCs w:val="24"/>
        </w:rPr>
        <w:t>份，甲方</w:t>
      </w:r>
      <w:r>
        <w:rPr>
          <w:rFonts w:ascii="宋体" w:hAnsi="宋体" w:cs="宋体" w:hint="eastAsia"/>
          <w:b w:val="0"/>
          <w:bCs/>
          <w:color w:val="000000"/>
          <w:sz w:val="24"/>
          <w:szCs w:val="24"/>
        </w:rPr>
        <w:t>贰</w:t>
      </w:r>
      <w:r>
        <w:rPr>
          <w:rFonts w:ascii="宋体" w:hAnsi="宋体" w:cs="宋体"/>
          <w:b w:val="0"/>
          <w:bCs/>
          <w:color w:val="000000"/>
          <w:sz w:val="24"/>
          <w:szCs w:val="24"/>
        </w:rPr>
        <w:t>份，乙方贰份，均具有同等法律效</w:t>
      </w:r>
      <w:r>
        <w:rPr>
          <w:rFonts w:ascii="宋体" w:hAnsi="宋体" w:cs="宋体" w:hint="eastAsia"/>
          <w:b w:val="0"/>
          <w:bCs/>
          <w:color w:val="000000"/>
          <w:sz w:val="24"/>
          <w:szCs w:val="24"/>
        </w:rPr>
        <w:t>力。</w:t>
      </w:r>
    </w:p>
    <w:p w:rsidR="008E5A6F" w:rsidRDefault="00000000">
      <w:pPr>
        <w:spacing w:line="360" w:lineRule="auto"/>
        <w:rPr>
          <w:rFonts w:ascii="宋体" w:hAnsi="宋体"/>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rsidR="008E5A6F" w:rsidRDefault="008E5A6F">
      <w:pPr>
        <w:spacing w:line="360" w:lineRule="auto"/>
        <w:rPr>
          <w:rFonts w:ascii="宋体" w:hAnsi="宋体" w:cs="宋体"/>
          <w:b w:val="0"/>
          <w:bCs/>
          <w:sz w:val="24"/>
          <w:szCs w:val="24"/>
        </w:rPr>
      </w:pPr>
    </w:p>
    <w:p w:rsidR="008E5A6F" w:rsidRDefault="00000000">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rsidR="008E5A6F" w:rsidRDefault="008E5A6F">
      <w:pPr>
        <w:spacing w:line="360" w:lineRule="auto"/>
        <w:rPr>
          <w:rFonts w:ascii="宋体" w:hAnsi="宋体" w:cs="宋体"/>
          <w:b w:val="0"/>
          <w:bCs/>
          <w:sz w:val="24"/>
          <w:szCs w:val="24"/>
          <w:u w:val="single"/>
        </w:rPr>
      </w:pPr>
    </w:p>
    <w:p w:rsidR="008E5A6F" w:rsidRDefault="00000000">
      <w:pPr>
        <w:spacing w:line="360" w:lineRule="auto"/>
        <w:ind w:leftChars="-1" w:left="-3" w:firstLine="1"/>
        <w:rPr>
          <w:rFonts w:ascii="宋体" w:hAnsi="宋体" w:cs="宋体"/>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ins w:id="119" w:author="Gary 邢" w:date="2025-07-17T16:35:00Z" w16du:dateUtc="2025-07-17T08:35:00Z">
        <w:r w:rsidR="00BE34A2">
          <w:rPr>
            <w:rFonts w:ascii="宋体" w:hAnsi="宋体" w:cs="宋体"/>
            <w:b w:val="0"/>
            <w:bCs/>
            <w:sz w:val="24"/>
            <w:szCs w:val="24"/>
            <w:u w:val="single"/>
          </w:rPr>
          <w:t xml:space="preserve">  </w:t>
        </w:r>
      </w:ins>
      <w:del w:id="120" w:author="Gary 邢" w:date="2025-07-17T16:35:00Z" w16du:dateUtc="2025-07-17T08:35:00Z">
        <w:r w:rsidDel="00BE34A2">
          <w:rPr>
            <w:rFonts w:ascii="宋体" w:hAnsi="宋体" w:cs="宋体" w:hint="eastAsia"/>
            <w:b w:val="0"/>
            <w:bCs/>
            <w:sz w:val="24"/>
            <w:szCs w:val="24"/>
            <w:u w:val="single"/>
          </w:rPr>
          <w:delText>07</w:delText>
        </w:r>
      </w:del>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rsidR="008E5A6F" w:rsidRDefault="008E5A6F">
      <w:pPr>
        <w:spacing w:line="360" w:lineRule="auto"/>
        <w:ind w:leftChars="-1" w:left="-3" w:firstLine="1"/>
        <w:rPr>
          <w:rFonts w:ascii="宋体" w:hAnsi="宋体" w:cs="宋体"/>
          <w:b w:val="0"/>
          <w:bCs/>
          <w:sz w:val="24"/>
          <w:szCs w:val="24"/>
        </w:rPr>
      </w:pPr>
    </w:p>
    <w:p w:rsidR="008E5A6F" w:rsidRDefault="008E5A6F">
      <w:pPr>
        <w:spacing w:line="360" w:lineRule="auto"/>
        <w:rPr>
          <w:rFonts w:ascii="宋体" w:hAnsi="宋体" w:cs="宋体"/>
          <w:b w:val="0"/>
          <w:bCs/>
          <w:sz w:val="24"/>
          <w:szCs w:val="24"/>
        </w:rPr>
      </w:pPr>
    </w:p>
    <w:p w:rsidR="008E5A6F" w:rsidRDefault="00000000">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ascii="宋体" w:hAnsi="宋体" w:cs="宋体" w:hint="eastAsia"/>
          <w:b w:val="0"/>
          <w:bCs/>
          <w:sz w:val="24"/>
          <w:szCs w:val="24"/>
        </w:rPr>
        <w:t>浙江海康智联科技有限公司</w:t>
      </w:r>
    </w:p>
    <w:p w:rsidR="008E5A6F" w:rsidRDefault="008E5A6F">
      <w:pPr>
        <w:spacing w:line="360" w:lineRule="auto"/>
        <w:rPr>
          <w:rFonts w:ascii="宋体" w:hAnsi="宋体" w:cs="宋体"/>
          <w:b w:val="0"/>
          <w:bCs/>
          <w:sz w:val="24"/>
          <w:szCs w:val="24"/>
          <w:u w:val="single"/>
        </w:rPr>
      </w:pPr>
    </w:p>
    <w:p w:rsidR="008E5A6F" w:rsidRDefault="00000000">
      <w:pPr>
        <w:spacing w:line="360" w:lineRule="auto"/>
        <w:rPr>
          <w:rFonts w:ascii="宋体" w:hAnsi="宋体" w:cs="宋体"/>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rsidR="008E5A6F" w:rsidRDefault="008E5A6F">
      <w:pPr>
        <w:spacing w:line="360" w:lineRule="auto"/>
        <w:rPr>
          <w:rFonts w:ascii="宋体" w:hAnsi="宋体" w:cs="宋体"/>
          <w:b w:val="0"/>
          <w:bCs/>
          <w:sz w:val="24"/>
          <w:szCs w:val="24"/>
          <w:u w:val="single"/>
        </w:rPr>
      </w:pPr>
    </w:p>
    <w:p w:rsidR="008E5A6F" w:rsidRDefault="00000000">
      <w:pPr>
        <w:spacing w:line="360" w:lineRule="auto"/>
        <w:rPr>
          <w:rFonts w:ascii="宋体" w:hAnsi="宋体" w:cs="宋体"/>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ins w:id="121" w:author="Gary 邢" w:date="2025-07-17T16:35:00Z" w16du:dateUtc="2025-07-17T08:35:00Z">
        <w:r w:rsidR="00BE34A2">
          <w:rPr>
            <w:rFonts w:ascii="宋体" w:hAnsi="宋体" w:cs="宋体"/>
            <w:b w:val="0"/>
            <w:bCs/>
            <w:sz w:val="24"/>
            <w:szCs w:val="24"/>
            <w:u w:val="single"/>
          </w:rPr>
          <w:t xml:space="preserve">  </w:t>
        </w:r>
      </w:ins>
      <w:del w:id="122" w:author="Gary 邢" w:date="2025-07-17T16:35:00Z" w16du:dateUtc="2025-07-17T08:35:00Z">
        <w:r w:rsidDel="00BE34A2">
          <w:rPr>
            <w:rFonts w:ascii="宋体" w:hAnsi="宋体" w:cs="宋体" w:hint="eastAsia"/>
            <w:b w:val="0"/>
            <w:bCs/>
            <w:sz w:val="24"/>
            <w:szCs w:val="24"/>
            <w:u w:val="single"/>
          </w:rPr>
          <w:delText>07</w:delText>
        </w:r>
      </w:del>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rsidR="008E5A6F" w:rsidRDefault="008E5A6F">
      <w:pPr>
        <w:rPr>
          <w:b w:val="0"/>
          <w:bCs/>
        </w:rPr>
      </w:pPr>
    </w:p>
    <w:sectPr w:rsidR="008E5A6F">
      <w:pgSz w:w="11906" w:h="16838"/>
      <w:pgMar w:top="1440" w:right="1800" w:bottom="1440" w:left="1800" w:header="851" w:footer="992" w:gutter="0"/>
      <w:cols w:space="425"/>
      <w:docGrid w:type="lines" w:linePitch="3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3AD2" w:rsidRDefault="002C3AD2">
      <w:pPr>
        <w:spacing w:line="240" w:lineRule="auto"/>
      </w:pPr>
      <w:r>
        <w:separator/>
      </w:r>
    </w:p>
  </w:endnote>
  <w:endnote w:type="continuationSeparator" w:id="0">
    <w:p w:rsidR="002C3AD2" w:rsidRDefault="002C3A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panose1 w:val="020B0604020202020204"/>
    <w:charset w:val="86"/>
    <w:family w:val="modern"/>
    <w:pitch w:val="default"/>
    <w:sig w:usb0="00000000" w:usb1="00000000" w:usb2="00000010"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10006FF" w:usb1="4000205B" w:usb2="00000010" w:usb3="00000000" w:csb0="0000019F" w:csb1="00000000"/>
  </w:font>
  <w:font w:name="仿宋_GB2312">
    <w:altName w:val="仿宋"/>
    <w:panose1 w:val="020B0604020202020204"/>
    <w:charset w:val="86"/>
    <w:family w:val="modern"/>
    <w:pitch w:val="default"/>
    <w:sig w:usb0="00000000" w:usb1="00000000" w:usb2="00000010" w:usb3="00000000" w:csb0="00040001" w:csb1="00000000"/>
  </w:font>
  <w:font w:name="华文仿宋">
    <w:altName w:val="STFangsong"/>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7812"/>
    </w:sdtPr>
    <w:sdtContent>
      <w:p w:rsidR="008E5A6F" w:rsidRDefault="00000000">
        <w:pPr>
          <w:pStyle w:val="ac"/>
          <w:jc w:val="center"/>
        </w:pPr>
        <w:r>
          <w:fldChar w:fldCharType="begin"/>
        </w:r>
        <w:r>
          <w:instrText xml:space="preserve"> PAGE   \* MERGEFORMAT </w:instrText>
        </w:r>
        <w:r>
          <w:fldChar w:fldCharType="separate"/>
        </w:r>
        <w:r>
          <w:rPr>
            <w:lang w:val="zh-CN"/>
          </w:rPr>
          <w:t>6</w:t>
        </w:r>
        <w:r>
          <w:rPr>
            <w:lang w:val="zh-CN"/>
          </w:rPr>
          <w:fldChar w:fldCharType="end"/>
        </w:r>
      </w:p>
    </w:sdtContent>
  </w:sdt>
  <w:p w:rsidR="008E5A6F" w:rsidRDefault="008E5A6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3AD2" w:rsidRDefault="002C3AD2">
      <w:pPr>
        <w:spacing w:line="240" w:lineRule="auto"/>
      </w:pPr>
      <w:r>
        <w:separator/>
      </w:r>
    </w:p>
  </w:footnote>
  <w:footnote w:type="continuationSeparator" w:id="0">
    <w:p w:rsidR="002C3AD2" w:rsidRDefault="002C3A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5C32"/>
    <w:multiLevelType w:val="multilevel"/>
    <w:tmpl w:val="0A9A5C32"/>
    <w:lvl w:ilvl="0">
      <w:start w:val="1"/>
      <w:numFmt w:val="decimal"/>
      <w:lvlText w:val="%1、"/>
      <w:lvlJc w:val="left"/>
      <w:pPr>
        <w:ind w:left="360" w:hanging="360"/>
      </w:pPr>
      <w:rPr>
        <w:rFonts w:hint="default"/>
      </w:rPr>
    </w:lvl>
    <w:lvl w:ilvl="1">
      <w:start w:val="1"/>
      <w:numFmt w:val="decimal"/>
      <w:lvlText w:val="（%2）"/>
      <w:lvlJc w:val="left"/>
      <w:pPr>
        <w:ind w:left="1140" w:hanging="720"/>
      </w:pPr>
      <w:rPr>
        <w:rFonts w:hint="default"/>
      </w:rPr>
    </w:lvl>
    <w:lvl w:ilvl="2">
      <w:start w:val="3"/>
      <w:numFmt w:val="decimalEnclosedCircle"/>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2F53F81"/>
    <w:multiLevelType w:val="singleLevel"/>
    <w:tmpl w:val="22F53F81"/>
    <w:lvl w:ilvl="0">
      <w:start w:val="1"/>
      <w:numFmt w:val="chineseCountingThousand"/>
      <w:pStyle w:val="Andy2"/>
      <w:lvlText w:val="第%1条"/>
      <w:lvlJc w:val="left"/>
      <w:pPr>
        <w:tabs>
          <w:tab w:val="left" w:pos="1280"/>
        </w:tabs>
        <w:ind w:left="1280" w:hanging="855"/>
      </w:pPr>
      <w:rPr>
        <w:rFonts w:hint="eastAsia"/>
      </w:rPr>
    </w:lvl>
  </w:abstractNum>
  <w:abstractNum w:abstractNumId="2"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start w:val="1"/>
      <w:numFmt w:val="lowerLetter"/>
      <w:lvlText w:val="%2)"/>
      <w:lvlJc w:val="left"/>
      <w:pPr>
        <w:tabs>
          <w:tab w:val="left" w:pos="1275"/>
        </w:tabs>
        <w:ind w:left="1275" w:hanging="420"/>
      </w:pPr>
    </w:lvl>
    <w:lvl w:ilvl="2">
      <w:start w:val="1"/>
      <w:numFmt w:val="lowerRoman"/>
      <w:lvlText w:val="%3."/>
      <w:lvlJc w:val="right"/>
      <w:pPr>
        <w:tabs>
          <w:tab w:val="left" w:pos="1695"/>
        </w:tabs>
        <w:ind w:left="1695" w:hanging="420"/>
      </w:pPr>
    </w:lvl>
    <w:lvl w:ilvl="3">
      <w:start w:val="1"/>
      <w:numFmt w:val="decimal"/>
      <w:lvlText w:val="%4."/>
      <w:lvlJc w:val="left"/>
      <w:pPr>
        <w:tabs>
          <w:tab w:val="left" w:pos="2115"/>
        </w:tabs>
        <w:ind w:left="2115" w:hanging="420"/>
      </w:pPr>
    </w:lvl>
    <w:lvl w:ilvl="4">
      <w:start w:val="1"/>
      <w:numFmt w:val="lowerLetter"/>
      <w:lvlText w:val="%5)"/>
      <w:lvlJc w:val="left"/>
      <w:pPr>
        <w:tabs>
          <w:tab w:val="left" w:pos="2535"/>
        </w:tabs>
        <w:ind w:left="2535" w:hanging="420"/>
      </w:pPr>
    </w:lvl>
    <w:lvl w:ilvl="5">
      <w:start w:val="1"/>
      <w:numFmt w:val="lowerRoman"/>
      <w:lvlText w:val="%6."/>
      <w:lvlJc w:val="right"/>
      <w:pPr>
        <w:tabs>
          <w:tab w:val="left" w:pos="2955"/>
        </w:tabs>
        <w:ind w:left="2955" w:hanging="420"/>
      </w:pPr>
    </w:lvl>
    <w:lvl w:ilvl="6">
      <w:start w:val="1"/>
      <w:numFmt w:val="decimal"/>
      <w:lvlText w:val="%7."/>
      <w:lvlJc w:val="left"/>
      <w:pPr>
        <w:tabs>
          <w:tab w:val="left" w:pos="3375"/>
        </w:tabs>
        <w:ind w:left="3375" w:hanging="420"/>
      </w:pPr>
    </w:lvl>
    <w:lvl w:ilvl="7">
      <w:start w:val="1"/>
      <w:numFmt w:val="lowerLetter"/>
      <w:lvlText w:val="%8)"/>
      <w:lvlJc w:val="left"/>
      <w:pPr>
        <w:tabs>
          <w:tab w:val="left" w:pos="3795"/>
        </w:tabs>
        <w:ind w:left="3795" w:hanging="420"/>
      </w:pPr>
    </w:lvl>
    <w:lvl w:ilvl="8">
      <w:start w:val="1"/>
      <w:numFmt w:val="lowerRoman"/>
      <w:lvlText w:val="%9."/>
      <w:lvlJc w:val="right"/>
      <w:pPr>
        <w:tabs>
          <w:tab w:val="left" w:pos="4215"/>
        </w:tabs>
        <w:ind w:left="4215" w:hanging="420"/>
      </w:pPr>
    </w:lvl>
  </w:abstractNum>
  <w:abstractNum w:abstractNumId="3" w15:restartNumberingAfterBreak="0">
    <w:nsid w:val="2A3029D9"/>
    <w:multiLevelType w:val="multilevel"/>
    <w:tmpl w:val="2A3029D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42E62E55"/>
    <w:multiLevelType w:val="multilevel"/>
    <w:tmpl w:val="42E62E55"/>
    <w:lvl w:ilvl="0">
      <w:start w:val="1"/>
      <w:numFmt w:val="decimalEnclosedCircle"/>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5" w15:restartNumberingAfterBreak="0">
    <w:nsid w:val="50B91886"/>
    <w:multiLevelType w:val="multilevel"/>
    <w:tmpl w:val="50B91886"/>
    <w:lvl w:ilvl="0">
      <w:start w:val="1"/>
      <w:numFmt w:val="decimalEnclosedCircle"/>
      <w:lvlText w:val="%1"/>
      <w:lvlJc w:val="left"/>
      <w:pPr>
        <w:ind w:left="830" w:hanging="360"/>
      </w:pPr>
      <w:rPr>
        <w:rFonts w:hint="default"/>
      </w:rPr>
    </w:lvl>
    <w:lvl w:ilvl="1">
      <w:start w:val="1"/>
      <w:numFmt w:val="lowerLetter"/>
      <w:lvlText w:val="%2)"/>
      <w:lvlJc w:val="left"/>
      <w:pPr>
        <w:ind w:left="1350" w:hanging="440"/>
      </w:pPr>
    </w:lvl>
    <w:lvl w:ilvl="2">
      <w:start w:val="1"/>
      <w:numFmt w:val="lowerRoman"/>
      <w:lvlText w:val="%3."/>
      <w:lvlJc w:val="right"/>
      <w:pPr>
        <w:ind w:left="1790" w:hanging="440"/>
      </w:pPr>
    </w:lvl>
    <w:lvl w:ilvl="3">
      <w:start w:val="1"/>
      <w:numFmt w:val="decimal"/>
      <w:lvlText w:val="%4."/>
      <w:lvlJc w:val="left"/>
      <w:pPr>
        <w:ind w:left="2230" w:hanging="440"/>
      </w:pPr>
    </w:lvl>
    <w:lvl w:ilvl="4">
      <w:start w:val="1"/>
      <w:numFmt w:val="lowerLetter"/>
      <w:lvlText w:val="%5)"/>
      <w:lvlJc w:val="left"/>
      <w:pPr>
        <w:ind w:left="2670" w:hanging="440"/>
      </w:pPr>
    </w:lvl>
    <w:lvl w:ilvl="5">
      <w:start w:val="1"/>
      <w:numFmt w:val="lowerRoman"/>
      <w:lvlText w:val="%6."/>
      <w:lvlJc w:val="right"/>
      <w:pPr>
        <w:ind w:left="3110" w:hanging="440"/>
      </w:pPr>
    </w:lvl>
    <w:lvl w:ilvl="6">
      <w:start w:val="1"/>
      <w:numFmt w:val="decimal"/>
      <w:lvlText w:val="%7."/>
      <w:lvlJc w:val="left"/>
      <w:pPr>
        <w:ind w:left="3550" w:hanging="440"/>
      </w:pPr>
    </w:lvl>
    <w:lvl w:ilvl="7">
      <w:start w:val="1"/>
      <w:numFmt w:val="lowerLetter"/>
      <w:lvlText w:val="%8)"/>
      <w:lvlJc w:val="left"/>
      <w:pPr>
        <w:ind w:left="3990" w:hanging="440"/>
      </w:pPr>
    </w:lvl>
    <w:lvl w:ilvl="8">
      <w:start w:val="1"/>
      <w:numFmt w:val="lowerRoman"/>
      <w:lvlText w:val="%9."/>
      <w:lvlJc w:val="right"/>
      <w:pPr>
        <w:ind w:left="4430" w:hanging="440"/>
      </w:pPr>
    </w:lvl>
  </w:abstractNum>
  <w:abstractNum w:abstractNumId="6" w15:restartNumberingAfterBreak="0">
    <w:nsid w:val="51AF7922"/>
    <w:multiLevelType w:val="multilevel"/>
    <w:tmpl w:val="51AF7922"/>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abstractNum w:abstractNumId="7"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8" w15:restartNumberingAfterBreak="0">
    <w:nsid w:val="68BA7DBD"/>
    <w:multiLevelType w:val="multilevel"/>
    <w:tmpl w:val="68BA7DBD"/>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num w:numId="1" w16cid:durableId="1098528504">
    <w:abstractNumId w:val="1"/>
  </w:num>
  <w:num w:numId="2" w16cid:durableId="623121641">
    <w:abstractNumId w:val="0"/>
  </w:num>
  <w:num w:numId="3" w16cid:durableId="306513773">
    <w:abstractNumId w:val="3"/>
  </w:num>
  <w:num w:numId="4" w16cid:durableId="1732460597">
    <w:abstractNumId w:val="4"/>
  </w:num>
  <w:num w:numId="5" w16cid:durableId="1991906187">
    <w:abstractNumId w:val="5"/>
  </w:num>
  <w:num w:numId="6" w16cid:durableId="1578397508">
    <w:abstractNumId w:val="7"/>
  </w:num>
  <w:num w:numId="7" w16cid:durableId="520818761">
    <w:abstractNumId w:val="2"/>
  </w:num>
  <w:num w:numId="8" w16cid:durableId="1424834550">
    <w:abstractNumId w:val="6"/>
  </w:num>
  <w:num w:numId="9" w16cid:durableId="35450450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y 邢">
    <w15:presenceInfo w15:providerId="Windows Live" w15:userId="9452c0cf30e8cd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420"/>
  <w:drawingGridHorizontalSpacing w:val="285"/>
  <w:drawingGridVerticalSpacing w:val="194"/>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zMDU3YzAyZmU5Y2FkZGU0ODIwMGZiOGE0ZGM5NWIifQ=="/>
  </w:docVars>
  <w:rsids>
    <w:rsidRoot w:val="00EE18EE"/>
    <w:rsid w:val="000023AE"/>
    <w:rsid w:val="00006E68"/>
    <w:rsid w:val="000075C1"/>
    <w:rsid w:val="00011354"/>
    <w:rsid w:val="000140DF"/>
    <w:rsid w:val="000173B0"/>
    <w:rsid w:val="00020BBD"/>
    <w:rsid w:val="000253A1"/>
    <w:rsid w:val="000359A7"/>
    <w:rsid w:val="00057CA1"/>
    <w:rsid w:val="00074315"/>
    <w:rsid w:val="00074424"/>
    <w:rsid w:val="00094354"/>
    <w:rsid w:val="000D000B"/>
    <w:rsid w:val="000D6646"/>
    <w:rsid w:val="000D7791"/>
    <w:rsid w:val="000E3C46"/>
    <w:rsid w:val="000F2484"/>
    <w:rsid w:val="000F3254"/>
    <w:rsid w:val="00100470"/>
    <w:rsid w:val="001118AD"/>
    <w:rsid w:val="00130E22"/>
    <w:rsid w:val="00132E48"/>
    <w:rsid w:val="001339BB"/>
    <w:rsid w:val="001410DE"/>
    <w:rsid w:val="001509CF"/>
    <w:rsid w:val="00151395"/>
    <w:rsid w:val="0017155D"/>
    <w:rsid w:val="00175EC5"/>
    <w:rsid w:val="00184CF6"/>
    <w:rsid w:val="00194239"/>
    <w:rsid w:val="00195617"/>
    <w:rsid w:val="001969DE"/>
    <w:rsid w:val="00197C07"/>
    <w:rsid w:val="001A6882"/>
    <w:rsid w:val="001D0CB6"/>
    <w:rsid w:val="001D54FF"/>
    <w:rsid w:val="001E2DA4"/>
    <w:rsid w:val="001F5383"/>
    <w:rsid w:val="001F5B94"/>
    <w:rsid w:val="0020308B"/>
    <w:rsid w:val="00217FF5"/>
    <w:rsid w:val="0022098C"/>
    <w:rsid w:val="002303A7"/>
    <w:rsid w:val="00237D04"/>
    <w:rsid w:val="00245E3D"/>
    <w:rsid w:val="002547F9"/>
    <w:rsid w:val="00294089"/>
    <w:rsid w:val="002A1884"/>
    <w:rsid w:val="002A4F1D"/>
    <w:rsid w:val="002A7CE2"/>
    <w:rsid w:val="002B1172"/>
    <w:rsid w:val="002C3AD2"/>
    <w:rsid w:val="002D07A5"/>
    <w:rsid w:val="002D3261"/>
    <w:rsid w:val="002E5369"/>
    <w:rsid w:val="002E64F8"/>
    <w:rsid w:val="002F6768"/>
    <w:rsid w:val="00321C81"/>
    <w:rsid w:val="003340C8"/>
    <w:rsid w:val="00351E09"/>
    <w:rsid w:val="00352E72"/>
    <w:rsid w:val="00374904"/>
    <w:rsid w:val="00380753"/>
    <w:rsid w:val="0038236A"/>
    <w:rsid w:val="0038625A"/>
    <w:rsid w:val="00386FC9"/>
    <w:rsid w:val="003A7D9C"/>
    <w:rsid w:val="003D4ED7"/>
    <w:rsid w:val="003E106A"/>
    <w:rsid w:val="003E1B3B"/>
    <w:rsid w:val="003F0B71"/>
    <w:rsid w:val="003F0E69"/>
    <w:rsid w:val="00401A88"/>
    <w:rsid w:val="004121DE"/>
    <w:rsid w:val="004225C6"/>
    <w:rsid w:val="00424539"/>
    <w:rsid w:val="00437D46"/>
    <w:rsid w:val="00442481"/>
    <w:rsid w:val="00450145"/>
    <w:rsid w:val="00465CF5"/>
    <w:rsid w:val="00473D93"/>
    <w:rsid w:val="00476BAF"/>
    <w:rsid w:val="00476BF7"/>
    <w:rsid w:val="00487869"/>
    <w:rsid w:val="004901EE"/>
    <w:rsid w:val="004A2799"/>
    <w:rsid w:val="004C278D"/>
    <w:rsid w:val="004C5F8E"/>
    <w:rsid w:val="004D7C08"/>
    <w:rsid w:val="005035BA"/>
    <w:rsid w:val="00510E07"/>
    <w:rsid w:val="00511338"/>
    <w:rsid w:val="005128C1"/>
    <w:rsid w:val="00516757"/>
    <w:rsid w:val="0052407B"/>
    <w:rsid w:val="00526696"/>
    <w:rsid w:val="00526922"/>
    <w:rsid w:val="00526ACE"/>
    <w:rsid w:val="00537D4A"/>
    <w:rsid w:val="00541060"/>
    <w:rsid w:val="00565633"/>
    <w:rsid w:val="0058659B"/>
    <w:rsid w:val="0059233C"/>
    <w:rsid w:val="005938A3"/>
    <w:rsid w:val="005B4AD5"/>
    <w:rsid w:val="005C4BFA"/>
    <w:rsid w:val="005C5731"/>
    <w:rsid w:val="005D73DF"/>
    <w:rsid w:val="005E02CE"/>
    <w:rsid w:val="005E1852"/>
    <w:rsid w:val="005F5CFF"/>
    <w:rsid w:val="006103A5"/>
    <w:rsid w:val="006108EA"/>
    <w:rsid w:val="00613430"/>
    <w:rsid w:val="00626944"/>
    <w:rsid w:val="006338C5"/>
    <w:rsid w:val="00647AA6"/>
    <w:rsid w:val="006870B7"/>
    <w:rsid w:val="006937FC"/>
    <w:rsid w:val="006A187C"/>
    <w:rsid w:val="006B711E"/>
    <w:rsid w:val="006C393B"/>
    <w:rsid w:val="00706CEF"/>
    <w:rsid w:val="00731F1F"/>
    <w:rsid w:val="007342AD"/>
    <w:rsid w:val="00744735"/>
    <w:rsid w:val="007460CD"/>
    <w:rsid w:val="007541C6"/>
    <w:rsid w:val="00770610"/>
    <w:rsid w:val="00771D28"/>
    <w:rsid w:val="00781201"/>
    <w:rsid w:val="00791B96"/>
    <w:rsid w:val="007A65E2"/>
    <w:rsid w:val="007C1811"/>
    <w:rsid w:val="007C56F9"/>
    <w:rsid w:val="007E4748"/>
    <w:rsid w:val="007F39C4"/>
    <w:rsid w:val="007F6E1A"/>
    <w:rsid w:val="0080007D"/>
    <w:rsid w:val="00803BB1"/>
    <w:rsid w:val="0082242C"/>
    <w:rsid w:val="0083551C"/>
    <w:rsid w:val="00837447"/>
    <w:rsid w:val="008608DF"/>
    <w:rsid w:val="008613D0"/>
    <w:rsid w:val="00867EBA"/>
    <w:rsid w:val="008816EB"/>
    <w:rsid w:val="008B2BBC"/>
    <w:rsid w:val="008D268A"/>
    <w:rsid w:val="008E141F"/>
    <w:rsid w:val="008E5A6F"/>
    <w:rsid w:val="008F5A78"/>
    <w:rsid w:val="008F7EFE"/>
    <w:rsid w:val="00903B54"/>
    <w:rsid w:val="00917171"/>
    <w:rsid w:val="009256A6"/>
    <w:rsid w:val="0093010D"/>
    <w:rsid w:val="009413BA"/>
    <w:rsid w:val="00942AF4"/>
    <w:rsid w:val="00947515"/>
    <w:rsid w:val="00955410"/>
    <w:rsid w:val="00955A8B"/>
    <w:rsid w:val="00961B60"/>
    <w:rsid w:val="00971C81"/>
    <w:rsid w:val="00973F4F"/>
    <w:rsid w:val="009A549D"/>
    <w:rsid w:val="009B5A6F"/>
    <w:rsid w:val="009D02E2"/>
    <w:rsid w:val="009D1AEF"/>
    <w:rsid w:val="009D4816"/>
    <w:rsid w:val="009D6AB8"/>
    <w:rsid w:val="00A2504F"/>
    <w:rsid w:val="00A31E10"/>
    <w:rsid w:val="00A61D7A"/>
    <w:rsid w:val="00A660FB"/>
    <w:rsid w:val="00A74A5D"/>
    <w:rsid w:val="00A966A8"/>
    <w:rsid w:val="00A9784C"/>
    <w:rsid w:val="00A97B6C"/>
    <w:rsid w:val="00AA026B"/>
    <w:rsid w:val="00AA2E51"/>
    <w:rsid w:val="00AA665A"/>
    <w:rsid w:val="00AB2EBF"/>
    <w:rsid w:val="00AB4F24"/>
    <w:rsid w:val="00AC7671"/>
    <w:rsid w:val="00AD2971"/>
    <w:rsid w:val="00AD32BA"/>
    <w:rsid w:val="00AD411D"/>
    <w:rsid w:val="00AD70C5"/>
    <w:rsid w:val="00B00A7B"/>
    <w:rsid w:val="00B0361B"/>
    <w:rsid w:val="00B056F9"/>
    <w:rsid w:val="00B15B25"/>
    <w:rsid w:val="00B22168"/>
    <w:rsid w:val="00B377C2"/>
    <w:rsid w:val="00B8656E"/>
    <w:rsid w:val="00BA65DD"/>
    <w:rsid w:val="00BC64A5"/>
    <w:rsid w:val="00BE064F"/>
    <w:rsid w:val="00BE1418"/>
    <w:rsid w:val="00BE34A2"/>
    <w:rsid w:val="00BF172F"/>
    <w:rsid w:val="00BF61F1"/>
    <w:rsid w:val="00C12C57"/>
    <w:rsid w:val="00C132A6"/>
    <w:rsid w:val="00C33CA9"/>
    <w:rsid w:val="00C33CB3"/>
    <w:rsid w:val="00C44579"/>
    <w:rsid w:val="00C57C75"/>
    <w:rsid w:val="00C72490"/>
    <w:rsid w:val="00C90AA1"/>
    <w:rsid w:val="00C924B1"/>
    <w:rsid w:val="00CA1EA7"/>
    <w:rsid w:val="00CB2471"/>
    <w:rsid w:val="00CB69E9"/>
    <w:rsid w:val="00CC6066"/>
    <w:rsid w:val="00CD3790"/>
    <w:rsid w:val="00CD422C"/>
    <w:rsid w:val="00CE10AF"/>
    <w:rsid w:val="00CF3306"/>
    <w:rsid w:val="00CF6E57"/>
    <w:rsid w:val="00D03D0B"/>
    <w:rsid w:val="00D40E50"/>
    <w:rsid w:val="00D74DC0"/>
    <w:rsid w:val="00D81E29"/>
    <w:rsid w:val="00D8669B"/>
    <w:rsid w:val="00D96E84"/>
    <w:rsid w:val="00DA5448"/>
    <w:rsid w:val="00DA72F4"/>
    <w:rsid w:val="00DC4D7E"/>
    <w:rsid w:val="00DD15C8"/>
    <w:rsid w:val="00DD1763"/>
    <w:rsid w:val="00DD2393"/>
    <w:rsid w:val="00DD3B6D"/>
    <w:rsid w:val="00DD452B"/>
    <w:rsid w:val="00DD6A6D"/>
    <w:rsid w:val="00DD6D86"/>
    <w:rsid w:val="00DE42F6"/>
    <w:rsid w:val="00DE7556"/>
    <w:rsid w:val="00DF3412"/>
    <w:rsid w:val="00DF5697"/>
    <w:rsid w:val="00DF6B07"/>
    <w:rsid w:val="00E06C67"/>
    <w:rsid w:val="00E13E92"/>
    <w:rsid w:val="00E31AE8"/>
    <w:rsid w:val="00E4108B"/>
    <w:rsid w:val="00E7590C"/>
    <w:rsid w:val="00E83D9A"/>
    <w:rsid w:val="00E92C9F"/>
    <w:rsid w:val="00E92D8E"/>
    <w:rsid w:val="00EA0C86"/>
    <w:rsid w:val="00EA45F1"/>
    <w:rsid w:val="00EA50F5"/>
    <w:rsid w:val="00EA7BB7"/>
    <w:rsid w:val="00EB084E"/>
    <w:rsid w:val="00EB3B21"/>
    <w:rsid w:val="00EB5D74"/>
    <w:rsid w:val="00ED07F2"/>
    <w:rsid w:val="00ED4A92"/>
    <w:rsid w:val="00EE18EE"/>
    <w:rsid w:val="00EE46C0"/>
    <w:rsid w:val="00EF77B0"/>
    <w:rsid w:val="00F00851"/>
    <w:rsid w:val="00F148F2"/>
    <w:rsid w:val="00F17C49"/>
    <w:rsid w:val="00F2338F"/>
    <w:rsid w:val="00F23D04"/>
    <w:rsid w:val="00F27F0D"/>
    <w:rsid w:val="00F34BA2"/>
    <w:rsid w:val="00F46970"/>
    <w:rsid w:val="00F66FEE"/>
    <w:rsid w:val="00F6730C"/>
    <w:rsid w:val="00F70C98"/>
    <w:rsid w:val="00F76A72"/>
    <w:rsid w:val="00F8183A"/>
    <w:rsid w:val="00F91042"/>
    <w:rsid w:val="00FA2DCD"/>
    <w:rsid w:val="00FA381C"/>
    <w:rsid w:val="00FB4A5A"/>
    <w:rsid w:val="00FD1598"/>
    <w:rsid w:val="00FD3A9B"/>
    <w:rsid w:val="00FD3ABA"/>
    <w:rsid w:val="00FD650D"/>
    <w:rsid w:val="00FE09A3"/>
    <w:rsid w:val="00FF1A45"/>
    <w:rsid w:val="01623D39"/>
    <w:rsid w:val="04B149C8"/>
    <w:rsid w:val="06952EE0"/>
    <w:rsid w:val="06C632A9"/>
    <w:rsid w:val="08F407F1"/>
    <w:rsid w:val="0D097FEC"/>
    <w:rsid w:val="0D2C17FD"/>
    <w:rsid w:val="0DD237BC"/>
    <w:rsid w:val="127D180B"/>
    <w:rsid w:val="13362772"/>
    <w:rsid w:val="13857CA0"/>
    <w:rsid w:val="13C133CE"/>
    <w:rsid w:val="14AC631F"/>
    <w:rsid w:val="1B494B1B"/>
    <w:rsid w:val="207215AC"/>
    <w:rsid w:val="21D868B6"/>
    <w:rsid w:val="28B92995"/>
    <w:rsid w:val="29644A23"/>
    <w:rsid w:val="2BEF1B8F"/>
    <w:rsid w:val="2DAC79D4"/>
    <w:rsid w:val="314D4C13"/>
    <w:rsid w:val="32AC3044"/>
    <w:rsid w:val="362231BE"/>
    <w:rsid w:val="36E1648D"/>
    <w:rsid w:val="385B52F0"/>
    <w:rsid w:val="3AAD058B"/>
    <w:rsid w:val="3C8841DA"/>
    <w:rsid w:val="410B461F"/>
    <w:rsid w:val="47FC121B"/>
    <w:rsid w:val="483F42E6"/>
    <w:rsid w:val="4F1B46F2"/>
    <w:rsid w:val="5049010D"/>
    <w:rsid w:val="50A425DE"/>
    <w:rsid w:val="51CB2747"/>
    <w:rsid w:val="52CB5F88"/>
    <w:rsid w:val="55BE5ED1"/>
    <w:rsid w:val="56D91391"/>
    <w:rsid w:val="5926369C"/>
    <w:rsid w:val="5C883C67"/>
    <w:rsid w:val="5C8B6E93"/>
    <w:rsid w:val="5EF3152F"/>
    <w:rsid w:val="5F5B6B96"/>
    <w:rsid w:val="613C1835"/>
    <w:rsid w:val="635A392B"/>
    <w:rsid w:val="63A84B78"/>
    <w:rsid w:val="6A762352"/>
    <w:rsid w:val="6D1F7E14"/>
    <w:rsid w:val="75742F72"/>
    <w:rsid w:val="79D7762B"/>
    <w:rsid w:val="7A422278"/>
    <w:rsid w:val="7A4C4E41"/>
    <w:rsid w:val="7D457D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8A66B59"/>
  <w15:docId w15:val="{AF7E46ED-8563-4144-A890-3B3963858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iPriority="0" w:qFormat="1"/>
    <w:lsdException w:name="annotation text" w:semiHidden="1"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jc w:val="both"/>
    </w:pPr>
    <w:rPr>
      <w:b/>
      <w:kern w:val="2"/>
      <w:sz w:val="28"/>
    </w:rPr>
  </w:style>
  <w:style w:type="paragraph" w:styleId="1">
    <w:name w:val="heading 1"/>
    <w:basedOn w:val="a"/>
    <w:next w:val="a"/>
    <w:link w:val="10"/>
    <w:qFormat/>
    <w:pPr>
      <w:keepNext/>
      <w:keepLines/>
      <w:tabs>
        <w:tab w:val="left" w:pos="855"/>
        <w:tab w:val="left" w:pos="1280"/>
      </w:tabs>
      <w:adjustRightInd w:val="0"/>
      <w:spacing w:before="360" w:after="360" w:line="400" w:lineRule="atLeast"/>
      <w:ind w:left="1280" w:hanging="855"/>
      <w:outlineLvl w:val="0"/>
    </w:pPr>
    <w:rPr>
      <w:rFonts w:ascii="楷体_GB2312" w:eastAsia="楷体_GB2312" w:hAnsi="宋体"/>
      <w:kern w:val="44"/>
    </w:rPr>
  </w:style>
  <w:style w:type="paragraph" w:styleId="2">
    <w:name w:val="heading 2"/>
    <w:basedOn w:val="a"/>
    <w:next w:val="a0"/>
    <w:link w:val="21"/>
    <w:qFormat/>
    <w:pPr>
      <w:keepNext/>
      <w:keepLines/>
      <w:spacing w:before="260" w:after="260" w:line="416" w:lineRule="atLeast"/>
      <w:outlineLvl w:val="1"/>
    </w:pPr>
    <w:rPr>
      <w:rFonts w:ascii="Arial" w:eastAsia="黑体" w:hAnsi="Arial"/>
      <w:kern w:val="0"/>
      <w:sz w:val="32"/>
      <w:lang w:val="zh-CN"/>
    </w:rPr>
  </w:style>
  <w:style w:type="paragraph" w:styleId="4">
    <w:name w:val="heading 4"/>
    <w:basedOn w:val="a"/>
    <w:next w:val="a0"/>
    <w:link w:val="41"/>
    <w:qFormat/>
    <w:pPr>
      <w:keepNext/>
      <w:keepLines/>
      <w:spacing w:before="280" w:after="290" w:line="376" w:lineRule="auto"/>
      <w:outlineLvl w:val="3"/>
    </w:pPr>
    <w:rPr>
      <w:rFonts w:ascii="Arial" w:eastAsia="黑体" w:hAnsi="Arial"/>
      <w:kern w:val="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Document Map"/>
    <w:basedOn w:val="a"/>
    <w:link w:val="11"/>
    <w:uiPriority w:val="99"/>
    <w:unhideWhenUsed/>
    <w:qFormat/>
    <w:rPr>
      <w:rFonts w:ascii="宋体"/>
      <w:sz w:val="18"/>
      <w:szCs w:val="18"/>
    </w:rPr>
  </w:style>
  <w:style w:type="paragraph" w:styleId="a5">
    <w:name w:val="annotation text"/>
    <w:basedOn w:val="a"/>
    <w:link w:val="12"/>
    <w:semiHidden/>
    <w:unhideWhenUsed/>
    <w:qFormat/>
    <w:pPr>
      <w:jc w:val="left"/>
    </w:pPr>
  </w:style>
  <w:style w:type="paragraph" w:styleId="a6">
    <w:name w:val="Body Text"/>
    <w:basedOn w:val="a"/>
    <w:qFormat/>
    <w:pPr>
      <w:spacing w:after="120"/>
    </w:pPr>
  </w:style>
  <w:style w:type="paragraph" w:styleId="a7">
    <w:name w:val="Body Text Indent"/>
    <w:basedOn w:val="a"/>
    <w:link w:val="a8"/>
    <w:qFormat/>
    <w:pPr>
      <w:adjustRightInd w:val="0"/>
      <w:spacing w:line="312" w:lineRule="atLeast"/>
      <w:ind w:left="360"/>
      <w:textAlignment w:val="baseline"/>
    </w:pPr>
    <w:rPr>
      <w:rFonts w:eastAsiaTheme="minorEastAsia" w:cstheme="minorBidi"/>
      <w:b w:val="0"/>
      <w:sz w:val="21"/>
      <w:szCs w:val="22"/>
    </w:rPr>
  </w:style>
  <w:style w:type="paragraph" w:styleId="a9">
    <w:name w:val="Plain Text"/>
    <w:basedOn w:val="a"/>
    <w:link w:val="aa"/>
    <w:uiPriority w:val="99"/>
    <w:qFormat/>
    <w:pPr>
      <w:spacing w:line="240" w:lineRule="auto"/>
    </w:pPr>
    <w:rPr>
      <w:rFonts w:ascii="宋体" w:eastAsiaTheme="minorEastAsia" w:hAnsi="Courier New" w:cstheme="minorBidi"/>
      <w:b w:val="0"/>
      <w:sz w:val="21"/>
      <w:szCs w:val="22"/>
    </w:rPr>
  </w:style>
  <w:style w:type="paragraph" w:styleId="20">
    <w:name w:val="Body Text Indent 2"/>
    <w:basedOn w:val="a"/>
    <w:link w:val="210"/>
    <w:qFormat/>
    <w:pPr>
      <w:spacing w:after="120" w:line="480" w:lineRule="auto"/>
      <w:ind w:leftChars="200" w:left="420"/>
    </w:pPr>
    <w:rPr>
      <w:b w:val="0"/>
      <w:sz w:val="21"/>
      <w:szCs w:val="24"/>
    </w:rPr>
  </w:style>
  <w:style w:type="paragraph" w:styleId="ab">
    <w:name w:val="Balloon Text"/>
    <w:basedOn w:val="a"/>
    <w:link w:val="13"/>
    <w:uiPriority w:val="99"/>
    <w:unhideWhenUsed/>
    <w:qFormat/>
    <w:pPr>
      <w:spacing w:line="240" w:lineRule="auto"/>
    </w:pPr>
    <w:rPr>
      <w:kern w:val="0"/>
      <w:sz w:val="18"/>
      <w:szCs w:val="18"/>
    </w:rPr>
  </w:style>
  <w:style w:type="paragraph" w:styleId="ac">
    <w:name w:val="footer"/>
    <w:basedOn w:val="a"/>
    <w:link w:val="ad"/>
    <w:uiPriority w:val="99"/>
    <w:unhideWhenUsed/>
    <w:qFormat/>
    <w:pPr>
      <w:tabs>
        <w:tab w:val="center" w:pos="4153"/>
        <w:tab w:val="right" w:pos="8306"/>
      </w:tabs>
      <w:snapToGrid w:val="0"/>
      <w:jc w:val="left"/>
    </w:pPr>
    <w:rPr>
      <w:sz w:val="18"/>
      <w:szCs w:val="18"/>
    </w:rPr>
  </w:style>
  <w:style w:type="paragraph" w:styleId="ae">
    <w:name w:val="header"/>
    <w:basedOn w:val="a"/>
    <w:link w:val="af"/>
    <w:unhideWhenUsed/>
    <w:qFormat/>
    <w:pPr>
      <w:pBdr>
        <w:bottom w:val="single" w:sz="6" w:space="1" w:color="auto"/>
      </w:pBdr>
      <w:tabs>
        <w:tab w:val="center" w:pos="4153"/>
        <w:tab w:val="right" w:pos="8306"/>
      </w:tabs>
      <w:snapToGrid w:val="0"/>
      <w:jc w:val="center"/>
    </w:pPr>
    <w:rPr>
      <w:sz w:val="18"/>
      <w:szCs w:val="18"/>
    </w:rPr>
  </w:style>
  <w:style w:type="paragraph" w:styleId="af0">
    <w:name w:val="footnote text"/>
    <w:basedOn w:val="a"/>
    <w:link w:val="14"/>
    <w:semiHidden/>
    <w:qFormat/>
    <w:pPr>
      <w:snapToGrid w:val="0"/>
      <w:spacing w:line="240" w:lineRule="auto"/>
      <w:jc w:val="left"/>
    </w:pPr>
    <w:rPr>
      <w:b w:val="0"/>
      <w:sz w:val="18"/>
      <w:szCs w:val="18"/>
    </w:rPr>
  </w:style>
  <w:style w:type="paragraph" w:styleId="af1">
    <w:name w:val="Normal (Web)"/>
    <w:basedOn w:val="a"/>
    <w:uiPriority w:val="99"/>
    <w:unhideWhenUsed/>
    <w:qFormat/>
    <w:pPr>
      <w:widowControl/>
      <w:spacing w:before="100" w:beforeAutospacing="1" w:after="100" w:afterAutospacing="1" w:line="240" w:lineRule="auto"/>
      <w:jc w:val="left"/>
    </w:pPr>
    <w:rPr>
      <w:b w:val="0"/>
      <w:sz w:val="21"/>
    </w:rPr>
  </w:style>
  <w:style w:type="paragraph" w:styleId="af2">
    <w:name w:val="annotation subject"/>
    <w:basedOn w:val="a5"/>
    <w:next w:val="a5"/>
    <w:link w:val="15"/>
    <w:uiPriority w:val="99"/>
    <w:unhideWhenUsed/>
    <w:qFormat/>
    <w:rPr>
      <w:bCs/>
    </w:rPr>
  </w:style>
  <w:style w:type="character" w:styleId="af3">
    <w:name w:val="Strong"/>
    <w:uiPriority w:val="22"/>
    <w:qFormat/>
    <w:rPr>
      <w:b/>
      <w:bCs/>
    </w:rPr>
  </w:style>
  <w:style w:type="character" w:styleId="af4">
    <w:name w:val="page number"/>
    <w:basedOn w:val="a1"/>
    <w:qFormat/>
  </w:style>
  <w:style w:type="character" w:styleId="af5">
    <w:name w:val="FollowedHyperlink"/>
    <w:basedOn w:val="a1"/>
    <w:uiPriority w:val="99"/>
    <w:semiHidden/>
    <w:unhideWhenUsed/>
    <w:qFormat/>
    <w:rPr>
      <w:color w:val="800080"/>
      <w:u w:val="single"/>
    </w:rPr>
  </w:style>
  <w:style w:type="character" w:styleId="af6">
    <w:name w:val="Hyperlink"/>
    <w:basedOn w:val="a1"/>
    <w:uiPriority w:val="99"/>
    <w:unhideWhenUsed/>
    <w:qFormat/>
    <w:rPr>
      <w:color w:val="0000FF"/>
      <w:u w:val="single"/>
    </w:rPr>
  </w:style>
  <w:style w:type="character" w:styleId="af7">
    <w:name w:val="annotation reference"/>
    <w:semiHidden/>
    <w:qFormat/>
    <w:rPr>
      <w:sz w:val="21"/>
      <w:szCs w:val="21"/>
    </w:rPr>
  </w:style>
  <w:style w:type="character" w:styleId="af8">
    <w:name w:val="footnote reference"/>
    <w:semiHidden/>
    <w:qFormat/>
    <w:rPr>
      <w:vertAlign w:val="superscript"/>
    </w:rPr>
  </w:style>
  <w:style w:type="character" w:customStyle="1" w:styleId="af">
    <w:name w:val="页眉 字符"/>
    <w:basedOn w:val="a1"/>
    <w:link w:val="ae"/>
    <w:uiPriority w:val="99"/>
    <w:qFormat/>
    <w:rPr>
      <w:sz w:val="18"/>
      <w:szCs w:val="18"/>
    </w:rPr>
  </w:style>
  <w:style w:type="character" w:customStyle="1" w:styleId="ad">
    <w:name w:val="页脚 字符"/>
    <w:basedOn w:val="a1"/>
    <w:link w:val="ac"/>
    <w:uiPriority w:val="99"/>
    <w:qFormat/>
    <w:rPr>
      <w:sz w:val="18"/>
      <w:szCs w:val="18"/>
    </w:rPr>
  </w:style>
  <w:style w:type="character" w:customStyle="1" w:styleId="10">
    <w:name w:val="标题 1 字符"/>
    <w:basedOn w:val="a1"/>
    <w:link w:val="1"/>
    <w:qFormat/>
    <w:rPr>
      <w:rFonts w:ascii="楷体_GB2312" w:eastAsia="楷体_GB2312" w:hAnsi="宋体"/>
      <w:b/>
      <w:kern w:val="44"/>
      <w:sz w:val="28"/>
    </w:rPr>
  </w:style>
  <w:style w:type="character" w:customStyle="1" w:styleId="a8">
    <w:name w:val="正文文本缩进 字符"/>
    <w:link w:val="a7"/>
    <w:qFormat/>
    <w:rPr>
      <w:rFonts w:ascii="Times New Roman" w:hAnsi="Times New Roman"/>
    </w:r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rFonts w:asciiTheme="minorHAnsi" w:eastAsiaTheme="minorEastAsia" w:hAnsiTheme="minorHAnsi" w:cstheme="minorBidi"/>
      <w:b w:val="0"/>
      <w:sz w:val="24"/>
      <w:szCs w:val="24"/>
    </w:rPr>
  </w:style>
  <w:style w:type="character" w:customStyle="1" w:styleId="aa">
    <w:name w:val="纯文本 字符"/>
    <w:link w:val="a9"/>
    <w:uiPriority w:val="99"/>
    <w:qFormat/>
    <w:locked/>
    <w:rPr>
      <w:rFonts w:ascii="宋体" w:hAnsi="Courier New"/>
    </w:rPr>
  </w:style>
  <w:style w:type="character" w:customStyle="1" w:styleId="Char1">
    <w:name w:val="正文文本缩进 Char1"/>
    <w:basedOn w:val="a1"/>
    <w:uiPriority w:val="99"/>
    <w:semiHidden/>
    <w:qFormat/>
    <w:rPr>
      <w:rFonts w:ascii="Times New Roman" w:eastAsia="宋体" w:hAnsi="Times New Roman" w:cs="Times New Roman"/>
      <w:b/>
      <w:sz w:val="28"/>
      <w:szCs w:val="20"/>
    </w:rPr>
  </w:style>
  <w:style w:type="character" w:customStyle="1" w:styleId="Char">
    <w:name w:val="纯文本 Char"/>
    <w:basedOn w:val="a1"/>
    <w:uiPriority w:val="99"/>
    <w:semiHidden/>
    <w:qFormat/>
    <w:rPr>
      <w:rFonts w:ascii="宋体" w:eastAsia="宋体" w:hAnsi="Courier New" w:cs="Courier New"/>
      <w:b/>
      <w:szCs w:val="21"/>
    </w:rPr>
  </w:style>
  <w:style w:type="paragraph" w:customStyle="1" w:styleId="af9">
    <w:name w:val="首行缩进"/>
    <w:basedOn w:val="a"/>
    <w:qFormat/>
    <w:pPr>
      <w:spacing w:line="240" w:lineRule="auto"/>
      <w:ind w:firstLineChars="200" w:firstLine="480"/>
    </w:pPr>
    <w:rPr>
      <w:b w:val="0"/>
      <w:sz w:val="21"/>
      <w:lang w:val="zh-CN"/>
    </w:rPr>
  </w:style>
  <w:style w:type="paragraph" w:customStyle="1" w:styleId="xl70">
    <w:name w:val="xl70"/>
    <w:basedOn w:val="a"/>
    <w:qFormat/>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3">
    <w:name w:val="xl73"/>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20"/>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80">
    <w:name w:val="xl8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xl82">
    <w:name w:val="xl8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4">
    <w:name w:val="xl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6">
    <w:name w:val="xl86"/>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7">
    <w:name w:val="xl8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8">
    <w:name w:val="xl8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character" w:customStyle="1" w:styleId="22">
    <w:name w:val="标题 2 字符"/>
    <w:basedOn w:val="a1"/>
    <w:uiPriority w:val="9"/>
    <w:semiHidden/>
    <w:qFormat/>
    <w:rPr>
      <w:rFonts w:asciiTheme="majorHAnsi" w:eastAsiaTheme="majorEastAsia" w:hAnsiTheme="majorHAnsi" w:cstheme="majorBidi"/>
      <w:b/>
      <w:bCs/>
      <w:kern w:val="2"/>
      <w:sz w:val="32"/>
      <w:szCs w:val="32"/>
    </w:rPr>
  </w:style>
  <w:style w:type="character" w:customStyle="1" w:styleId="40">
    <w:name w:val="标题 4 字符"/>
    <w:basedOn w:val="a1"/>
    <w:uiPriority w:val="9"/>
    <w:semiHidden/>
    <w:qFormat/>
    <w:rPr>
      <w:rFonts w:asciiTheme="majorHAnsi" w:eastAsiaTheme="majorEastAsia" w:hAnsiTheme="majorHAnsi" w:cstheme="majorBidi"/>
      <w:b/>
      <w:bCs/>
      <w:kern w:val="2"/>
      <w:sz w:val="28"/>
      <w:szCs w:val="28"/>
    </w:rPr>
  </w:style>
  <w:style w:type="character" w:customStyle="1" w:styleId="11">
    <w:name w:val="文档结构图 字符1"/>
    <w:link w:val="a4"/>
    <w:uiPriority w:val="99"/>
    <w:qFormat/>
    <w:rPr>
      <w:rFonts w:ascii="宋体"/>
      <w:b/>
      <w:kern w:val="2"/>
      <w:sz w:val="18"/>
      <w:szCs w:val="18"/>
    </w:rPr>
  </w:style>
  <w:style w:type="character" w:customStyle="1" w:styleId="15">
    <w:name w:val="批注主题 字符1"/>
    <w:link w:val="af2"/>
    <w:uiPriority w:val="99"/>
    <w:qFormat/>
    <w:rPr>
      <w:b/>
      <w:bCs/>
      <w:kern w:val="2"/>
      <w:sz w:val="28"/>
    </w:rPr>
  </w:style>
  <w:style w:type="character" w:customStyle="1" w:styleId="Char0">
    <w:name w:val="正文文本缩进 Char"/>
    <w:qFormat/>
    <w:rPr>
      <w:rFonts w:ascii="Times New Roman" w:hAnsi="Times New Roman"/>
      <w:sz w:val="21"/>
    </w:rPr>
  </w:style>
  <w:style w:type="character" w:customStyle="1" w:styleId="41">
    <w:name w:val="标题 4 字符1"/>
    <w:link w:val="4"/>
    <w:qFormat/>
    <w:rPr>
      <w:rFonts w:ascii="Arial" w:eastAsia="黑体" w:hAnsi="Arial"/>
      <w:b/>
      <w:sz w:val="28"/>
      <w:lang w:val="zh-CN" w:eastAsia="zh-CN"/>
    </w:rPr>
  </w:style>
  <w:style w:type="character" w:customStyle="1" w:styleId="Char2">
    <w:name w:val="页眉 Char"/>
    <w:qFormat/>
    <w:rPr>
      <w:rFonts w:ascii="Times New Roman" w:eastAsia="宋体" w:hAnsi="Times New Roman" w:cs="Times New Roman"/>
      <w:b/>
      <w:sz w:val="18"/>
      <w:szCs w:val="20"/>
    </w:rPr>
  </w:style>
  <w:style w:type="character" w:customStyle="1" w:styleId="Andy2Char">
    <w:name w:val="Andy_2级 Char"/>
    <w:link w:val="Andy2"/>
    <w:qFormat/>
    <w:rPr>
      <w:sz w:val="24"/>
    </w:rPr>
  </w:style>
  <w:style w:type="paragraph" w:customStyle="1" w:styleId="Andy2">
    <w:name w:val="Andy_2级"/>
    <w:basedOn w:val="a"/>
    <w:link w:val="Andy2Char"/>
    <w:qFormat/>
    <w:pPr>
      <w:numPr>
        <w:ilvl w:val="1"/>
        <w:numId w:val="1"/>
      </w:numPr>
      <w:spacing w:line="360" w:lineRule="auto"/>
    </w:pPr>
    <w:rPr>
      <w:b w:val="0"/>
      <w:kern w:val="0"/>
      <w:sz w:val="24"/>
    </w:rPr>
  </w:style>
  <w:style w:type="character" w:customStyle="1" w:styleId="210">
    <w:name w:val="正文文本缩进 2 字符1"/>
    <w:link w:val="20"/>
    <w:qFormat/>
    <w:rPr>
      <w:kern w:val="2"/>
      <w:sz w:val="21"/>
      <w:szCs w:val="24"/>
    </w:rPr>
  </w:style>
  <w:style w:type="character" w:customStyle="1" w:styleId="Char3">
    <w:name w:val="页脚 Char"/>
    <w:uiPriority w:val="99"/>
    <w:qFormat/>
    <w:rPr>
      <w:rFonts w:ascii="Times New Roman" w:eastAsia="宋体" w:hAnsi="Times New Roman" w:cs="Times New Roman"/>
      <w:b/>
      <w:sz w:val="18"/>
      <w:szCs w:val="20"/>
    </w:rPr>
  </w:style>
  <w:style w:type="character" w:customStyle="1" w:styleId="afa">
    <w:name w:val="批注文字 字符"/>
    <w:semiHidden/>
    <w:qFormat/>
    <w:rPr>
      <w:rFonts w:ascii="宋体" w:eastAsia="宋体" w:hAnsi="Times New Roman" w:cs="Times New Roman"/>
      <w:kern w:val="0"/>
      <w:sz w:val="24"/>
      <w:szCs w:val="20"/>
    </w:rPr>
  </w:style>
  <w:style w:type="character" w:customStyle="1" w:styleId="21">
    <w:name w:val="标题 2 字符1"/>
    <w:link w:val="2"/>
    <w:qFormat/>
    <w:rPr>
      <w:rFonts w:ascii="Arial" w:eastAsia="黑体" w:hAnsi="Arial"/>
      <w:b/>
      <w:sz w:val="32"/>
      <w:lang w:val="zh-CN" w:eastAsia="zh-CN"/>
    </w:rPr>
  </w:style>
  <w:style w:type="character" w:customStyle="1" w:styleId="13">
    <w:name w:val="批注框文本 字符1"/>
    <w:link w:val="ab"/>
    <w:uiPriority w:val="99"/>
    <w:qFormat/>
    <w:rPr>
      <w:b/>
      <w:sz w:val="18"/>
      <w:szCs w:val="18"/>
    </w:rPr>
  </w:style>
  <w:style w:type="character" w:customStyle="1" w:styleId="Char4">
    <w:name w:val="批注文字 Char"/>
    <w:semiHidden/>
    <w:qFormat/>
    <w:rPr>
      <w:rFonts w:ascii="宋体" w:eastAsia="宋体" w:hAnsi="Times New Roman" w:cs="Times New Roman"/>
      <w:kern w:val="0"/>
      <w:sz w:val="24"/>
      <w:szCs w:val="20"/>
    </w:rPr>
  </w:style>
  <w:style w:type="character" w:customStyle="1" w:styleId="1Char">
    <w:name w:val="标题 1 Char"/>
    <w:qFormat/>
    <w:rPr>
      <w:rFonts w:ascii="楷体_GB2312" w:eastAsia="楷体_GB2312" w:hAnsi="宋体"/>
      <w:b/>
      <w:kern w:val="44"/>
      <w:sz w:val="28"/>
    </w:rPr>
  </w:style>
  <w:style w:type="character" w:customStyle="1" w:styleId="Char10">
    <w:name w:val="纯文本 Char1"/>
    <w:uiPriority w:val="99"/>
    <w:qFormat/>
    <w:locked/>
    <w:rPr>
      <w:rFonts w:ascii="宋体" w:hAnsi="Courier New"/>
    </w:rPr>
  </w:style>
  <w:style w:type="character" w:customStyle="1" w:styleId="14">
    <w:name w:val="脚注文本 字符1"/>
    <w:link w:val="af0"/>
    <w:semiHidden/>
    <w:qFormat/>
    <w:rPr>
      <w:kern w:val="2"/>
      <w:sz w:val="18"/>
      <w:szCs w:val="18"/>
    </w:rPr>
  </w:style>
  <w:style w:type="paragraph" w:customStyle="1" w:styleId="Style62">
    <w:name w:val="_Style 62"/>
    <w:basedOn w:val="a"/>
    <w:next w:val="a"/>
    <w:qFormat/>
    <w:pPr>
      <w:tabs>
        <w:tab w:val="right" w:leader="dot" w:pos="9628"/>
      </w:tabs>
      <w:spacing w:line="360" w:lineRule="auto"/>
      <w:ind w:leftChars="200" w:left="561"/>
    </w:pPr>
    <w:rPr>
      <w:rFonts w:ascii="宋体" w:hAnsi="宋体"/>
      <w:b w:val="0"/>
      <w:sz w:val="24"/>
      <w:szCs w:val="32"/>
    </w:rPr>
  </w:style>
  <w:style w:type="character" w:customStyle="1" w:styleId="afb">
    <w:name w:val="文档结构图 字符"/>
    <w:basedOn w:val="a1"/>
    <w:uiPriority w:val="99"/>
    <w:semiHidden/>
    <w:qFormat/>
    <w:rPr>
      <w:rFonts w:ascii="Microsoft YaHei UI" w:eastAsia="Microsoft YaHei UI"/>
      <w:b/>
      <w:kern w:val="2"/>
      <w:sz w:val="18"/>
      <w:szCs w:val="18"/>
    </w:rPr>
  </w:style>
  <w:style w:type="character" w:customStyle="1" w:styleId="12">
    <w:name w:val="批注文字 字符1"/>
    <w:basedOn w:val="a1"/>
    <w:link w:val="a5"/>
    <w:uiPriority w:val="99"/>
    <w:semiHidden/>
    <w:qFormat/>
    <w:rPr>
      <w:b/>
      <w:kern w:val="2"/>
      <w:sz w:val="28"/>
    </w:rPr>
  </w:style>
  <w:style w:type="character" w:customStyle="1" w:styleId="afc">
    <w:name w:val="批注主题 字符"/>
    <w:basedOn w:val="12"/>
    <w:uiPriority w:val="99"/>
    <w:semiHidden/>
    <w:qFormat/>
    <w:rPr>
      <w:b/>
      <w:bCs/>
      <w:kern w:val="2"/>
      <w:sz w:val="28"/>
    </w:rPr>
  </w:style>
  <w:style w:type="character" w:customStyle="1" w:styleId="afd">
    <w:name w:val="脚注文本 字符"/>
    <w:basedOn w:val="a1"/>
    <w:uiPriority w:val="99"/>
    <w:semiHidden/>
    <w:qFormat/>
    <w:rPr>
      <w:b/>
      <w:kern w:val="2"/>
      <w:sz w:val="18"/>
      <w:szCs w:val="18"/>
    </w:rPr>
  </w:style>
  <w:style w:type="character" w:customStyle="1" w:styleId="afe">
    <w:name w:val="批注框文本 字符"/>
    <w:basedOn w:val="a1"/>
    <w:uiPriority w:val="99"/>
    <w:semiHidden/>
    <w:qFormat/>
    <w:rPr>
      <w:b/>
      <w:kern w:val="2"/>
      <w:sz w:val="18"/>
      <w:szCs w:val="18"/>
    </w:rPr>
  </w:style>
  <w:style w:type="character" w:customStyle="1" w:styleId="23">
    <w:name w:val="正文文本缩进 2 字符"/>
    <w:basedOn w:val="a1"/>
    <w:uiPriority w:val="99"/>
    <w:semiHidden/>
    <w:qFormat/>
    <w:rPr>
      <w:b/>
      <w:kern w:val="2"/>
      <w:sz w:val="28"/>
    </w:rPr>
  </w:style>
  <w:style w:type="paragraph" w:customStyle="1" w:styleId="-11">
    <w:name w:val="彩色列表 - 强调文字颜色 11"/>
    <w:basedOn w:val="a"/>
    <w:uiPriority w:val="34"/>
    <w:qFormat/>
    <w:pPr>
      <w:spacing w:line="240" w:lineRule="auto"/>
      <w:ind w:firstLineChars="200" w:firstLine="420"/>
    </w:pPr>
    <w:rPr>
      <w:rFonts w:ascii="Calibri" w:hAnsi="Calibri"/>
      <w:b w:val="0"/>
      <w:sz w:val="21"/>
      <w:szCs w:val="22"/>
    </w:rPr>
  </w:style>
  <w:style w:type="paragraph" w:customStyle="1" w:styleId="CharChar1CharCharCharCharCharChar">
    <w:name w:val="Char Char1 Char Char Char Char Char Char"/>
    <w:basedOn w:val="a"/>
    <w:qFormat/>
    <w:pPr>
      <w:widowControl/>
      <w:spacing w:after="160" w:line="240" w:lineRule="exact"/>
      <w:jc w:val="left"/>
    </w:pPr>
    <w:rPr>
      <w:rFonts w:ascii="Verdana" w:eastAsia="仿宋_GB2312" w:hAnsi="Verdana"/>
      <w:b w:val="0"/>
      <w:kern w:val="0"/>
      <w:sz w:val="24"/>
      <w:lang w:eastAsia="en-US"/>
    </w:rPr>
  </w:style>
  <w:style w:type="paragraph" w:customStyle="1" w:styleId="p0">
    <w:name w:val="p0"/>
    <w:basedOn w:val="a"/>
    <w:qFormat/>
    <w:pPr>
      <w:widowControl/>
      <w:spacing w:line="240" w:lineRule="auto"/>
    </w:pPr>
    <w:rPr>
      <w:b w:val="0"/>
      <w:kern w:val="0"/>
      <w:sz w:val="21"/>
      <w:szCs w:val="21"/>
    </w:rPr>
  </w:style>
  <w:style w:type="paragraph" w:customStyle="1" w:styleId="16">
    <w:name w:val="修订1"/>
    <w:uiPriority w:val="99"/>
    <w:semiHidden/>
    <w:qFormat/>
    <w:rPr>
      <w:b/>
      <w:kern w:val="2"/>
      <w:sz w:val="28"/>
    </w:rPr>
  </w:style>
  <w:style w:type="paragraph" w:customStyle="1" w:styleId="aff">
    <w:name w:val="_正文段落"/>
    <w:basedOn w:val="a"/>
    <w:qFormat/>
    <w:pPr>
      <w:widowControl/>
      <w:spacing w:beforeLines="100" w:before="100" w:afterLines="100" w:after="100" w:line="360" w:lineRule="auto"/>
      <w:ind w:firstLineChars="200" w:firstLine="200"/>
      <w:jc w:val="left"/>
    </w:pPr>
    <w:rPr>
      <w:rFonts w:ascii="宋体" w:hAnsi="宋体"/>
      <w:b w:val="0"/>
      <w:kern w:val="0"/>
      <w:sz w:val="24"/>
      <w:szCs w:val="22"/>
    </w:rPr>
  </w:style>
  <w:style w:type="paragraph" w:customStyle="1" w:styleId="msonormal0">
    <w:name w:val="msonormal"/>
    <w:basedOn w:val="a"/>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xl69">
    <w:name w:val="xl69"/>
    <w:basedOn w:val="a"/>
    <w:qFormat/>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xl89">
    <w:name w:val="xl89"/>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90">
    <w:name w:val="xl9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91">
    <w:name w:val="xl9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3">
    <w:name w:val="xl93"/>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4">
    <w:name w:val="xl94"/>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7">
    <w:name w:val="xl9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98">
    <w:name w:val="xl98"/>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24">
    <w:name w:val="修订2"/>
    <w:hidden/>
    <w:uiPriority w:val="99"/>
    <w:semiHidden/>
    <w:qFormat/>
    <w:rPr>
      <w:b/>
      <w:kern w:val="2"/>
      <w:sz w:val="28"/>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paragraph" w:customStyle="1" w:styleId="17">
    <w:name w:val="列表段落1"/>
    <w:basedOn w:val="a"/>
    <w:uiPriority w:val="99"/>
    <w:unhideWhenUsed/>
    <w:qFormat/>
    <w:pPr>
      <w:ind w:firstLineChars="200" w:firstLine="420"/>
    </w:pPr>
  </w:style>
  <w:style w:type="paragraph" w:styleId="aff0">
    <w:name w:val="List Paragraph"/>
    <w:basedOn w:val="a"/>
    <w:uiPriority w:val="99"/>
    <w:unhideWhenUsed/>
    <w:qFormat/>
    <w:pPr>
      <w:ind w:firstLineChars="200" w:firstLine="420"/>
    </w:pPr>
  </w:style>
  <w:style w:type="paragraph" w:customStyle="1" w:styleId="TOCHeading1">
    <w:name w:val="TOC Heading1"/>
    <w:next w:val="a"/>
    <w:autoRedefine/>
    <w:qFormat/>
    <w:pPr>
      <w:wordWrap w:val="0"/>
    </w:pPr>
    <w:rPr>
      <w:sz w:val="32"/>
    </w:rPr>
  </w:style>
  <w:style w:type="paragraph" w:customStyle="1" w:styleId="3">
    <w:name w:val="修订3"/>
    <w:hidden/>
    <w:uiPriority w:val="99"/>
    <w:unhideWhenUsed/>
    <w:qFormat/>
    <w:rPr>
      <w:b/>
      <w:kern w:val="2"/>
      <w:sz w:val="28"/>
    </w:rPr>
  </w:style>
  <w:style w:type="paragraph" w:styleId="aff1">
    <w:name w:val="Revision"/>
    <w:hidden/>
    <w:uiPriority w:val="99"/>
    <w:unhideWhenUsed/>
    <w:rsid w:val="00BE34A2"/>
    <w:rPr>
      <w:b/>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38</Pages>
  <Words>3638</Words>
  <Characters>20738</Characters>
  <Application>Microsoft Office Word</Application>
  <DocSecurity>0</DocSecurity>
  <Lines>172</Lines>
  <Paragraphs>48</Paragraphs>
  <ScaleCrop>false</ScaleCrop>
  <Company>Microsoft</Company>
  <LinksUpToDate>false</LinksUpToDate>
  <CharactersWithSpaces>24328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fangli@js.cmcc</dc:creator>
  <cp:lastModifiedBy>Gary 邢</cp:lastModifiedBy>
  <cp:revision>12</cp:revision>
  <dcterms:created xsi:type="dcterms:W3CDTF">2025-07-16T02:34:00Z</dcterms:created>
  <dcterms:modified xsi:type="dcterms:W3CDTF">2025-07-17T08:36:00Z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CE03A0A27D644FA9B9B0DF7B8F12DDF3_13</vt:lpwstr>
  </property>
  <property fmtid="{D5CDD505-2E9C-101B-9397-08002B2CF9AE}" pid="4" name="KSOTemplateDocerSaveRecord">
    <vt:lpwstr>eyJoZGlkIjoiMzg1YjYwNDc3MDJjZWVjZjgyYTE0NDM3MmQ4MTNhMTYiLCJ1c2VySWQiOiI5NzY5NzYwMTQifQ==</vt:lpwstr>
  </property>
</Properties>
</file>
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30763C" w:rsidRDefault="0030763C">
      <w:pPr>
        <w:jc w:val="center"/>
        <w:rPr>
          <w:rFonts w:ascii="宋体" w:hAnsi="宋体" w:hint="eastAsia"/>
          <w:b w:val="0"/>
          <w:sz w:val="44"/>
          <w:szCs w:val="44"/>
        </w:rPr>
      </w:pPr>
    </w:p>
    <w:p w14:paraId="595C6214" w14:textId="77777777" w:rsidR="0030763C" w:rsidRDefault="0030763C">
      <w:pPr>
        <w:jc w:val="center"/>
        <w:rPr>
          <w:rFonts w:ascii="宋体" w:hAnsi="宋体" w:hint="eastAsia"/>
          <w:b w:val="0"/>
          <w:sz w:val="44"/>
          <w:szCs w:val="44"/>
        </w:rPr>
      </w:pPr>
    </w:p>
    <w:p w14:paraId="482B7833" w14:textId="77777777" w:rsidR="0030763C" w:rsidRDefault="0030763C">
      <w:pPr>
        <w:jc w:val="center"/>
        <w:rPr>
          <w:rFonts w:ascii="宋体" w:hAnsi="宋体" w:hint="eastAsia"/>
          <w:b w:val="0"/>
          <w:sz w:val="44"/>
          <w:szCs w:val="44"/>
        </w:rPr>
      </w:pPr>
    </w:p>
    <w:p w14:paraId="46AF1BB0" w14:textId="77777777" w:rsidR="0030763C" w:rsidRDefault="0030763C">
      <w:pPr>
        <w:jc w:val="center"/>
        <w:rPr>
          <w:rFonts w:ascii="宋体" w:hAnsi="宋体" w:hint="eastAsia"/>
          <w:b w:val="0"/>
          <w:sz w:val="44"/>
          <w:szCs w:val="44"/>
        </w:rPr>
      </w:pPr>
    </w:p>
    <w:p w14:paraId="46C5FCA3" w14:textId="77777777" w:rsidR="0030763C" w:rsidRDefault="0030763C">
      <w:pPr>
        <w:jc w:val="center"/>
        <w:rPr>
          <w:rFonts w:ascii="宋体" w:hAnsi="宋体" w:hint="eastAsia"/>
          <w:b w:val="0"/>
          <w:sz w:val="44"/>
          <w:szCs w:val="44"/>
        </w:rPr>
      </w:pPr>
    </w:p>
    <w:p w14:paraId="3479E0EB" w14:textId="77777777" w:rsidR="0030763C" w:rsidRDefault="0030763C">
      <w:pPr>
        <w:jc w:val="center"/>
        <w:rPr>
          <w:rFonts w:ascii="宋体" w:hAnsi="宋体" w:hint="eastAsia"/>
          <w:b w:val="0"/>
          <w:sz w:val="44"/>
          <w:szCs w:val="44"/>
        </w:rPr>
      </w:pPr>
    </w:p>
    <w:p w14:paraId="42B659D5" w14:textId="77777777" w:rsidR="0030763C" w:rsidRDefault="0030763C">
      <w:pPr>
        <w:jc w:val="center"/>
        <w:rPr>
          <w:rFonts w:ascii="宋体" w:hAnsi="宋体" w:hint="eastAsia"/>
          <w:b w:val="0"/>
          <w:sz w:val="44"/>
          <w:szCs w:val="44"/>
        </w:rPr>
      </w:pPr>
    </w:p>
    <w:p w14:paraId="49681A65" w14:textId="6E35312E" w:rsidR="00CA7342" w:rsidRDefault="00000000" w:rsidP="00CA7342">
      <w:pPr>
        <w:jc w:val="center"/>
        <w:rPr>
          <w:ins w:id="0" w:author="Howie zhang" w:date="2025-07-17T09:14:00Z" w16du:dateUtc="2025-07-17T01:14:00Z"/>
          <w:rFonts w:ascii="宋体" w:hAnsi="宋体" w:hint="eastAsia"/>
          <w:b w:val="0"/>
          <w:sz w:val="44"/>
          <w:szCs w:val="44"/>
        </w:rPr>
      </w:pPr>
      <w:r>
        <w:rPr>
          <w:rFonts w:ascii="宋体" w:hAnsi="宋体" w:hint="eastAsia"/>
          <w:b w:val="0"/>
          <w:sz w:val="44"/>
          <w:szCs w:val="44"/>
        </w:rPr>
        <w:t>车路云一体化项目</w:t>
      </w:r>
      <w:ins w:id="1" w:author="Howie zhang" w:date="2025-07-17T09:14:00Z" w16du:dateUtc="2025-07-17T01:14:00Z">
        <w:r w:rsidR="00CA7342">
          <w:rPr>
            <w:rFonts w:ascii="宋体" w:hAnsi="宋体" w:hint="eastAsia"/>
            <w:b w:val="0"/>
            <w:sz w:val="44"/>
            <w:szCs w:val="44"/>
          </w:rPr>
          <w:t>采购合同</w:t>
        </w:r>
      </w:ins>
    </w:p>
    <w:p w14:paraId="30D9C275" w14:textId="39C964A4" w:rsidR="0030763C" w:rsidRDefault="0030763C">
      <w:pPr>
        <w:jc w:val="center"/>
        <w:rPr>
          <w:rFonts w:ascii="宋体" w:hAnsi="宋体" w:hint="eastAsia"/>
          <w:b w:val="0"/>
          <w:sz w:val="44"/>
          <w:szCs w:val="44"/>
        </w:rPr>
      </w:pPr>
    </w:p>
    <w:p w14:paraId="08214064" w14:textId="492745F8" w:rsidR="0030763C" w:rsidRDefault="00000000">
      <w:pPr>
        <w:jc w:val="center"/>
        <w:rPr>
          <w:rFonts w:ascii="宋体" w:hAnsi="宋体" w:hint="eastAsia"/>
          <w:b w:val="0"/>
          <w:sz w:val="44"/>
          <w:szCs w:val="44"/>
        </w:rPr>
      </w:pPr>
      <w:del w:id="2" w:author="Howie zhang" w:date="2025-07-17T09:14:00Z" w16du:dateUtc="2025-07-17T01:14:00Z">
        <w:r w:rsidDel="00CA7342">
          <w:rPr>
            <w:rFonts w:ascii="宋体" w:hAnsi="宋体" w:hint="eastAsia"/>
            <w:b w:val="0"/>
            <w:sz w:val="44"/>
            <w:szCs w:val="44"/>
          </w:rPr>
          <w:delText>软件开发与系统集成服务合同</w:delText>
        </w:r>
      </w:del>
    </w:p>
    <w:p w14:paraId="7EAFE263" w14:textId="77777777" w:rsidR="0030763C" w:rsidRDefault="0030763C">
      <w:pPr>
        <w:spacing w:line="240" w:lineRule="auto"/>
        <w:rPr>
          <w:rFonts w:ascii="宋体" w:hAnsi="宋体" w:hint="eastAsia"/>
          <w:b w:val="0"/>
          <w:sz w:val="21"/>
          <w:szCs w:val="24"/>
        </w:rPr>
      </w:pPr>
    </w:p>
    <w:p w14:paraId="3C8CFAA8" w14:textId="77777777" w:rsidR="0030763C" w:rsidRDefault="0030763C">
      <w:pPr>
        <w:spacing w:line="240" w:lineRule="auto"/>
        <w:rPr>
          <w:rFonts w:ascii="宋体" w:hAnsi="宋体" w:hint="eastAsia"/>
          <w:b w:val="0"/>
          <w:sz w:val="21"/>
          <w:szCs w:val="24"/>
        </w:rPr>
      </w:pPr>
    </w:p>
    <w:p w14:paraId="0778E144" w14:textId="77777777" w:rsidR="0030763C" w:rsidRDefault="0030763C">
      <w:pPr>
        <w:spacing w:line="240" w:lineRule="auto"/>
        <w:rPr>
          <w:rFonts w:ascii="宋体" w:hAnsi="宋体" w:hint="eastAsia"/>
          <w:b w:val="0"/>
          <w:sz w:val="21"/>
          <w:szCs w:val="24"/>
        </w:rPr>
      </w:pPr>
    </w:p>
    <w:p w14:paraId="4366A633" w14:textId="77777777" w:rsidR="0030763C" w:rsidRDefault="0030763C">
      <w:pPr>
        <w:spacing w:line="240" w:lineRule="auto"/>
        <w:rPr>
          <w:rFonts w:ascii="宋体" w:hAnsi="宋体" w:hint="eastAsia"/>
          <w:b w:val="0"/>
          <w:sz w:val="21"/>
          <w:szCs w:val="24"/>
        </w:rPr>
      </w:pPr>
    </w:p>
    <w:p w14:paraId="5402CAB8" w14:textId="77777777" w:rsidR="0030763C" w:rsidRDefault="0030763C">
      <w:pPr>
        <w:spacing w:line="240" w:lineRule="auto"/>
        <w:rPr>
          <w:rFonts w:ascii="宋体" w:hAnsi="宋体" w:hint="eastAsia"/>
          <w:b w:val="0"/>
          <w:sz w:val="21"/>
          <w:szCs w:val="24"/>
        </w:rPr>
      </w:pPr>
    </w:p>
    <w:p w14:paraId="0A27C6AB" w14:textId="77777777" w:rsidR="0030763C" w:rsidRDefault="0030763C">
      <w:pPr>
        <w:spacing w:line="240" w:lineRule="auto"/>
        <w:rPr>
          <w:rFonts w:ascii="宋体" w:hAnsi="宋体" w:hint="eastAsia"/>
          <w:b w:val="0"/>
          <w:sz w:val="21"/>
          <w:szCs w:val="24"/>
        </w:rPr>
      </w:pPr>
    </w:p>
    <w:p w14:paraId="32FD4F16" w14:textId="77777777" w:rsidR="0030763C" w:rsidRDefault="0030763C">
      <w:pPr>
        <w:spacing w:line="240" w:lineRule="auto"/>
        <w:rPr>
          <w:rFonts w:ascii="宋体" w:hAnsi="宋体" w:hint="eastAsia"/>
          <w:b w:val="0"/>
          <w:sz w:val="21"/>
          <w:szCs w:val="24"/>
        </w:rPr>
      </w:pPr>
    </w:p>
    <w:p w14:paraId="3ACFC4FA" w14:textId="77777777" w:rsidR="0030763C"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江苏合创智行科技有限公司</w:t>
      </w:r>
    </w:p>
    <w:p w14:paraId="4FC47752" w14:textId="77777777" w:rsidR="0030763C"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 江苏天安智联科技股份有限公司</w:t>
      </w:r>
    </w:p>
    <w:p w14:paraId="3F227016" w14:textId="77777777" w:rsidR="0030763C" w:rsidRDefault="0030763C">
      <w:pPr>
        <w:spacing w:line="240" w:lineRule="auto"/>
        <w:rPr>
          <w:rFonts w:ascii="宋体" w:hAnsi="宋体" w:hint="eastAsia"/>
          <w:b w:val="0"/>
          <w:sz w:val="21"/>
          <w:szCs w:val="24"/>
        </w:rPr>
      </w:pPr>
    </w:p>
    <w:p w14:paraId="2732DA07" w14:textId="77777777" w:rsidR="0030763C" w:rsidRDefault="0030763C">
      <w:pPr>
        <w:spacing w:line="240" w:lineRule="auto"/>
        <w:rPr>
          <w:rFonts w:ascii="宋体" w:hAnsi="宋体" w:hint="eastAsia"/>
          <w:b w:val="0"/>
          <w:sz w:val="21"/>
          <w:szCs w:val="24"/>
        </w:rPr>
      </w:pPr>
    </w:p>
    <w:p w14:paraId="64E316CE" w14:textId="77777777" w:rsidR="0030763C" w:rsidRDefault="0030763C">
      <w:pPr>
        <w:spacing w:line="240" w:lineRule="auto"/>
        <w:rPr>
          <w:rFonts w:ascii="宋体" w:hAnsi="宋体" w:hint="eastAsia"/>
          <w:b w:val="0"/>
          <w:sz w:val="21"/>
          <w:szCs w:val="24"/>
        </w:rPr>
      </w:pPr>
    </w:p>
    <w:p w14:paraId="76EEDBFC" w14:textId="77777777" w:rsidR="0030763C" w:rsidRDefault="0030763C">
      <w:pPr>
        <w:spacing w:line="240" w:lineRule="auto"/>
        <w:rPr>
          <w:rFonts w:ascii="宋体" w:hAnsi="宋体" w:hint="eastAsia"/>
          <w:b w:val="0"/>
          <w:sz w:val="21"/>
          <w:szCs w:val="24"/>
        </w:rPr>
      </w:pPr>
    </w:p>
    <w:p w14:paraId="447A5C1E" w14:textId="77777777" w:rsidR="0030763C" w:rsidRDefault="0030763C">
      <w:pPr>
        <w:spacing w:line="240" w:lineRule="auto"/>
        <w:rPr>
          <w:rFonts w:ascii="宋体" w:hAnsi="宋体" w:hint="eastAsia"/>
          <w:b w:val="0"/>
          <w:sz w:val="21"/>
          <w:szCs w:val="24"/>
        </w:rPr>
      </w:pPr>
    </w:p>
    <w:p w14:paraId="252CB142" w14:textId="77777777" w:rsidR="0030763C" w:rsidRDefault="0030763C">
      <w:pPr>
        <w:spacing w:line="240" w:lineRule="auto"/>
        <w:rPr>
          <w:rFonts w:ascii="宋体" w:hAnsi="宋体" w:hint="eastAsia"/>
          <w:b w:val="0"/>
          <w:sz w:val="21"/>
          <w:szCs w:val="24"/>
        </w:rPr>
      </w:pPr>
    </w:p>
    <w:p w14:paraId="3E98F9F5" w14:textId="77777777" w:rsidR="0030763C" w:rsidRDefault="0030763C">
      <w:pPr>
        <w:spacing w:line="240" w:lineRule="auto"/>
        <w:rPr>
          <w:rFonts w:ascii="宋体" w:hAnsi="宋体" w:hint="eastAsia"/>
          <w:b w:val="0"/>
          <w:sz w:val="21"/>
          <w:szCs w:val="24"/>
        </w:rPr>
      </w:pPr>
    </w:p>
    <w:p w14:paraId="70CF40D1" w14:textId="77777777" w:rsidR="0030763C" w:rsidRDefault="0030763C">
      <w:pPr>
        <w:pStyle w:val="ac"/>
        <w:rPr>
          <w:rFonts w:ascii="宋体" w:hAnsi="宋体" w:hint="eastAsia"/>
          <w:b w:val="0"/>
          <w:sz w:val="21"/>
          <w:szCs w:val="24"/>
        </w:rPr>
      </w:pPr>
    </w:p>
    <w:p w14:paraId="076CA657" w14:textId="77777777" w:rsidR="0030763C" w:rsidRDefault="0030763C">
      <w:pPr>
        <w:pStyle w:val="TOCHeading1"/>
      </w:pPr>
    </w:p>
    <w:p w14:paraId="0DBA02B3" w14:textId="77777777" w:rsidR="0030763C" w:rsidRDefault="0030763C">
      <w:pPr>
        <w:spacing w:line="240" w:lineRule="auto"/>
        <w:rPr>
          <w:rFonts w:ascii="宋体" w:hAnsi="宋体" w:hint="eastAsia"/>
          <w:b w:val="0"/>
          <w:sz w:val="21"/>
          <w:szCs w:val="24"/>
        </w:rPr>
      </w:pPr>
    </w:p>
    <w:p w14:paraId="34064693" w14:textId="2158CBE3" w:rsidR="0030763C" w:rsidRDefault="00000000">
      <w:pPr>
        <w:spacing w:line="240" w:lineRule="auto"/>
        <w:jc w:val="center"/>
        <w:rPr>
          <w:rFonts w:ascii="宋体" w:hAnsi="宋体" w:hint="eastAsia"/>
          <w:b w:val="0"/>
          <w:szCs w:val="24"/>
        </w:rPr>
      </w:pPr>
      <w:del w:id="3" w:author="Howie zhang" w:date="2025-07-17T09:12:00Z" w16du:dateUtc="2025-07-17T01:12:00Z">
        <w:r w:rsidDel="00CA7342">
          <w:rPr>
            <w:rFonts w:ascii="宋体" w:hAnsi="宋体" w:hint="eastAsia"/>
            <w:b w:val="0"/>
            <w:szCs w:val="24"/>
          </w:rPr>
          <w:delText>2025年6</w:delText>
        </w:r>
      </w:del>
      <w:ins w:id="4" w:author="Howie zhang" w:date="2025-07-17T09:14:00Z" w16du:dateUtc="2025-07-17T01:14:00Z">
        <w:r w:rsidR="00CA7342">
          <w:rPr>
            <w:rFonts w:ascii="宋体" w:hAnsi="宋体" w:hint="eastAsia"/>
            <w:b w:val="0"/>
            <w:szCs w:val="24"/>
          </w:rPr>
          <w:t xml:space="preserve"> </w:t>
        </w:r>
      </w:ins>
      <w:ins w:id="5" w:author="Howie zhang" w:date="2025-07-17T09:12:00Z" w16du:dateUtc="2025-07-17T01:12:00Z">
        <w:r w:rsidR="00CA7342">
          <w:rPr>
            <w:rFonts w:ascii="宋体" w:hAnsi="宋体" w:hint="eastAsia"/>
            <w:b w:val="0"/>
            <w:szCs w:val="24"/>
          </w:rPr>
          <w:t>2025年5</w:t>
        </w:r>
      </w:ins>
      <w:r>
        <w:rPr>
          <w:rFonts w:ascii="宋体" w:hAnsi="宋体" w:hint="eastAsia"/>
          <w:b w:val="0"/>
          <w:szCs w:val="24"/>
        </w:rPr>
        <w:t>月</w:t>
      </w:r>
    </w:p>
    <w:p w14:paraId="6FCE3C0F" w14:textId="77777777" w:rsidR="0030763C" w:rsidRDefault="0030763C">
      <w:pPr>
        <w:spacing w:line="240" w:lineRule="auto"/>
        <w:rPr>
          <w:rFonts w:ascii="宋体" w:hAnsi="宋体" w:hint="eastAsia"/>
          <w:b w:val="0"/>
          <w:szCs w:val="24"/>
        </w:rPr>
      </w:pPr>
    </w:p>
    <w:p w14:paraId="55E2F04D" w14:textId="77777777" w:rsidR="0030763C" w:rsidRDefault="0030763C">
      <w:pPr>
        <w:spacing w:line="240" w:lineRule="auto"/>
        <w:rPr>
          <w:rFonts w:ascii="宋体" w:hAnsi="宋体" w:hint="eastAsia"/>
          <w:b w:val="0"/>
          <w:szCs w:val="24"/>
        </w:rPr>
      </w:pPr>
    </w:p>
    <w:p w14:paraId="7E29A6B1" w14:textId="77777777" w:rsidR="0030763C" w:rsidRDefault="0030763C">
      <w:pPr>
        <w:adjustRightInd w:val="0"/>
        <w:snapToGrid w:val="0"/>
        <w:spacing w:line="360" w:lineRule="auto"/>
        <w:ind w:right="-15"/>
        <w:rPr>
          <w:rFonts w:ascii="宋体" w:hAnsi="宋体" w:hint="eastAsia"/>
          <w:b w:val="0"/>
          <w:szCs w:val="28"/>
        </w:rPr>
      </w:pPr>
    </w:p>
    <w:p w14:paraId="1EECC3A6" w14:textId="77777777" w:rsidR="0030763C"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t>合同协议书</w:t>
      </w:r>
    </w:p>
    <w:p w14:paraId="7C1A67C8" w14:textId="77777777" w:rsidR="0030763C" w:rsidRDefault="0030763C">
      <w:pPr>
        <w:rPr>
          <w:rFonts w:ascii="宋体" w:hAnsi="宋体" w:cs="华文仿宋" w:hint="eastAsia"/>
          <w:b w:val="0"/>
          <w:bCs/>
          <w:sz w:val="24"/>
          <w:szCs w:val="24"/>
        </w:rPr>
      </w:pPr>
    </w:p>
    <w:p w14:paraId="1C0090F5" w14:textId="77777777" w:rsidR="0030763C"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甲方（发包人）：</w:t>
      </w:r>
      <w:r>
        <w:rPr>
          <w:rFonts w:ascii="宋体" w:hAnsi="宋体" w:hint="eastAsia"/>
          <w:b w:val="0"/>
          <w:bCs/>
          <w:sz w:val="24"/>
          <w:szCs w:val="24"/>
        </w:rPr>
        <w:t>江苏合创智行科技有限公司</w:t>
      </w:r>
    </w:p>
    <w:p w14:paraId="5CC5D2C1" w14:textId="77777777" w:rsidR="0030763C" w:rsidRDefault="00000000">
      <w:pPr>
        <w:spacing w:line="360" w:lineRule="auto"/>
        <w:ind w:left="1133" w:hangingChars="472" w:hanging="1133"/>
        <w:rPr>
          <w:rFonts w:ascii="宋体" w:hAnsi="宋体" w:hint="eastAsia"/>
          <w:b w:val="0"/>
          <w:bCs/>
          <w:sz w:val="24"/>
        </w:rPr>
      </w:pPr>
      <w:r>
        <w:rPr>
          <w:rFonts w:ascii="宋体" w:hAnsi="宋体"/>
          <w:b w:val="0"/>
          <w:bCs/>
          <w:sz w:val="24"/>
        </w:rPr>
        <w:t>注册地址：</w:t>
      </w:r>
      <w:r>
        <w:rPr>
          <w:rFonts w:ascii="宋体" w:hAnsi="宋体" w:hint="eastAsia"/>
          <w:b w:val="0"/>
          <w:bCs/>
          <w:sz w:val="24"/>
        </w:rPr>
        <w:t>无锡市锡山区安镇街道兖矿信达大厦A栋15楼-B</w:t>
      </w:r>
    </w:p>
    <w:p w14:paraId="2C332875" w14:textId="77777777" w:rsidR="0030763C" w:rsidRDefault="00000000">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szCs w:val="24"/>
        </w:rPr>
        <w:t>张树安</w:t>
      </w:r>
    </w:p>
    <w:p w14:paraId="41A3CB06" w14:textId="77777777" w:rsidR="0030763C" w:rsidRDefault="0030763C">
      <w:pPr>
        <w:spacing w:line="360" w:lineRule="auto"/>
        <w:rPr>
          <w:rFonts w:ascii="宋体" w:hAnsi="宋体" w:hint="eastAsia"/>
          <w:b w:val="0"/>
          <w:bCs/>
          <w:sz w:val="24"/>
        </w:rPr>
      </w:pPr>
    </w:p>
    <w:p w14:paraId="43B079B3" w14:textId="77777777" w:rsidR="0030763C" w:rsidRDefault="00000000">
      <w:pPr>
        <w:spacing w:line="360" w:lineRule="auto"/>
        <w:ind w:left="1133" w:hangingChars="472" w:hanging="1133"/>
        <w:rPr>
          <w:rFonts w:ascii="宋体" w:hAnsi="宋体" w:hint="eastAsia"/>
          <w:b w:val="0"/>
          <w:bCs/>
          <w:sz w:val="24"/>
          <w:szCs w:val="24"/>
        </w:rPr>
      </w:pPr>
      <w:r>
        <w:rPr>
          <w:rFonts w:ascii="宋体" w:hAnsi="宋体" w:hint="eastAsia"/>
          <w:b w:val="0"/>
          <w:bCs/>
          <w:sz w:val="24"/>
          <w:szCs w:val="24"/>
        </w:rPr>
        <w:t>乙方（承包人）： 江苏天安智联科技股份有限公司</w:t>
      </w:r>
    </w:p>
    <w:p w14:paraId="6172CD5E" w14:textId="77777777" w:rsidR="0030763C" w:rsidRDefault="00000000">
      <w:pPr>
        <w:rPr>
          <w:rFonts w:ascii="宋体" w:hAnsi="宋体" w:cs="宋体" w:hint="eastAsia"/>
          <w:color w:val="000000"/>
          <w:sz w:val="26"/>
          <w:szCs w:val="26"/>
        </w:rPr>
      </w:pPr>
      <w:r>
        <w:rPr>
          <w:rFonts w:ascii="宋体" w:hAnsi="宋体" w:hint="eastAsia"/>
          <w:b w:val="0"/>
          <w:bCs/>
          <w:sz w:val="24"/>
          <w:szCs w:val="24"/>
        </w:rPr>
        <w:t>注册地址：</w:t>
      </w:r>
      <w:r w:rsidRPr="00BB2363">
        <w:rPr>
          <w:rFonts w:ascii="宋体" w:hAnsi="宋体" w:hint="eastAsia"/>
          <w:b w:val="0"/>
          <w:bCs/>
          <w:sz w:val="24"/>
          <w:szCs w:val="24"/>
        </w:rPr>
        <w:t>无锡市锡山区安镇街道春风南路2号智行科创园8幢3单元1404号办公楼</w:t>
      </w:r>
    </w:p>
    <w:p w14:paraId="11629A91" w14:textId="77777777" w:rsidR="0030763C" w:rsidRDefault="00000000">
      <w:pPr>
        <w:spacing w:line="360" w:lineRule="auto"/>
        <w:ind w:left="1133" w:hangingChars="472" w:hanging="1133"/>
        <w:rPr>
          <w:rFonts w:ascii="宋体" w:hAnsi="宋体" w:hint="eastAsia"/>
          <w:b w:val="0"/>
          <w:bCs/>
          <w:sz w:val="24"/>
          <w:szCs w:val="24"/>
        </w:rPr>
      </w:pPr>
      <w:r>
        <w:rPr>
          <w:rFonts w:ascii="宋体" w:hAnsi="宋体" w:hint="eastAsia"/>
          <w:b w:val="0"/>
          <w:bCs/>
          <w:sz w:val="24"/>
          <w:szCs w:val="24"/>
        </w:rPr>
        <w:t xml:space="preserve">法定代表人：杨雷 </w:t>
      </w:r>
    </w:p>
    <w:p w14:paraId="0ED0604E" w14:textId="77777777" w:rsidR="0030763C" w:rsidRDefault="0030763C">
      <w:pPr>
        <w:spacing w:line="360" w:lineRule="auto"/>
        <w:rPr>
          <w:rFonts w:ascii="宋体" w:hAnsi="宋体" w:hint="eastAsia"/>
          <w:b w:val="0"/>
          <w:bCs/>
          <w:sz w:val="24"/>
        </w:rPr>
      </w:pPr>
    </w:p>
    <w:p w14:paraId="6B0B4994" w14:textId="77777777" w:rsidR="0030763C" w:rsidRDefault="00000000">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2B12AA47" w14:textId="77777777" w:rsidR="0030763C" w:rsidRDefault="00000000">
      <w:pPr>
        <w:numPr>
          <w:ilvl w:val="0"/>
          <w:numId w:val="2"/>
        </w:numPr>
        <w:spacing w:line="360" w:lineRule="auto"/>
        <w:rPr>
          <w:rFonts w:ascii="宋体" w:hAnsi="宋体" w:hint="eastAsia"/>
          <w:b w:val="0"/>
          <w:bCs/>
          <w:sz w:val="24"/>
        </w:rPr>
      </w:pPr>
      <w:r>
        <w:rPr>
          <w:rFonts w:ascii="宋体" w:hAnsi="宋体" w:hint="eastAsia"/>
          <w:b w:val="0"/>
          <w:bCs/>
          <w:sz w:val="24"/>
          <w:szCs w:val="24"/>
        </w:rPr>
        <w:t>江苏合创智行科技有限公司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）系一家依照中华人民共和国法律在中国境内依法设立并且有效存续的具有独立法人资格的公司。</w:t>
      </w:r>
    </w:p>
    <w:p w14:paraId="061B34D9" w14:textId="77777777" w:rsidR="0030763C" w:rsidRDefault="00000000">
      <w:pPr>
        <w:numPr>
          <w:ilvl w:val="0"/>
          <w:numId w:val="2"/>
        </w:numPr>
        <w:spacing w:line="360" w:lineRule="auto"/>
        <w:rPr>
          <w:rFonts w:ascii="宋体" w:hAnsi="宋体" w:hint="eastAsia"/>
          <w:b w:val="0"/>
          <w:bCs/>
          <w:sz w:val="24"/>
        </w:rPr>
      </w:pPr>
      <w:r w:rsidRPr="00BB2363">
        <w:rPr>
          <w:rFonts w:ascii="宋体" w:hAnsi="宋体" w:hint="eastAsia"/>
          <w:b w:val="0"/>
          <w:bCs/>
          <w:sz w:val="24"/>
          <w:szCs w:val="24"/>
        </w:rPr>
        <w:t>江苏天安智联科技股有限公司</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14:paraId="5CC70E25" w14:textId="77777777" w:rsidR="0030763C"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5B768CD0" w14:textId="77777777" w:rsidR="0030763C" w:rsidRDefault="00000000">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6B1D0849" w14:textId="77777777" w:rsidR="0030763C" w:rsidRDefault="0030763C">
      <w:pPr>
        <w:spacing w:line="360" w:lineRule="auto"/>
        <w:rPr>
          <w:rFonts w:ascii="宋体" w:hAnsi="宋体" w:hint="eastAsia"/>
          <w:b w:val="0"/>
          <w:bCs/>
          <w:sz w:val="24"/>
        </w:rPr>
      </w:pPr>
    </w:p>
    <w:p w14:paraId="6C37BCD1" w14:textId="77777777" w:rsidR="0030763C" w:rsidRDefault="0030763C">
      <w:pPr>
        <w:spacing w:line="360" w:lineRule="auto"/>
        <w:rPr>
          <w:rFonts w:ascii="宋体" w:hAnsi="宋体" w:hint="eastAsia"/>
          <w:b w:val="0"/>
          <w:bCs/>
          <w:sz w:val="24"/>
        </w:rPr>
      </w:pPr>
    </w:p>
    <w:p w14:paraId="64FB177D" w14:textId="77777777" w:rsidR="0030763C" w:rsidRDefault="0030763C">
      <w:pPr>
        <w:spacing w:line="360" w:lineRule="auto"/>
        <w:rPr>
          <w:rFonts w:ascii="宋体" w:hAnsi="宋体" w:hint="eastAsia"/>
          <w:b w:val="0"/>
          <w:bCs/>
          <w:sz w:val="24"/>
        </w:rPr>
      </w:pPr>
    </w:p>
    <w:p w14:paraId="0420B812" w14:textId="77777777" w:rsidR="0030763C" w:rsidRDefault="00000000">
      <w:pPr>
        <w:pStyle w:val="aff0"/>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6C4939F5" w14:textId="77777777" w:rsidR="0030763C"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50415EF1"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张浩，15861583587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许春亮，13811268976</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sz w:val="24"/>
          <w:szCs w:val="24"/>
        </w:rPr>
        <w:t>。</w:t>
      </w:r>
    </w:p>
    <w:p w14:paraId="2BF72C95" w14:textId="0BDE045D" w:rsidR="0030763C"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sz w:val="24"/>
          <w:szCs w:val="24"/>
          <w:u w:val="single"/>
        </w:rPr>
        <w:t xml:space="preserve"> </w:t>
      </w:r>
      <w:r w:rsidR="00BB2363" w:rsidRPr="00831AFF">
        <w:rPr>
          <w:rFonts w:ascii="宋体" w:hAnsi="宋体" w:cs="华文仿宋" w:hint="eastAsia"/>
          <w:b w:val="0"/>
          <w:bCs/>
          <w:sz w:val="24"/>
          <w:szCs w:val="24"/>
          <w:u w:val="single"/>
        </w:rPr>
        <w:t>洪涛，13771070999</w:t>
      </w:r>
      <w:r>
        <w:rPr>
          <w:rFonts w:ascii="宋体" w:hAnsi="宋体" w:cs="华文仿宋" w:hint="eastAsia"/>
          <w:b w:val="0"/>
          <w:bCs/>
          <w:sz w:val="24"/>
          <w:szCs w:val="24"/>
          <w:u w:val="single"/>
        </w:rPr>
        <w:t xml:space="preserve">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sz w:val="24"/>
          <w:szCs w:val="24"/>
          <w:u w:val="single"/>
        </w:rPr>
        <w:t xml:space="preserve"> </w:t>
      </w:r>
      <w:r w:rsidR="00BB2363" w:rsidRPr="00831AFF">
        <w:rPr>
          <w:rFonts w:ascii="宋体" w:hAnsi="宋体" w:cs="华文仿宋" w:hint="eastAsia"/>
          <w:b w:val="0"/>
          <w:bCs/>
          <w:sz w:val="24"/>
          <w:szCs w:val="24"/>
          <w:u w:val="single"/>
        </w:rPr>
        <w:t>杨勇，13913</w:t>
      </w:r>
      <w:r w:rsidR="00BB2363" w:rsidRPr="00094354">
        <w:rPr>
          <w:rFonts w:ascii="宋体" w:hAnsi="宋体" w:cs="华文仿宋" w:hint="eastAsia"/>
          <w:b w:val="0"/>
          <w:bCs/>
          <w:sz w:val="24"/>
          <w:szCs w:val="24"/>
          <w:u w:val="single"/>
        </w:rPr>
        <w:t>148888</w:t>
      </w:r>
      <w:r>
        <w:rPr>
          <w:rFonts w:ascii="宋体" w:hAnsi="宋体" w:cs="华文仿宋" w:hint="eastAsia"/>
          <w:b w:val="0"/>
          <w:bCs/>
          <w:sz w:val="24"/>
          <w:szCs w:val="24"/>
          <w:u w:val="single"/>
        </w:rPr>
        <w:t xml:space="preserve"> </w:t>
      </w:r>
      <w:r>
        <w:rPr>
          <w:rFonts w:ascii="宋体" w:hAnsi="宋体" w:cs="华文仿宋" w:hint="eastAsia"/>
          <w:b w:val="0"/>
          <w:bCs/>
          <w:color w:val="000000" w:themeColor="text1"/>
          <w:sz w:val="24"/>
          <w:szCs w:val="24"/>
        </w:rPr>
        <w:t>。</w:t>
      </w:r>
    </w:p>
    <w:p w14:paraId="447620AD" w14:textId="77777777" w:rsidR="0030763C"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30763C"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本项目质保期：五年，自最终验收合格且交付使用之日起计算。</w:t>
      </w:r>
    </w:p>
    <w:p w14:paraId="11844E27" w14:textId="77777777" w:rsidR="0030763C"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1BB6F44E" w14:textId="77777777" w:rsidR="0030763C"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4C71F6A" w14:textId="77777777" w:rsidR="0030763C"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60CFF7E" w14:textId="77777777" w:rsidR="0030763C"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7BD5AE85" w14:textId="77777777" w:rsidR="0030763C"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3C2D046A" w14:textId="77777777" w:rsidR="0030763C" w:rsidRDefault="0030763C">
      <w:pPr>
        <w:pStyle w:val="Andy"/>
        <w:adjustRightInd w:val="0"/>
        <w:snapToGrid w:val="0"/>
        <w:ind w:firstLineChars="0" w:firstLine="0"/>
        <w:rPr>
          <w:rFonts w:ascii="宋体" w:hAnsi="宋体" w:hint="eastAsia"/>
        </w:rPr>
      </w:pPr>
    </w:p>
    <w:p w14:paraId="2560617F" w14:textId="77777777" w:rsidR="0030763C"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17118B58" w14:textId="77777777" w:rsidR="0030763C" w:rsidRDefault="00000000">
      <w:pPr>
        <w:pStyle w:val="aff0"/>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171B7BB3" w14:textId="09AC5129" w:rsidR="0030763C" w:rsidRDefault="00000000">
      <w:pPr>
        <w:adjustRightInd w:val="0"/>
        <w:spacing w:line="360" w:lineRule="auto"/>
        <w:ind w:firstLineChars="200" w:firstLine="480"/>
        <w:jc w:val="left"/>
        <w:textAlignment w:val="baseline"/>
        <w:rPr>
          <w:rFonts w:ascii="宋体" w:hAnsi="宋体" w:hint="eastAsia"/>
          <w:sz w:val="24"/>
        </w:rPr>
      </w:pPr>
      <w:r>
        <w:rPr>
          <w:rFonts w:ascii="宋体" w:hAnsi="宋体" w:hint="eastAsia"/>
          <w:b w:val="0"/>
          <w:bCs/>
          <w:sz w:val="24"/>
        </w:rPr>
        <w:t>经甲乙双方商定，本合同项目暂定总价款为：</w:t>
      </w:r>
      <w:del w:id="6" w:author="Howie zhang" w:date="2025-07-17T09:14:00Z" w16du:dateUtc="2025-07-17T01:14:00Z">
        <w:r w:rsidR="001E7196" w:rsidDel="0044671B">
          <w:rPr>
            <w:rFonts w:ascii="宋体" w:hAnsi="宋体" w:hint="eastAsia"/>
            <w:b w:val="0"/>
            <w:bCs/>
            <w:sz w:val="24"/>
          </w:rPr>
          <w:delText>XX</w:delText>
        </w:r>
      </w:del>
      <w:r w:rsidR="001E7196">
        <w:rPr>
          <w:rFonts w:ascii="宋体" w:hAnsi="宋体" w:hint="eastAsia"/>
          <w:b w:val="0"/>
          <w:bCs/>
          <w:sz w:val="24"/>
          <w:u w:val="single"/>
        </w:rPr>
        <w:t xml:space="preserve"> </w:t>
      </w:r>
      <w:r w:rsidR="001E7196" w:rsidRPr="007E125D">
        <w:rPr>
          <w:rFonts w:ascii="宋体" w:hAnsi="宋体" w:hint="eastAsia"/>
          <w:b w:val="0"/>
          <w:bCs/>
          <w:sz w:val="24"/>
          <w:highlight w:val="yellow"/>
          <w:u w:val="single"/>
        </w:rPr>
        <w:t>￥24</w:t>
      </w:r>
      <w:r w:rsidR="001E7196" w:rsidRPr="007E125D">
        <w:rPr>
          <w:rFonts w:ascii="宋体" w:hAnsi="宋体"/>
          <w:b w:val="0"/>
          <w:bCs/>
          <w:sz w:val="24"/>
          <w:highlight w:val="yellow"/>
          <w:u w:val="single"/>
        </w:rPr>
        <w:t>,</w:t>
      </w:r>
      <w:r w:rsidR="001E7196" w:rsidRPr="007E125D">
        <w:rPr>
          <w:rFonts w:ascii="宋体" w:hAnsi="宋体" w:hint="eastAsia"/>
          <w:b w:val="0"/>
          <w:bCs/>
          <w:sz w:val="24"/>
          <w:highlight w:val="yellow"/>
          <w:u w:val="single"/>
        </w:rPr>
        <w:t>832</w:t>
      </w:r>
      <w:r w:rsidR="001E7196" w:rsidRPr="007E125D">
        <w:rPr>
          <w:rFonts w:ascii="宋体" w:hAnsi="宋体"/>
          <w:b w:val="0"/>
          <w:bCs/>
          <w:sz w:val="24"/>
          <w:highlight w:val="yellow"/>
          <w:u w:val="single"/>
        </w:rPr>
        <w:t>,</w:t>
      </w:r>
      <w:r w:rsidR="001E7196" w:rsidRPr="007E125D">
        <w:rPr>
          <w:rFonts w:ascii="宋体" w:hAnsi="宋体" w:hint="eastAsia"/>
          <w:b w:val="0"/>
          <w:bCs/>
          <w:sz w:val="24"/>
          <w:highlight w:val="yellow"/>
          <w:u w:val="single"/>
        </w:rPr>
        <w:t>160</w:t>
      </w:r>
      <w:r w:rsidR="001E7196">
        <w:rPr>
          <w:rFonts w:ascii="宋体" w:hAnsi="宋体" w:hint="eastAsia"/>
          <w:b w:val="0"/>
          <w:bCs/>
          <w:sz w:val="24"/>
        </w:rPr>
        <w:t>元人民币（大写：</w:t>
      </w:r>
      <w:r w:rsidR="001E7196" w:rsidRPr="007E125D">
        <w:rPr>
          <w:rFonts w:ascii="宋体" w:hAnsi="宋体" w:hint="eastAsia"/>
          <w:b w:val="0"/>
          <w:bCs/>
          <w:sz w:val="24"/>
          <w:highlight w:val="yellow"/>
          <w:u w:val="single"/>
        </w:rPr>
        <w:t>人民币贰仟肆佰捌拾叁万贰仟壹佰陆拾元整</w:t>
      </w:r>
      <w:r w:rsidR="001E7196">
        <w:rPr>
          <w:rFonts w:ascii="宋体" w:hAnsi="宋体" w:hint="eastAsia"/>
          <w:b w:val="0"/>
          <w:bCs/>
          <w:sz w:val="24"/>
        </w:rPr>
        <w:t>）</w:t>
      </w:r>
      <w:r>
        <w:rPr>
          <w:rFonts w:ascii="宋体" w:hAnsi="宋体" w:hint="eastAsia"/>
          <w:b w:val="0"/>
          <w:bCs/>
          <w:sz w:val="24"/>
        </w:rPr>
        <w:t>。</w:t>
      </w:r>
      <w:r>
        <w:rPr>
          <w:rFonts w:ascii="宋体" w:hAnsi="宋体" w:cs="宋体" w:hint="eastAsia"/>
          <w:b w:val="0"/>
          <w:bCs/>
          <w:kern w:val="0"/>
          <w:sz w:val="24"/>
          <w:szCs w:val="24"/>
        </w:rPr>
        <w:t>本合同金额为含税价。本合同总价款以经业主指定的第三方审计机构审定后的结算价格为准。</w:t>
      </w:r>
      <w:r>
        <w:rPr>
          <w:rFonts w:ascii="宋体" w:hAnsi="宋体" w:hint="eastAsia"/>
          <w:sz w:val="24"/>
        </w:rPr>
        <w:t>其中价格清单和对应功能要求详见附件1：清单。</w:t>
      </w:r>
    </w:p>
    <w:tbl>
      <w:tblPr>
        <w:tblW w:w="9400" w:type="dxa"/>
        <w:tblLook w:val="04A0" w:firstRow="1" w:lastRow="0" w:firstColumn="1" w:lastColumn="0" w:noHBand="0" w:noVBand="1"/>
      </w:tblPr>
      <w:tblGrid>
        <w:gridCol w:w="740"/>
        <w:gridCol w:w="3760"/>
        <w:gridCol w:w="700"/>
        <w:gridCol w:w="2100"/>
        <w:gridCol w:w="2100"/>
      </w:tblGrid>
      <w:tr w:rsidR="001E7196" w:rsidRPr="001E7196" w14:paraId="673071B1" w14:textId="77777777" w:rsidTr="001E7196">
        <w:trPr>
          <w:trHeight w:val="320"/>
        </w:trPr>
        <w:tc>
          <w:tcPr>
            <w:tcW w:w="740" w:type="dxa"/>
            <w:tcBorders>
              <w:top w:val="single" w:sz="8" w:space="0" w:color="auto"/>
              <w:left w:val="single" w:sz="8" w:space="0" w:color="auto"/>
              <w:bottom w:val="single" w:sz="8" w:space="0" w:color="auto"/>
              <w:right w:val="single" w:sz="4" w:space="0" w:color="auto"/>
            </w:tcBorders>
            <w:noWrap/>
            <w:vAlign w:val="center"/>
            <w:hideMark/>
          </w:tcPr>
          <w:p w14:paraId="081604FD"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序号</w:t>
            </w:r>
          </w:p>
        </w:tc>
        <w:tc>
          <w:tcPr>
            <w:tcW w:w="3760" w:type="dxa"/>
            <w:tcBorders>
              <w:top w:val="single" w:sz="8" w:space="0" w:color="auto"/>
              <w:left w:val="nil"/>
              <w:bottom w:val="single" w:sz="8" w:space="0" w:color="auto"/>
              <w:right w:val="single" w:sz="4" w:space="0" w:color="auto"/>
            </w:tcBorders>
            <w:vAlign w:val="center"/>
            <w:hideMark/>
          </w:tcPr>
          <w:p w14:paraId="4FCA0C24"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项目</w:t>
            </w:r>
          </w:p>
        </w:tc>
        <w:tc>
          <w:tcPr>
            <w:tcW w:w="700" w:type="dxa"/>
            <w:tcBorders>
              <w:top w:val="single" w:sz="8" w:space="0" w:color="auto"/>
              <w:left w:val="nil"/>
              <w:bottom w:val="single" w:sz="8" w:space="0" w:color="auto"/>
              <w:right w:val="single" w:sz="4" w:space="0" w:color="auto"/>
            </w:tcBorders>
            <w:noWrap/>
            <w:vAlign w:val="center"/>
            <w:hideMark/>
          </w:tcPr>
          <w:p w14:paraId="15409DB1"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税率</w:t>
            </w:r>
          </w:p>
        </w:tc>
        <w:tc>
          <w:tcPr>
            <w:tcW w:w="2100" w:type="dxa"/>
            <w:tcBorders>
              <w:top w:val="single" w:sz="8" w:space="0" w:color="auto"/>
              <w:left w:val="nil"/>
              <w:bottom w:val="single" w:sz="8" w:space="0" w:color="auto"/>
              <w:right w:val="single" w:sz="4" w:space="0" w:color="auto"/>
            </w:tcBorders>
            <w:noWrap/>
            <w:vAlign w:val="center"/>
            <w:hideMark/>
          </w:tcPr>
          <w:p w14:paraId="6AEE5641"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不含税价小计</w:t>
            </w:r>
          </w:p>
        </w:tc>
        <w:tc>
          <w:tcPr>
            <w:tcW w:w="2100" w:type="dxa"/>
            <w:tcBorders>
              <w:top w:val="single" w:sz="8" w:space="0" w:color="auto"/>
              <w:left w:val="nil"/>
              <w:bottom w:val="single" w:sz="8" w:space="0" w:color="auto"/>
              <w:right w:val="single" w:sz="8" w:space="0" w:color="auto"/>
            </w:tcBorders>
            <w:noWrap/>
            <w:vAlign w:val="center"/>
            <w:hideMark/>
          </w:tcPr>
          <w:p w14:paraId="546FFC57"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 xml:space="preserve"> 含税价小计 </w:t>
            </w:r>
          </w:p>
        </w:tc>
      </w:tr>
      <w:tr w:rsidR="001E7196" w:rsidRPr="001E7196" w14:paraId="44C30F03" w14:textId="77777777" w:rsidTr="001E7196">
        <w:trPr>
          <w:trHeight w:val="600"/>
        </w:trPr>
        <w:tc>
          <w:tcPr>
            <w:tcW w:w="740" w:type="dxa"/>
            <w:tcBorders>
              <w:top w:val="nil"/>
              <w:left w:val="single" w:sz="8" w:space="0" w:color="auto"/>
              <w:bottom w:val="single" w:sz="4" w:space="0" w:color="auto"/>
              <w:right w:val="single" w:sz="4" w:space="0" w:color="auto"/>
            </w:tcBorders>
            <w:noWrap/>
            <w:vAlign w:val="center"/>
            <w:hideMark/>
          </w:tcPr>
          <w:p w14:paraId="48867635"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lastRenderedPageBreak/>
              <w:t>1</w:t>
            </w:r>
          </w:p>
        </w:tc>
        <w:tc>
          <w:tcPr>
            <w:tcW w:w="3760" w:type="dxa"/>
            <w:tcBorders>
              <w:top w:val="nil"/>
              <w:left w:val="nil"/>
              <w:bottom w:val="single" w:sz="4" w:space="0" w:color="auto"/>
              <w:right w:val="single" w:sz="4" w:space="0" w:color="auto"/>
            </w:tcBorders>
            <w:vAlign w:val="center"/>
            <w:hideMark/>
          </w:tcPr>
          <w:p w14:paraId="6971A019"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【定制软件】高精动态地图定制开发应用软件</w:t>
            </w:r>
          </w:p>
        </w:tc>
        <w:tc>
          <w:tcPr>
            <w:tcW w:w="700" w:type="dxa"/>
            <w:tcBorders>
              <w:top w:val="nil"/>
              <w:left w:val="nil"/>
              <w:bottom w:val="single" w:sz="4" w:space="0" w:color="auto"/>
              <w:right w:val="single" w:sz="4" w:space="0" w:color="auto"/>
            </w:tcBorders>
            <w:noWrap/>
            <w:vAlign w:val="center"/>
            <w:hideMark/>
          </w:tcPr>
          <w:p w14:paraId="4717DEE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00" w:type="dxa"/>
            <w:tcBorders>
              <w:top w:val="nil"/>
              <w:left w:val="nil"/>
              <w:bottom w:val="single" w:sz="4" w:space="0" w:color="auto"/>
              <w:right w:val="single" w:sz="4" w:space="0" w:color="auto"/>
            </w:tcBorders>
            <w:noWrap/>
            <w:vAlign w:val="center"/>
            <w:hideMark/>
          </w:tcPr>
          <w:p w14:paraId="79CF65D6"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11,376,415.09 </w:t>
            </w:r>
          </w:p>
        </w:tc>
        <w:tc>
          <w:tcPr>
            <w:tcW w:w="2100" w:type="dxa"/>
            <w:tcBorders>
              <w:top w:val="nil"/>
              <w:left w:val="nil"/>
              <w:bottom w:val="single" w:sz="4" w:space="0" w:color="auto"/>
              <w:right w:val="single" w:sz="8" w:space="0" w:color="auto"/>
            </w:tcBorders>
            <w:noWrap/>
            <w:vAlign w:val="center"/>
            <w:hideMark/>
          </w:tcPr>
          <w:p w14:paraId="2482B0BD"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12,059,000.00 </w:t>
            </w:r>
          </w:p>
        </w:tc>
      </w:tr>
      <w:tr w:rsidR="001E7196" w:rsidRPr="001E7196" w14:paraId="2DF1B4F2" w14:textId="77777777" w:rsidTr="001E7196">
        <w:trPr>
          <w:trHeight w:val="600"/>
        </w:trPr>
        <w:tc>
          <w:tcPr>
            <w:tcW w:w="740" w:type="dxa"/>
            <w:tcBorders>
              <w:top w:val="nil"/>
              <w:left w:val="single" w:sz="8" w:space="0" w:color="auto"/>
              <w:bottom w:val="single" w:sz="4" w:space="0" w:color="auto"/>
              <w:right w:val="single" w:sz="4" w:space="0" w:color="auto"/>
            </w:tcBorders>
            <w:noWrap/>
            <w:vAlign w:val="center"/>
            <w:hideMark/>
          </w:tcPr>
          <w:p w14:paraId="0A23C374"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2</w:t>
            </w:r>
          </w:p>
        </w:tc>
        <w:tc>
          <w:tcPr>
            <w:tcW w:w="3760" w:type="dxa"/>
            <w:tcBorders>
              <w:top w:val="nil"/>
              <w:left w:val="nil"/>
              <w:bottom w:val="single" w:sz="4" w:space="0" w:color="auto"/>
              <w:right w:val="single" w:sz="4" w:space="0" w:color="auto"/>
            </w:tcBorders>
            <w:vAlign w:val="center"/>
            <w:hideMark/>
          </w:tcPr>
          <w:p w14:paraId="190DF90F"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【定制软件】城市级道路状态感知和预警系统定制开发应用软件</w:t>
            </w:r>
          </w:p>
        </w:tc>
        <w:tc>
          <w:tcPr>
            <w:tcW w:w="700" w:type="dxa"/>
            <w:tcBorders>
              <w:top w:val="nil"/>
              <w:left w:val="nil"/>
              <w:bottom w:val="single" w:sz="4" w:space="0" w:color="auto"/>
              <w:right w:val="single" w:sz="4" w:space="0" w:color="auto"/>
            </w:tcBorders>
            <w:noWrap/>
            <w:vAlign w:val="center"/>
            <w:hideMark/>
          </w:tcPr>
          <w:p w14:paraId="4818659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00" w:type="dxa"/>
            <w:tcBorders>
              <w:top w:val="nil"/>
              <w:left w:val="nil"/>
              <w:bottom w:val="single" w:sz="4" w:space="0" w:color="auto"/>
              <w:right w:val="single" w:sz="4" w:space="0" w:color="auto"/>
            </w:tcBorders>
            <w:noWrap/>
            <w:vAlign w:val="center"/>
            <w:hideMark/>
          </w:tcPr>
          <w:p w14:paraId="6AFEA4C7"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4,576,804.72 </w:t>
            </w:r>
          </w:p>
        </w:tc>
        <w:tc>
          <w:tcPr>
            <w:tcW w:w="2100" w:type="dxa"/>
            <w:tcBorders>
              <w:top w:val="nil"/>
              <w:left w:val="nil"/>
              <w:bottom w:val="single" w:sz="4" w:space="0" w:color="auto"/>
              <w:right w:val="single" w:sz="8" w:space="0" w:color="auto"/>
            </w:tcBorders>
            <w:noWrap/>
            <w:vAlign w:val="center"/>
            <w:hideMark/>
          </w:tcPr>
          <w:p w14:paraId="46044C58"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4,851,413.00 </w:t>
            </w:r>
          </w:p>
        </w:tc>
      </w:tr>
      <w:tr w:rsidR="00B70B10" w:rsidRPr="001E7196" w14:paraId="3611E888" w14:textId="77777777" w:rsidTr="001E7196">
        <w:trPr>
          <w:trHeight w:val="300"/>
        </w:trPr>
        <w:tc>
          <w:tcPr>
            <w:tcW w:w="740" w:type="dxa"/>
            <w:tcBorders>
              <w:top w:val="single" w:sz="4" w:space="0" w:color="auto"/>
              <w:left w:val="single" w:sz="4" w:space="0" w:color="auto"/>
              <w:bottom w:val="single" w:sz="4" w:space="0" w:color="auto"/>
              <w:right w:val="single" w:sz="4" w:space="0" w:color="auto"/>
            </w:tcBorders>
            <w:noWrap/>
            <w:vAlign w:val="center"/>
            <w:hideMark/>
          </w:tcPr>
          <w:p w14:paraId="2CB76DC0"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3</w:t>
            </w:r>
          </w:p>
        </w:tc>
        <w:tc>
          <w:tcPr>
            <w:tcW w:w="3760" w:type="dxa"/>
            <w:tcBorders>
              <w:top w:val="single" w:sz="4" w:space="0" w:color="auto"/>
              <w:left w:val="nil"/>
              <w:bottom w:val="single" w:sz="4" w:space="0" w:color="auto"/>
              <w:right w:val="single" w:sz="4" w:space="0" w:color="auto"/>
            </w:tcBorders>
            <w:vAlign w:val="center"/>
            <w:hideMark/>
          </w:tcPr>
          <w:p w14:paraId="13FA1D51" w14:textId="77777777" w:rsidR="00B70B10" w:rsidRPr="001E7196" w:rsidRDefault="00B70B10" w:rsidP="00B70B10">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【定制软件】三维实景定制开发应用软件</w:t>
            </w:r>
          </w:p>
        </w:tc>
        <w:tc>
          <w:tcPr>
            <w:tcW w:w="700" w:type="dxa"/>
            <w:tcBorders>
              <w:top w:val="single" w:sz="4" w:space="0" w:color="auto"/>
              <w:left w:val="nil"/>
              <w:bottom w:val="single" w:sz="4" w:space="0" w:color="auto"/>
              <w:right w:val="single" w:sz="4" w:space="0" w:color="auto"/>
            </w:tcBorders>
            <w:noWrap/>
            <w:vAlign w:val="center"/>
            <w:hideMark/>
          </w:tcPr>
          <w:p w14:paraId="7D437999"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00" w:type="dxa"/>
            <w:tcBorders>
              <w:top w:val="single" w:sz="4" w:space="0" w:color="auto"/>
              <w:left w:val="nil"/>
              <w:bottom w:val="single" w:sz="4" w:space="0" w:color="auto"/>
              <w:right w:val="single" w:sz="4" w:space="0" w:color="auto"/>
            </w:tcBorders>
            <w:noWrap/>
            <w:vAlign w:val="center"/>
            <w:hideMark/>
          </w:tcPr>
          <w:p w14:paraId="209CE63C" w14:textId="6CD303F5"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7" w:author="Howie zhang" w:date="2025-07-16T15:12:00Z" w16du:dateUtc="2025-07-16T07:12:00Z">
                  <w:rPr>
                    <w:rFonts w:ascii="宋体" w:hAnsi="宋体" w:cs="宋体" w:hint="eastAsia"/>
                    <w:b w:val="0"/>
                    <w:color w:val="000000"/>
                    <w:kern w:val="0"/>
                    <w:sz w:val="20"/>
                  </w:rPr>
                </w:rPrChange>
              </w:rPr>
            </w:pPr>
            <w:ins w:id="8" w:author="Howie zhang" w:date="2025-07-16T15:12:00Z" w16du:dateUtc="2025-07-16T07:12:00Z">
              <w:r w:rsidRPr="00B70B10">
                <w:rPr>
                  <w:rFonts w:ascii="宋体" w:hAnsi="宋体" w:cs="宋体" w:hint="eastAsia"/>
                  <w:b w:val="0"/>
                  <w:color w:val="000000"/>
                  <w:kern w:val="0"/>
                  <w:sz w:val="20"/>
                  <w:highlight w:val="green"/>
                  <w:rPrChange w:id="9" w:author="Howie zhang" w:date="2025-07-16T15:12:00Z" w16du:dateUtc="2025-07-16T07:12:00Z">
                    <w:rPr>
                      <w:rFonts w:ascii="宋体" w:hAnsi="宋体" w:cs="宋体" w:hint="eastAsia"/>
                      <w:b w:val="0"/>
                      <w:color w:val="000000"/>
                      <w:kern w:val="0"/>
                      <w:sz w:val="20"/>
                    </w:rPr>
                  </w:rPrChange>
                </w:rPr>
                <w:t xml:space="preserve">       3,702,358.49 </w:t>
              </w:r>
            </w:ins>
            <w:del w:id="10" w:author="Howie zhang" w:date="2025-07-16T15:12:00Z" w16du:dateUtc="2025-07-16T07:12:00Z">
              <w:r w:rsidRPr="00B70B10" w:rsidDel="001F7703">
                <w:rPr>
                  <w:rFonts w:ascii="宋体" w:hAnsi="宋体" w:cs="宋体" w:hint="eastAsia"/>
                  <w:b w:val="0"/>
                  <w:color w:val="000000"/>
                  <w:kern w:val="0"/>
                  <w:sz w:val="20"/>
                  <w:highlight w:val="green"/>
                  <w:rPrChange w:id="11" w:author="Howie zhang" w:date="2025-07-16T15:12:00Z" w16du:dateUtc="2025-07-16T07:12:00Z">
                    <w:rPr>
                      <w:rFonts w:ascii="宋体" w:hAnsi="宋体" w:cs="宋体" w:hint="eastAsia"/>
                      <w:b w:val="0"/>
                      <w:color w:val="000000"/>
                      <w:kern w:val="0"/>
                      <w:sz w:val="20"/>
                    </w:rPr>
                  </w:rPrChange>
                </w:rPr>
                <w:delText xml:space="preserve">       3,702,830.19 </w:delText>
              </w:r>
            </w:del>
          </w:p>
        </w:tc>
        <w:tc>
          <w:tcPr>
            <w:tcW w:w="2100" w:type="dxa"/>
            <w:tcBorders>
              <w:top w:val="single" w:sz="4" w:space="0" w:color="auto"/>
              <w:left w:val="nil"/>
              <w:bottom w:val="single" w:sz="4" w:space="0" w:color="auto"/>
              <w:right w:val="single" w:sz="4" w:space="0" w:color="auto"/>
            </w:tcBorders>
            <w:noWrap/>
            <w:vAlign w:val="center"/>
            <w:hideMark/>
          </w:tcPr>
          <w:p w14:paraId="3E3944D1" w14:textId="5394AB9F"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12" w:author="Howie zhang" w:date="2025-07-16T15:12:00Z" w16du:dateUtc="2025-07-16T07:12:00Z">
                  <w:rPr>
                    <w:rFonts w:ascii="宋体" w:hAnsi="宋体" w:cs="宋体" w:hint="eastAsia"/>
                    <w:b w:val="0"/>
                    <w:color w:val="000000"/>
                    <w:kern w:val="0"/>
                    <w:sz w:val="20"/>
                  </w:rPr>
                </w:rPrChange>
              </w:rPr>
            </w:pPr>
            <w:ins w:id="13" w:author="Howie zhang" w:date="2025-07-16T15:12:00Z" w16du:dateUtc="2025-07-16T07:12:00Z">
              <w:r w:rsidRPr="00B70B10">
                <w:rPr>
                  <w:rFonts w:ascii="宋体" w:hAnsi="宋体" w:cs="宋体" w:hint="eastAsia"/>
                  <w:b w:val="0"/>
                  <w:color w:val="000000"/>
                  <w:kern w:val="0"/>
                  <w:sz w:val="20"/>
                  <w:highlight w:val="green"/>
                  <w:rPrChange w:id="14" w:author="Howie zhang" w:date="2025-07-16T15:12:00Z" w16du:dateUtc="2025-07-16T07:12:00Z">
                    <w:rPr>
                      <w:rFonts w:ascii="宋体" w:hAnsi="宋体" w:cs="宋体" w:hint="eastAsia"/>
                      <w:b w:val="0"/>
                      <w:color w:val="000000"/>
                      <w:kern w:val="0"/>
                      <w:sz w:val="20"/>
                    </w:rPr>
                  </w:rPrChange>
                </w:rPr>
                <w:t xml:space="preserve">       3,924,500.00 </w:t>
              </w:r>
            </w:ins>
            <w:del w:id="15" w:author="Howie zhang" w:date="2025-07-16T15:12:00Z" w16du:dateUtc="2025-07-16T07:12:00Z">
              <w:r w:rsidRPr="00B70B10" w:rsidDel="001F7703">
                <w:rPr>
                  <w:rFonts w:ascii="宋体" w:hAnsi="宋体" w:cs="宋体" w:hint="eastAsia"/>
                  <w:b w:val="0"/>
                  <w:color w:val="000000"/>
                  <w:kern w:val="0"/>
                  <w:sz w:val="20"/>
                  <w:highlight w:val="green"/>
                  <w:rPrChange w:id="16" w:author="Howie zhang" w:date="2025-07-16T15:12:00Z" w16du:dateUtc="2025-07-16T07:12:00Z">
                    <w:rPr>
                      <w:rFonts w:ascii="宋体" w:hAnsi="宋体" w:cs="宋体" w:hint="eastAsia"/>
                      <w:b w:val="0"/>
                      <w:color w:val="000000"/>
                      <w:kern w:val="0"/>
                      <w:sz w:val="20"/>
                    </w:rPr>
                  </w:rPrChange>
                </w:rPr>
                <w:delText xml:space="preserve">       3,925,000.00 </w:delText>
              </w:r>
            </w:del>
          </w:p>
        </w:tc>
      </w:tr>
      <w:tr w:rsidR="00B70B10" w:rsidRPr="001E7196" w14:paraId="2AB0F476" w14:textId="77777777" w:rsidTr="001E7196">
        <w:trPr>
          <w:trHeight w:val="300"/>
        </w:trPr>
        <w:tc>
          <w:tcPr>
            <w:tcW w:w="740" w:type="dxa"/>
            <w:tcBorders>
              <w:top w:val="nil"/>
              <w:left w:val="single" w:sz="8" w:space="0" w:color="auto"/>
              <w:bottom w:val="single" w:sz="4" w:space="0" w:color="auto"/>
              <w:right w:val="single" w:sz="4" w:space="0" w:color="auto"/>
            </w:tcBorders>
            <w:noWrap/>
            <w:vAlign w:val="center"/>
            <w:hideMark/>
          </w:tcPr>
          <w:p w14:paraId="681284BE"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4</w:t>
            </w:r>
          </w:p>
        </w:tc>
        <w:tc>
          <w:tcPr>
            <w:tcW w:w="3760" w:type="dxa"/>
            <w:tcBorders>
              <w:top w:val="nil"/>
              <w:left w:val="nil"/>
              <w:bottom w:val="single" w:sz="4" w:space="0" w:color="auto"/>
              <w:right w:val="single" w:sz="4" w:space="0" w:color="auto"/>
            </w:tcBorders>
            <w:vAlign w:val="center"/>
            <w:hideMark/>
          </w:tcPr>
          <w:p w14:paraId="297B56F9" w14:textId="77777777" w:rsidR="00B70B10" w:rsidRPr="001E7196" w:rsidRDefault="00B70B10" w:rsidP="00B70B10">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【定制软件】公交场景定制开发应用软件</w:t>
            </w:r>
          </w:p>
        </w:tc>
        <w:tc>
          <w:tcPr>
            <w:tcW w:w="700" w:type="dxa"/>
            <w:tcBorders>
              <w:top w:val="nil"/>
              <w:left w:val="nil"/>
              <w:bottom w:val="single" w:sz="4" w:space="0" w:color="auto"/>
              <w:right w:val="single" w:sz="4" w:space="0" w:color="auto"/>
            </w:tcBorders>
            <w:noWrap/>
            <w:vAlign w:val="center"/>
            <w:hideMark/>
          </w:tcPr>
          <w:p w14:paraId="7BC46226"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00" w:type="dxa"/>
            <w:tcBorders>
              <w:top w:val="nil"/>
              <w:left w:val="nil"/>
              <w:bottom w:val="single" w:sz="4" w:space="0" w:color="auto"/>
              <w:right w:val="single" w:sz="4" w:space="0" w:color="auto"/>
            </w:tcBorders>
            <w:noWrap/>
            <w:vAlign w:val="center"/>
            <w:hideMark/>
          </w:tcPr>
          <w:p w14:paraId="37F647E3" w14:textId="63CCD732"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17" w:author="Howie zhang" w:date="2025-07-16T15:12:00Z" w16du:dateUtc="2025-07-16T07:12:00Z">
                  <w:rPr>
                    <w:rFonts w:ascii="宋体" w:hAnsi="宋体" w:cs="宋体" w:hint="eastAsia"/>
                    <w:b w:val="0"/>
                    <w:color w:val="000000"/>
                    <w:kern w:val="0"/>
                    <w:sz w:val="20"/>
                  </w:rPr>
                </w:rPrChange>
              </w:rPr>
            </w:pPr>
            <w:ins w:id="18" w:author="Howie zhang" w:date="2025-07-16T15:12:00Z" w16du:dateUtc="2025-07-16T07:12:00Z">
              <w:r w:rsidRPr="00B70B10">
                <w:rPr>
                  <w:rFonts w:ascii="宋体" w:hAnsi="宋体" w:cs="宋体" w:hint="eastAsia"/>
                  <w:b w:val="0"/>
                  <w:color w:val="000000"/>
                  <w:kern w:val="0"/>
                  <w:sz w:val="20"/>
                  <w:highlight w:val="green"/>
                  <w:rPrChange w:id="19" w:author="Howie zhang" w:date="2025-07-16T15:12:00Z" w16du:dateUtc="2025-07-16T07:12:00Z">
                    <w:rPr>
                      <w:rFonts w:ascii="宋体" w:hAnsi="宋体" w:cs="宋体" w:hint="eastAsia"/>
                      <w:b w:val="0"/>
                      <w:color w:val="000000"/>
                      <w:kern w:val="0"/>
                      <w:sz w:val="20"/>
                    </w:rPr>
                  </w:rPrChange>
                </w:rPr>
                <w:t xml:space="preserve">       2,450,707.55</w:t>
              </w:r>
            </w:ins>
            <w:del w:id="20" w:author="Howie zhang" w:date="2025-07-16T15:12:00Z" w16du:dateUtc="2025-07-16T07:12:00Z">
              <w:r w:rsidRPr="00B70B10" w:rsidDel="001F7703">
                <w:rPr>
                  <w:rFonts w:ascii="宋体" w:hAnsi="宋体" w:cs="宋体" w:hint="eastAsia"/>
                  <w:b w:val="0"/>
                  <w:color w:val="000000"/>
                  <w:kern w:val="0"/>
                  <w:sz w:val="20"/>
                  <w:highlight w:val="green"/>
                  <w:rPrChange w:id="21" w:author="Howie zhang" w:date="2025-07-16T15:12:00Z" w16du:dateUtc="2025-07-16T07:12:00Z">
                    <w:rPr>
                      <w:rFonts w:ascii="宋体" w:hAnsi="宋体" w:cs="宋体" w:hint="eastAsia"/>
                      <w:b w:val="0"/>
                      <w:color w:val="000000"/>
                      <w:kern w:val="0"/>
                      <w:sz w:val="20"/>
                    </w:rPr>
                  </w:rPrChange>
                </w:rPr>
                <w:delText xml:space="preserve">       2,449,764.15 </w:delText>
              </w:r>
            </w:del>
          </w:p>
        </w:tc>
        <w:tc>
          <w:tcPr>
            <w:tcW w:w="2100" w:type="dxa"/>
            <w:tcBorders>
              <w:top w:val="nil"/>
              <w:left w:val="nil"/>
              <w:bottom w:val="single" w:sz="4" w:space="0" w:color="auto"/>
              <w:right w:val="single" w:sz="8" w:space="0" w:color="auto"/>
            </w:tcBorders>
            <w:noWrap/>
            <w:vAlign w:val="center"/>
            <w:hideMark/>
          </w:tcPr>
          <w:p w14:paraId="7E30A182" w14:textId="7A664D1D"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22" w:author="Howie zhang" w:date="2025-07-16T15:12:00Z" w16du:dateUtc="2025-07-16T07:12:00Z">
                  <w:rPr>
                    <w:rFonts w:ascii="宋体" w:hAnsi="宋体" w:cs="宋体" w:hint="eastAsia"/>
                    <w:b w:val="0"/>
                    <w:color w:val="000000"/>
                    <w:kern w:val="0"/>
                    <w:sz w:val="20"/>
                  </w:rPr>
                </w:rPrChange>
              </w:rPr>
            </w:pPr>
            <w:ins w:id="23" w:author="Howie zhang" w:date="2025-07-16T15:12:00Z" w16du:dateUtc="2025-07-16T07:12:00Z">
              <w:r w:rsidRPr="00B70B10">
                <w:rPr>
                  <w:rFonts w:ascii="宋体" w:hAnsi="宋体" w:cs="宋体" w:hint="eastAsia"/>
                  <w:b w:val="0"/>
                  <w:color w:val="000000"/>
                  <w:kern w:val="0"/>
                  <w:sz w:val="20"/>
                  <w:highlight w:val="green"/>
                  <w:rPrChange w:id="24" w:author="Howie zhang" w:date="2025-07-16T15:12:00Z" w16du:dateUtc="2025-07-16T07:12:00Z">
                    <w:rPr>
                      <w:rFonts w:ascii="宋体" w:hAnsi="宋体" w:cs="宋体" w:hint="eastAsia"/>
                      <w:b w:val="0"/>
                      <w:color w:val="000000"/>
                      <w:kern w:val="0"/>
                      <w:sz w:val="20"/>
                    </w:rPr>
                  </w:rPrChange>
                </w:rPr>
                <w:t xml:space="preserve">       2,597,750.00 </w:t>
              </w:r>
            </w:ins>
            <w:del w:id="25" w:author="Howie zhang" w:date="2025-07-16T15:12:00Z" w16du:dateUtc="2025-07-16T07:12:00Z">
              <w:r w:rsidRPr="00B70B10" w:rsidDel="001F7703">
                <w:rPr>
                  <w:rFonts w:ascii="宋体" w:hAnsi="宋体" w:cs="宋体" w:hint="eastAsia"/>
                  <w:b w:val="0"/>
                  <w:color w:val="000000"/>
                  <w:kern w:val="0"/>
                  <w:sz w:val="20"/>
                  <w:highlight w:val="green"/>
                  <w:rPrChange w:id="26" w:author="Howie zhang" w:date="2025-07-16T15:12:00Z" w16du:dateUtc="2025-07-16T07:12:00Z">
                    <w:rPr>
                      <w:rFonts w:ascii="宋体" w:hAnsi="宋体" w:cs="宋体" w:hint="eastAsia"/>
                      <w:b w:val="0"/>
                      <w:color w:val="000000"/>
                      <w:kern w:val="0"/>
                      <w:sz w:val="20"/>
                    </w:rPr>
                  </w:rPrChange>
                </w:rPr>
                <w:delText xml:space="preserve">       2,596,750.00 </w:delText>
              </w:r>
            </w:del>
          </w:p>
        </w:tc>
      </w:tr>
      <w:tr w:rsidR="00B70B10" w:rsidRPr="001E7196" w14:paraId="5ECEE2CD" w14:textId="77777777" w:rsidTr="001E7196">
        <w:trPr>
          <w:trHeight w:val="320"/>
        </w:trPr>
        <w:tc>
          <w:tcPr>
            <w:tcW w:w="740" w:type="dxa"/>
            <w:tcBorders>
              <w:top w:val="nil"/>
              <w:left w:val="single" w:sz="8" w:space="0" w:color="auto"/>
              <w:bottom w:val="nil"/>
              <w:right w:val="single" w:sz="4" w:space="0" w:color="auto"/>
            </w:tcBorders>
            <w:noWrap/>
            <w:vAlign w:val="center"/>
            <w:hideMark/>
          </w:tcPr>
          <w:p w14:paraId="619F0C7C"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5</w:t>
            </w:r>
          </w:p>
        </w:tc>
        <w:tc>
          <w:tcPr>
            <w:tcW w:w="3760" w:type="dxa"/>
            <w:tcBorders>
              <w:top w:val="nil"/>
              <w:left w:val="nil"/>
              <w:bottom w:val="nil"/>
              <w:right w:val="single" w:sz="4" w:space="0" w:color="auto"/>
            </w:tcBorders>
            <w:vAlign w:val="center"/>
            <w:hideMark/>
          </w:tcPr>
          <w:p w14:paraId="2DAEE50A" w14:textId="77777777" w:rsidR="00B70B10" w:rsidRPr="001E7196" w:rsidRDefault="00B70B10" w:rsidP="00B70B10">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锡山车联网迁移服务</w:t>
            </w:r>
          </w:p>
        </w:tc>
        <w:tc>
          <w:tcPr>
            <w:tcW w:w="700" w:type="dxa"/>
            <w:tcBorders>
              <w:top w:val="nil"/>
              <w:left w:val="nil"/>
              <w:bottom w:val="nil"/>
              <w:right w:val="single" w:sz="4" w:space="0" w:color="auto"/>
            </w:tcBorders>
            <w:noWrap/>
            <w:vAlign w:val="center"/>
            <w:hideMark/>
          </w:tcPr>
          <w:p w14:paraId="29956B01" w14:textId="77777777" w:rsidR="00B70B10" w:rsidRPr="001E7196" w:rsidRDefault="00B70B10" w:rsidP="00B70B10">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00" w:type="dxa"/>
            <w:tcBorders>
              <w:top w:val="nil"/>
              <w:left w:val="nil"/>
              <w:bottom w:val="nil"/>
              <w:right w:val="single" w:sz="4" w:space="0" w:color="auto"/>
            </w:tcBorders>
            <w:noWrap/>
            <w:vAlign w:val="center"/>
            <w:hideMark/>
          </w:tcPr>
          <w:p w14:paraId="6436CBF2" w14:textId="14F430F7"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27" w:author="Howie zhang" w:date="2025-07-16T15:12:00Z" w16du:dateUtc="2025-07-16T07:12:00Z">
                  <w:rPr>
                    <w:rFonts w:ascii="宋体" w:hAnsi="宋体" w:cs="宋体" w:hint="eastAsia"/>
                    <w:b w:val="0"/>
                    <w:color w:val="000000"/>
                    <w:kern w:val="0"/>
                    <w:sz w:val="20"/>
                  </w:rPr>
                </w:rPrChange>
              </w:rPr>
            </w:pPr>
            <w:ins w:id="28" w:author="Howie zhang" w:date="2025-07-16T15:12:00Z" w16du:dateUtc="2025-07-16T07:12:00Z">
              <w:r w:rsidRPr="00B70B10">
                <w:rPr>
                  <w:rFonts w:ascii="宋体" w:hAnsi="宋体" w:cs="宋体" w:hint="eastAsia"/>
                  <w:b w:val="0"/>
                  <w:color w:val="000000"/>
                  <w:kern w:val="0"/>
                  <w:sz w:val="20"/>
                  <w:highlight w:val="green"/>
                  <w:rPrChange w:id="29" w:author="Howie zhang" w:date="2025-07-16T15:12:00Z" w16du:dateUtc="2025-07-16T07:12:00Z">
                    <w:rPr>
                      <w:rFonts w:ascii="宋体" w:hAnsi="宋体" w:cs="宋体" w:hint="eastAsia"/>
                      <w:b w:val="0"/>
                      <w:color w:val="000000"/>
                      <w:kern w:val="0"/>
                      <w:sz w:val="20"/>
                    </w:rPr>
                  </w:rPrChange>
                </w:rPr>
                <w:t xml:space="preserve">       1,320,283.02 </w:t>
              </w:r>
            </w:ins>
            <w:del w:id="30" w:author="Howie zhang" w:date="2025-07-16T15:12:00Z" w16du:dateUtc="2025-07-16T07:12:00Z">
              <w:r w:rsidRPr="00B70B10" w:rsidDel="001F7703">
                <w:rPr>
                  <w:rFonts w:ascii="宋体" w:hAnsi="宋体" w:cs="宋体" w:hint="eastAsia"/>
                  <w:b w:val="0"/>
                  <w:color w:val="000000"/>
                  <w:kern w:val="0"/>
                  <w:sz w:val="20"/>
                  <w:highlight w:val="green"/>
                  <w:rPrChange w:id="31" w:author="Howie zhang" w:date="2025-07-16T15:12:00Z" w16du:dateUtc="2025-07-16T07:12:00Z">
                    <w:rPr>
                      <w:rFonts w:ascii="宋体" w:hAnsi="宋体" w:cs="宋体" w:hint="eastAsia"/>
                      <w:b w:val="0"/>
                      <w:color w:val="000000"/>
                      <w:kern w:val="0"/>
                      <w:sz w:val="20"/>
                    </w:rPr>
                  </w:rPrChange>
                </w:rPr>
                <w:delText xml:space="preserve">       1,320,754.72 </w:delText>
              </w:r>
            </w:del>
          </w:p>
        </w:tc>
        <w:tc>
          <w:tcPr>
            <w:tcW w:w="2100" w:type="dxa"/>
            <w:tcBorders>
              <w:top w:val="nil"/>
              <w:left w:val="nil"/>
              <w:bottom w:val="nil"/>
              <w:right w:val="single" w:sz="8" w:space="0" w:color="auto"/>
            </w:tcBorders>
            <w:noWrap/>
            <w:vAlign w:val="center"/>
            <w:hideMark/>
          </w:tcPr>
          <w:p w14:paraId="253AE0CD" w14:textId="6AA874B4" w:rsidR="00B70B10" w:rsidRPr="00B70B10" w:rsidRDefault="00B70B10" w:rsidP="00B70B10">
            <w:pPr>
              <w:widowControl/>
              <w:spacing w:line="240" w:lineRule="auto"/>
              <w:jc w:val="left"/>
              <w:rPr>
                <w:rFonts w:ascii="宋体" w:hAnsi="宋体" w:cs="宋体" w:hint="eastAsia"/>
                <w:b w:val="0"/>
                <w:color w:val="000000"/>
                <w:kern w:val="0"/>
                <w:sz w:val="20"/>
                <w:highlight w:val="green"/>
                <w:rPrChange w:id="32" w:author="Howie zhang" w:date="2025-07-16T15:12:00Z" w16du:dateUtc="2025-07-16T07:12:00Z">
                  <w:rPr>
                    <w:rFonts w:ascii="宋体" w:hAnsi="宋体" w:cs="宋体" w:hint="eastAsia"/>
                    <w:b w:val="0"/>
                    <w:color w:val="000000"/>
                    <w:kern w:val="0"/>
                    <w:sz w:val="20"/>
                  </w:rPr>
                </w:rPrChange>
              </w:rPr>
            </w:pPr>
            <w:ins w:id="33" w:author="Howie zhang" w:date="2025-07-16T15:12:00Z" w16du:dateUtc="2025-07-16T07:12:00Z">
              <w:r w:rsidRPr="00B70B10">
                <w:rPr>
                  <w:rFonts w:ascii="宋体" w:hAnsi="宋体" w:cs="宋体" w:hint="eastAsia"/>
                  <w:b w:val="0"/>
                  <w:color w:val="000000"/>
                  <w:kern w:val="0"/>
                  <w:sz w:val="20"/>
                  <w:highlight w:val="green"/>
                  <w:rPrChange w:id="34" w:author="Howie zhang" w:date="2025-07-16T15:12:00Z" w16du:dateUtc="2025-07-16T07:12:00Z">
                    <w:rPr>
                      <w:rFonts w:ascii="宋体" w:hAnsi="宋体" w:cs="宋体" w:hint="eastAsia"/>
                      <w:b w:val="0"/>
                      <w:color w:val="000000"/>
                      <w:kern w:val="0"/>
                      <w:sz w:val="20"/>
                    </w:rPr>
                  </w:rPrChange>
                </w:rPr>
                <w:t xml:space="preserve">       1,399,500.00 </w:t>
              </w:r>
            </w:ins>
            <w:del w:id="35" w:author="Howie zhang" w:date="2025-07-16T15:12:00Z" w16du:dateUtc="2025-07-16T07:12:00Z">
              <w:r w:rsidRPr="00B70B10" w:rsidDel="001F7703">
                <w:rPr>
                  <w:rFonts w:ascii="宋体" w:hAnsi="宋体" w:cs="宋体" w:hint="eastAsia"/>
                  <w:b w:val="0"/>
                  <w:color w:val="000000"/>
                  <w:kern w:val="0"/>
                  <w:sz w:val="20"/>
                  <w:highlight w:val="green"/>
                  <w:rPrChange w:id="36" w:author="Howie zhang" w:date="2025-07-16T15:12:00Z" w16du:dateUtc="2025-07-16T07:12:00Z">
                    <w:rPr>
                      <w:rFonts w:ascii="宋体" w:hAnsi="宋体" w:cs="宋体" w:hint="eastAsia"/>
                      <w:b w:val="0"/>
                      <w:color w:val="000000"/>
                      <w:kern w:val="0"/>
                      <w:sz w:val="20"/>
                    </w:rPr>
                  </w:rPrChange>
                </w:rPr>
                <w:delText xml:space="preserve">       1,400,000.00 </w:delText>
              </w:r>
            </w:del>
          </w:p>
        </w:tc>
      </w:tr>
      <w:tr w:rsidR="001E7196" w:rsidRPr="001E7196" w14:paraId="1494EF70" w14:textId="77777777" w:rsidTr="001E7196">
        <w:trPr>
          <w:trHeight w:val="300"/>
        </w:trPr>
        <w:tc>
          <w:tcPr>
            <w:tcW w:w="4500" w:type="dxa"/>
            <w:gridSpan w:val="2"/>
            <w:tcBorders>
              <w:top w:val="single" w:sz="8" w:space="0" w:color="auto"/>
              <w:left w:val="single" w:sz="8" w:space="0" w:color="auto"/>
              <w:bottom w:val="single" w:sz="8" w:space="0" w:color="auto"/>
              <w:right w:val="single" w:sz="4" w:space="0" w:color="auto"/>
            </w:tcBorders>
            <w:noWrap/>
            <w:vAlign w:val="center"/>
            <w:hideMark/>
          </w:tcPr>
          <w:p w14:paraId="41DFB381"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合计</w:t>
            </w:r>
          </w:p>
        </w:tc>
        <w:tc>
          <w:tcPr>
            <w:tcW w:w="700" w:type="dxa"/>
            <w:tcBorders>
              <w:top w:val="single" w:sz="8" w:space="0" w:color="auto"/>
              <w:left w:val="nil"/>
              <w:bottom w:val="single" w:sz="8" w:space="0" w:color="auto"/>
              <w:right w:val="single" w:sz="4" w:space="0" w:color="auto"/>
            </w:tcBorders>
            <w:noWrap/>
            <w:vAlign w:val="center"/>
            <w:hideMark/>
          </w:tcPr>
          <w:p w14:paraId="3DF63E52" w14:textId="77777777" w:rsidR="001E7196" w:rsidRPr="001E7196" w:rsidRDefault="001E7196" w:rsidP="001E7196">
            <w:pPr>
              <w:widowControl/>
              <w:spacing w:line="240" w:lineRule="auto"/>
              <w:jc w:val="center"/>
              <w:rPr>
                <w:rFonts w:ascii="宋体" w:hAnsi="宋体" w:cs="宋体" w:hint="eastAsia"/>
                <w:bCs/>
                <w:color w:val="000000"/>
                <w:kern w:val="0"/>
                <w:sz w:val="20"/>
              </w:rPr>
            </w:pPr>
            <w:r w:rsidRPr="001E7196">
              <w:rPr>
                <w:rFonts w:ascii="宋体" w:hAnsi="宋体" w:cs="宋体" w:hint="eastAsia"/>
                <w:bCs/>
                <w:color w:val="000000"/>
                <w:kern w:val="0"/>
                <w:sz w:val="20"/>
              </w:rPr>
              <w:t xml:space="preserve">　</w:t>
            </w:r>
          </w:p>
        </w:tc>
        <w:tc>
          <w:tcPr>
            <w:tcW w:w="2100" w:type="dxa"/>
            <w:tcBorders>
              <w:top w:val="single" w:sz="8" w:space="0" w:color="auto"/>
              <w:left w:val="nil"/>
              <w:bottom w:val="single" w:sz="8" w:space="0" w:color="auto"/>
              <w:right w:val="single" w:sz="4" w:space="0" w:color="auto"/>
            </w:tcBorders>
            <w:noWrap/>
            <w:vAlign w:val="center"/>
            <w:hideMark/>
          </w:tcPr>
          <w:p w14:paraId="2AC19D31" w14:textId="77777777" w:rsidR="001E7196" w:rsidRPr="001E7196" w:rsidRDefault="001E7196" w:rsidP="001E7196">
            <w:pPr>
              <w:widowControl/>
              <w:spacing w:line="240" w:lineRule="auto"/>
              <w:jc w:val="left"/>
              <w:rPr>
                <w:rFonts w:ascii="宋体" w:hAnsi="宋体" w:cs="宋体" w:hint="eastAsia"/>
                <w:bCs/>
                <w:color w:val="000000"/>
                <w:kern w:val="0"/>
                <w:sz w:val="20"/>
              </w:rPr>
            </w:pPr>
            <w:r w:rsidRPr="001E7196">
              <w:rPr>
                <w:rFonts w:ascii="宋体" w:hAnsi="宋体" w:cs="宋体" w:hint="eastAsia"/>
                <w:bCs/>
                <w:color w:val="000000"/>
                <w:kern w:val="0"/>
                <w:sz w:val="20"/>
              </w:rPr>
              <w:t xml:space="preserve">      23,426,568.87 </w:t>
            </w:r>
          </w:p>
        </w:tc>
        <w:tc>
          <w:tcPr>
            <w:tcW w:w="2100" w:type="dxa"/>
            <w:tcBorders>
              <w:top w:val="single" w:sz="8" w:space="0" w:color="auto"/>
              <w:left w:val="nil"/>
              <w:bottom w:val="single" w:sz="8" w:space="0" w:color="auto"/>
              <w:right w:val="single" w:sz="8" w:space="0" w:color="auto"/>
            </w:tcBorders>
            <w:noWrap/>
            <w:vAlign w:val="center"/>
            <w:hideMark/>
          </w:tcPr>
          <w:p w14:paraId="60B82CA0" w14:textId="77777777" w:rsidR="001E7196" w:rsidRPr="001E7196" w:rsidRDefault="001E7196" w:rsidP="001E7196">
            <w:pPr>
              <w:widowControl/>
              <w:spacing w:line="240" w:lineRule="auto"/>
              <w:jc w:val="left"/>
              <w:rPr>
                <w:rFonts w:ascii="宋体" w:hAnsi="宋体" w:cs="宋体" w:hint="eastAsia"/>
                <w:bCs/>
                <w:color w:val="000000"/>
                <w:kern w:val="0"/>
                <w:sz w:val="20"/>
              </w:rPr>
            </w:pPr>
            <w:r w:rsidRPr="001E7196">
              <w:rPr>
                <w:rFonts w:ascii="宋体" w:hAnsi="宋体" w:cs="宋体" w:hint="eastAsia"/>
                <w:bCs/>
                <w:color w:val="000000"/>
                <w:kern w:val="0"/>
                <w:sz w:val="20"/>
              </w:rPr>
              <w:t xml:space="preserve">      24,832,163.00 </w:t>
            </w:r>
          </w:p>
        </w:tc>
      </w:tr>
    </w:tbl>
    <w:p w14:paraId="1F58BF5E" w14:textId="4684D7EB" w:rsidR="001E7196" w:rsidRPr="0044671B" w:rsidRDefault="0044671B">
      <w:pPr>
        <w:adjustRightInd w:val="0"/>
        <w:spacing w:line="360" w:lineRule="auto"/>
        <w:ind w:firstLineChars="200" w:firstLine="482"/>
        <w:jc w:val="left"/>
        <w:textAlignment w:val="baseline"/>
        <w:rPr>
          <w:rFonts w:ascii="宋体" w:hAnsi="宋体" w:cs="宋体" w:hint="eastAsia"/>
          <w:kern w:val="0"/>
          <w:sz w:val="24"/>
          <w:szCs w:val="24"/>
        </w:rPr>
      </w:pPr>
      <w:ins w:id="37" w:author="Howie zhang" w:date="2025-07-17T09:15:00Z" w16du:dateUtc="2025-07-17T01:15:00Z">
        <w:r w:rsidRPr="0044671B">
          <w:rPr>
            <w:rFonts w:ascii="宋体" w:hAnsi="宋体" w:cs="宋体" w:hint="eastAsia"/>
            <w:kern w:val="0"/>
            <w:sz w:val="24"/>
            <w:szCs w:val="24"/>
          </w:rPr>
          <w:t>注：上表中第三项</w:t>
        </w:r>
      </w:ins>
      <w:ins w:id="38" w:author="Howie zhang" w:date="2025-07-17T09:16:00Z" w16du:dateUtc="2025-07-17T01:16:00Z">
        <w:r w:rsidRPr="0044671B">
          <w:rPr>
            <w:rFonts w:ascii="宋体" w:hAnsi="宋体" w:cs="宋体" w:hint="eastAsia"/>
            <w:kern w:val="0"/>
            <w:sz w:val="24"/>
            <w:szCs w:val="24"/>
          </w:rPr>
          <w:t>“</w:t>
        </w:r>
        <w:r w:rsidRPr="0044671B">
          <w:rPr>
            <w:rFonts w:ascii="宋体" w:hAnsi="宋体" w:cs="宋体" w:hint="eastAsia"/>
            <w:kern w:val="0"/>
            <w:sz w:val="24"/>
            <w:szCs w:val="24"/>
            <w:rPrChange w:id="39" w:author="Howie zhang" w:date="2025-07-17T09:20:00Z" w16du:dateUtc="2025-07-17T01:20:00Z">
              <w:rPr>
                <w:rFonts w:ascii="宋体" w:hAnsi="宋体" w:cs="宋体" w:hint="eastAsia"/>
                <w:b w:val="0"/>
                <w:color w:val="000000"/>
                <w:kern w:val="0"/>
                <w:sz w:val="20"/>
              </w:rPr>
            </w:rPrChange>
          </w:rPr>
          <w:t>【定制软件】三维实景定制开发应用软件</w:t>
        </w:r>
        <w:r w:rsidRPr="0044671B">
          <w:rPr>
            <w:rFonts w:ascii="宋体" w:hAnsi="宋体" w:cs="宋体" w:hint="eastAsia"/>
            <w:kern w:val="0"/>
            <w:sz w:val="24"/>
            <w:szCs w:val="24"/>
          </w:rPr>
          <w:t>”</w:t>
        </w:r>
        <w:r w:rsidRPr="0044671B">
          <w:rPr>
            <w:rFonts w:ascii="宋体" w:hAnsi="宋体" w:cs="宋体" w:hint="eastAsia"/>
            <w:kern w:val="0"/>
            <w:sz w:val="24"/>
            <w:szCs w:val="24"/>
            <w:rPrChange w:id="40" w:author="Howie zhang" w:date="2025-07-17T09:20:00Z" w16du:dateUtc="2025-07-17T01:20:00Z">
              <w:rPr>
                <w:rFonts w:ascii="宋体" w:hAnsi="宋体" w:cs="宋体" w:hint="eastAsia"/>
                <w:b w:val="0"/>
                <w:color w:val="000000"/>
                <w:kern w:val="0"/>
                <w:sz w:val="20"/>
              </w:rPr>
            </w:rPrChange>
          </w:rPr>
          <w:t>中</w:t>
        </w:r>
        <w:r w:rsidRPr="0044671B">
          <w:rPr>
            <w:rFonts w:ascii="宋体" w:hAnsi="宋体" w:cs="宋体" w:hint="eastAsia"/>
            <w:kern w:val="0"/>
            <w:sz w:val="24"/>
            <w:szCs w:val="24"/>
          </w:rPr>
          <w:t>由</w:t>
        </w:r>
      </w:ins>
      <w:ins w:id="41" w:author="Howie zhang" w:date="2025-07-17T09:17:00Z" w16du:dateUtc="2025-07-17T01:17:00Z">
        <w:r w:rsidRPr="0044671B">
          <w:rPr>
            <w:rFonts w:ascii="宋体" w:hAnsi="宋体" w:cs="宋体" w:hint="eastAsia"/>
            <w:kern w:val="0"/>
            <w:sz w:val="24"/>
            <w:szCs w:val="24"/>
          </w:rPr>
          <w:t>甲方提供的工作支持所产生的工作量成本将在</w:t>
        </w:r>
      </w:ins>
      <w:ins w:id="42" w:author="Howie zhang" w:date="2025-07-17T09:18:00Z" w16du:dateUtc="2025-07-17T01:18:00Z">
        <w:r w:rsidRPr="0044671B">
          <w:rPr>
            <w:rFonts w:ascii="宋体" w:hAnsi="宋体" w:cs="宋体" w:hint="eastAsia"/>
            <w:kern w:val="0"/>
            <w:sz w:val="24"/>
            <w:szCs w:val="24"/>
          </w:rPr>
          <w:t>此合同支付金额中扣除，具体金额</w:t>
        </w:r>
      </w:ins>
      <w:ins w:id="43" w:author="Howie zhang" w:date="2025-07-17T09:19:00Z" w16du:dateUtc="2025-07-17T01:19:00Z">
        <w:r w:rsidRPr="0044671B">
          <w:rPr>
            <w:rFonts w:ascii="宋体" w:hAnsi="宋体" w:cs="宋体" w:hint="eastAsia"/>
            <w:kern w:val="0"/>
            <w:sz w:val="24"/>
            <w:szCs w:val="24"/>
          </w:rPr>
          <w:t>根据实际工作量</w:t>
        </w:r>
      </w:ins>
      <w:ins w:id="44" w:author="Howie zhang" w:date="2025-07-17T09:21:00Z" w16du:dateUtc="2025-07-17T01:21:00Z">
        <w:r w:rsidR="00B84EC5">
          <w:rPr>
            <w:rFonts w:ascii="宋体" w:hAnsi="宋体" w:cs="宋体" w:hint="eastAsia"/>
            <w:kern w:val="0"/>
            <w:sz w:val="24"/>
            <w:szCs w:val="24"/>
          </w:rPr>
          <w:t>甲乙</w:t>
        </w:r>
      </w:ins>
      <w:ins w:id="45" w:author="Howie zhang" w:date="2025-07-17T09:19:00Z" w16du:dateUtc="2025-07-17T01:19:00Z">
        <w:r w:rsidRPr="0044671B">
          <w:rPr>
            <w:rFonts w:ascii="宋体" w:hAnsi="宋体" w:cs="宋体" w:hint="eastAsia"/>
            <w:kern w:val="0"/>
            <w:sz w:val="24"/>
            <w:szCs w:val="24"/>
          </w:rPr>
          <w:t>双方另行协商。</w:t>
        </w:r>
      </w:ins>
    </w:p>
    <w:p w14:paraId="70B01AC1" w14:textId="77777777" w:rsidR="0030763C" w:rsidRDefault="00000000">
      <w:pPr>
        <w:pStyle w:val="aff0"/>
        <w:numPr>
          <w:ilvl w:val="2"/>
          <w:numId w:val="3"/>
        </w:numPr>
        <w:spacing w:line="360" w:lineRule="auto"/>
        <w:ind w:left="709" w:firstLineChars="0"/>
        <w:rPr>
          <w:rFonts w:ascii="宋体" w:hAnsi="宋体" w:cs="华文仿宋" w:hint="eastAsia"/>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14:textId="77777777" w:rsidR="0030763C" w:rsidRDefault="00000000">
      <w:pPr>
        <w:pStyle w:val="aff0"/>
        <w:numPr>
          <w:ilvl w:val="2"/>
          <w:numId w:val="3"/>
        </w:numPr>
        <w:spacing w:line="360" w:lineRule="auto"/>
        <w:ind w:left="709" w:firstLineChars="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274E85DA" w14:textId="77777777" w:rsidR="0030763C"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w:t>
      </w:r>
      <w:r>
        <w:rPr>
          <w:rFonts w:ascii="宋体" w:hAnsi="宋体" w:cs="华文仿宋" w:hint="eastAsia"/>
          <w:b w:val="0"/>
          <w:bCs/>
          <w:sz w:val="24"/>
          <w:szCs w:val="24"/>
        </w:rPr>
        <w:lastRenderedPageBreak/>
        <w:t>修建临时设施以及组织施工队伍进场等，</w:t>
      </w:r>
      <w:r>
        <w:rPr>
          <w:rFonts w:ascii="宋体" w:hAnsi="宋体" w:cs="宋体" w:hint="eastAsia"/>
          <w:b w:val="0"/>
          <w:bCs/>
          <w:sz w:val="24"/>
        </w:rPr>
        <w:t>签订合同生效且甲方收到业主或甲方客户支付的相应同等比例款项并收到发票之后30个工作日内支付签约合同价的10%；</w:t>
      </w:r>
    </w:p>
    <w:p w14:paraId="0A71C5EE" w14:textId="77777777" w:rsidR="0030763C"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49C2E4BF" w14:textId="77777777" w:rsidR="0030763C"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54CE5072" w14:textId="77777777" w:rsidR="0030763C"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p>
    <w:p w14:paraId="00ECCAB7" w14:textId="77777777" w:rsidR="0030763C"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17298674"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2F17DDEB"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支付办法：银行汇票或转账支票。</w:t>
      </w:r>
    </w:p>
    <w:p w14:paraId="41A9542E" w14:textId="77777777" w:rsidR="0030763C"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14:paraId="180F35B4" w14:textId="77777777" w:rsidR="0030763C"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结算账户条款：</w:t>
      </w:r>
    </w:p>
    <w:p w14:paraId="076D9CB4" w14:textId="77777777" w:rsidR="0030763C"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甲方名称：江苏合创智行科技有限公司</w:t>
      </w:r>
    </w:p>
    <w:p w14:paraId="132150B4" w14:textId="77777777" w:rsidR="0030763C"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0021BC6C" w14:textId="77777777" w:rsidR="0030763C"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纳税人识别号：91320205MAE8YFY026</w:t>
      </w:r>
    </w:p>
    <w:p w14:paraId="29462319"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开户名称：江苏合创智行科技有限公司</w:t>
      </w:r>
    </w:p>
    <w:p w14:paraId="02BD41D7"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开户行：招商银行股份有限公司无锡锡山支行</w:t>
      </w:r>
    </w:p>
    <w:p w14:paraId="3193891B" w14:textId="77777777" w:rsidR="0030763C"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银行账号：510907463910001</w:t>
      </w:r>
    </w:p>
    <w:p w14:paraId="03FFACE7" w14:textId="77777777" w:rsidR="0030763C"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地址：无锡市锡山区安镇街道兖矿信达大厦A栋15楼-B</w:t>
      </w:r>
    </w:p>
    <w:p w14:paraId="0298C71B" w14:textId="77777777" w:rsidR="0030763C"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联系电话：18016229776</w:t>
      </w:r>
    </w:p>
    <w:p w14:paraId="34D4EC8B" w14:textId="77777777" w:rsidR="0030763C" w:rsidRDefault="0030763C">
      <w:pPr>
        <w:pStyle w:val="ac"/>
      </w:pPr>
    </w:p>
    <w:p w14:paraId="2D65B52F" w14:textId="77777777" w:rsidR="0030763C"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 xml:space="preserve">乙方名称： </w:t>
      </w:r>
    </w:p>
    <w:p w14:paraId="1841659B" w14:textId="77777777" w:rsidR="0030763C"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 一般纳税人</w:t>
      </w:r>
    </w:p>
    <w:p w14:paraId="64203ABB"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纳税人识别号：91320200554616739F</w:t>
      </w:r>
    </w:p>
    <w:p w14:paraId="61C75A2F"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lastRenderedPageBreak/>
        <w:t>开户名称： 江苏天安智联科技股份有限公司</w:t>
      </w:r>
    </w:p>
    <w:p w14:paraId="119931FD"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 光大银行无锡惠山支行</w:t>
      </w:r>
    </w:p>
    <w:p w14:paraId="0A5AB986"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银行账号：51650188000046923</w:t>
      </w:r>
    </w:p>
    <w:p w14:paraId="48A6E4DD"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30FFF2F6" w14:textId="77777777" w:rsidR="0030763C"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联系电话：0510-85386595</w:t>
      </w:r>
    </w:p>
    <w:p w14:paraId="5B9A7073" w14:textId="77777777" w:rsidR="0030763C" w:rsidRDefault="0030763C">
      <w:pPr>
        <w:spacing w:line="360" w:lineRule="auto"/>
        <w:ind w:leftChars="202" w:left="1276" w:hangingChars="295" w:hanging="708"/>
        <w:rPr>
          <w:rFonts w:ascii="宋体" w:hAnsi="宋体" w:hint="eastAsia"/>
          <w:b w:val="0"/>
          <w:bCs/>
          <w:sz w:val="24"/>
          <w:szCs w:val="24"/>
        </w:rPr>
      </w:pPr>
    </w:p>
    <w:p w14:paraId="0E9EC3B4" w14:textId="77777777" w:rsidR="0030763C"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30763C" w:rsidRDefault="0030763C">
      <w:pPr>
        <w:pStyle w:val="aff0"/>
        <w:spacing w:line="360" w:lineRule="auto"/>
        <w:ind w:left="567" w:firstLineChars="0" w:firstLine="0"/>
        <w:rPr>
          <w:rFonts w:ascii="宋体" w:hAnsi="宋体" w:hint="eastAsia"/>
          <w:b w:val="0"/>
          <w:bCs/>
          <w:sz w:val="24"/>
          <w:szCs w:val="24"/>
        </w:rPr>
      </w:pPr>
    </w:p>
    <w:p w14:paraId="50B90EF8" w14:textId="77777777" w:rsidR="0030763C"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14:paraId="224EE12C" w14:textId="77777777" w:rsidR="0030763C"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47210EFB" w14:textId="77777777" w:rsidR="0030763C"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5A487D49" w14:textId="77777777" w:rsidR="0030763C"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29FB4C03" w14:textId="77777777" w:rsidR="0030763C"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验收</w:t>
      </w:r>
    </w:p>
    <w:p w14:paraId="289FD78C"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4A1C2F1B" w14:textId="77777777" w:rsidR="0030763C"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t>本合同项下的所有软硬件设备及网络线路的功能和性能必须满</w:t>
      </w:r>
      <w:r>
        <w:rPr>
          <w:rFonts w:ascii="宋体" w:hAnsi="宋体" w:hint="eastAsia"/>
          <w:b w:val="0"/>
          <w:bCs/>
          <w:color w:val="000000"/>
          <w:sz w:val="24"/>
        </w:rPr>
        <w:lastRenderedPageBreak/>
        <w:t>足招标文件、施工图设计、设计变更、工程变更、设计方案、深化设计、会议纪要等所包含的内容。</w:t>
      </w:r>
    </w:p>
    <w:p w14:paraId="36480935" w14:textId="77777777" w:rsidR="0030763C"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04960D66" w14:textId="77777777" w:rsidR="0030763C"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30763C"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乙方应编写项目的施工及集成交付文档，需满足甲方、甲方客户、业主和监理单位要求。</w:t>
      </w:r>
    </w:p>
    <w:p w14:paraId="318A03A8" w14:textId="77777777" w:rsidR="0030763C"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1FB2D103"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2A091298"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391B1508"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5F029624"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0146D2CD"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1511AF48"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w:t>
      </w:r>
      <w:r>
        <w:rPr>
          <w:rFonts w:ascii="宋体" w:hAnsi="宋体" w:hint="eastAsia"/>
          <w:b w:val="0"/>
          <w:bCs/>
          <w:sz w:val="24"/>
        </w:rPr>
        <w:lastRenderedPageBreak/>
        <w:t>（如有）、洽商记录、试运行报告、设备质保文件、交接书等。</w:t>
      </w:r>
    </w:p>
    <w:p w14:paraId="627E2875"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验收应根据招标文件、设计文件及信息系统集成相关规范以及试运行状况等进行综合评估。</w:t>
      </w:r>
    </w:p>
    <w:p w14:paraId="4D25FB69"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452ACD86"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161B7A7A"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37366A45" w14:textId="77777777" w:rsidR="0030763C"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3D97ABA3"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EA06C7F"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5BEE31CE" w14:textId="77777777" w:rsidR="0030763C"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578FA2C0" w14:textId="77777777" w:rsidR="0030763C" w:rsidRDefault="0030763C">
      <w:pPr>
        <w:spacing w:line="360" w:lineRule="auto"/>
        <w:ind w:left="284"/>
        <w:rPr>
          <w:rFonts w:ascii="宋体" w:hAnsi="宋体" w:cs="华文仿宋" w:hint="eastAsia"/>
          <w:b w:val="0"/>
          <w:bCs/>
          <w:sz w:val="24"/>
          <w:szCs w:val="24"/>
        </w:rPr>
      </w:pPr>
    </w:p>
    <w:p w14:paraId="52110E91" w14:textId="77777777" w:rsidR="0030763C"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售后服务</w:t>
      </w:r>
    </w:p>
    <w:p w14:paraId="0A420E18" w14:textId="0351DE97" w:rsidR="004F3A2E" w:rsidRDefault="004F3A2E" w:rsidP="004F3A2E">
      <w:pPr>
        <w:pStyle w:val="aff0"/>
        <w:numPr>
          <w:ilvl w:val="1"/>
          <w:numId w:val="3"/>
        </w:numPr>
        <w:spacing w:line="360" w:lineRule="auto"/>
        <w:ind w:left="567" w:firstLineChars="0"/>
        <w:rPr>
          <w:ins w:id="46" w:author="Howie zhang" w:date="2025-07-17T09:41:00Z" w16du:dateUtc="2025-07-17T01:41:00Z"/>
          <w:rFonts w:ascii="宋体" w:cs="华文仿宋"/>
          <w:b w:val="0"/>
          <w:bCs/>
          <w:sz w:val="24"/>
          <w:szCs w:val="24"/>
        </w:rPr>
      </w:pPr>
      <w:ins w:id="47" w:author="Howie zhang" w:date="2025-07-17T09:41:00Z" w16du:dateUtc="2025-07-17T01:41:00Z">
        <w:r>
          <w:rPr>
            <w:rFonts w:ascii="宋体" w:hAnsi="宋体" w:hint="eastAsia"/>
            <w:b w:val="0"/>
            <w:bCs/>
            <w:sz w:val="24"/>
            <w:szCs w:val="24"/>
          </w:rPr>
          <w:t>项目所有软硬件设备，乙方应提供5年质保（免费维修或更换因质量问题导致的故障）</w:t>
        </w:r>
      </w:ins>
      <w:ins w:id="48" w:author="用户1" w:date="2025-07-17T10:20:00Z" w16du:dateUtc="2025-07-17T02:20:00Z">
        <w:r w:rsidR="00A16C8A">
          <w:rPr>
            <w:rFonts w:ascii="宋体" w:hAnsi="宋体" w:hint="eastAsia"/>
            <w:b w:val="0"/>
            <w:bCs/>
            <w:sz w:val="24"/>
            <w:szCs w:val="24"/>
          </w:rPr>
          <w:t>，质保</w:t>
        </w:r>
        <w:r w:rsidR="00A16C8A">
          <w:rPr>
            <w:rFonts w:ascii="宋体" w:hAnsi="宋体" w:hint="eastAsia"/>
            <w:b w:val="0"/>
            <w:bCs/>
            <w:sz w:val="24"/>
            <w:szCs w:val="24"/>
          </w:rPr>
          <w:t>期自业主方终验合格之日起计算</w:t>
        </w:r>
      </w:ins>
      <w:ins w:id="49" w:author="Howie zhang" w:date="2025-07-17T09:41:00Z" w16du:dateUtc="2025-07-17T01:41:00Z">
        <w:r>
          <w:rPr>
            <w:rFonts w:ascii="宋体" w:hAnsi="宋体" w:hint="eastAsia"/>
            <w:b w:val="0"/>
            <w:bCs/>
            <w:sz w:val="24"/>
            <w:szCs w:val="24"/>
          </w:rPr>
          <w:t>。乙方还应提供竣工验收后1年的现场运维服务（软硬件设备产品交付后的定期检查、更换等维护工作，确保系统、设备持续稳定运行）</w:t>
        </w:r>
      </w:ins>
    </w:p>
    <w:p w14:paraId="35344776" w14:textId="200C1303" w:rsidR="0030763C" w:rsidDel="004F3A2E" w:rsidRDefault="00000000">
      <w:pPr>
        <w:pStyle w:val="aff0"/>
        <w:numPr>
          <w:ilvl w:val="1"/>
          <w:numId w:val="3"/>
        </w:numPr>
        <w:spacing w:line="360" w:lineRule="auto"/>
        <w:ind w:left="567" w:firstLineChars="0"/>
        <w:rPr>
          <w:del w:id="50" w:author="Howie zhang" w:date="2025-07-17T09:41:00Z" w16du:dateUtc="2025-07-17T01:41:00Z"/>
          <w:rFonts w:ascii="宋体" w:cs="华文仿宋"/>
          <w:b w:val="0"/>
          <w:bCs/>
          <w:sz w:val="24"/>
          <w:szCs w:val="24"/>
        </w:rPr>
      </w:pPr>
      <w:del w:id="51" w:author="Howie zhang" w:date="2025-07-17T09:41:00Z" w16du:dateUtc="2025-07-17T01:41:00Z">
        <w:r w:rsidDel="004F3A2E">
          <w:rPr>
            <w:rFonts w:ascii="宋体" w:hAnsi="宋体" w:hint="eastAsia"/>
            <w:b w:val="0"/>
            <w:bCs/>
            <w:sz w:val="24"/>
            <w:szCs w:val="24"/>
          </w:rPr>
          <w:lastRenderedPageBreak/>
          <w:delText>本合同维保期自业主方终验合格且交付使用之日起计算，乙方提供</w:delText>
        </w:r>
        <w:r w:rsidDel="004F3A2E">
          <w:rPr>
            <w:rFonts w:ascii="宋体" w:hAnsi="宋体" w:hint="eastAsia"/>
            <w:b w:val="0"/>
            <w:bCs/>
            <w:sz w:val="24"/>
            <w:szCs w:val="24"/>
            <w:u w:val="single"/>
          </w:rPr>
          <w:delText xml:space="preserve"> </w:delText>
        </w:r>
        <w:r w:rsidR="00BB2363" w:rsidDel="004F3A2E">
          <w:rPr>
            <w:rFonts w:ascii="宋体" w:hAnsi="宋体" w:hint="eastAsia"/>
            <w:b w:val="0"/>
            <w:bCs/>
            <w:sz w:val="24"/>
            <w:szCs w:val="24"/>
            <w:u w:val="single"/>
          </w:rPr>
          <w:delText>1</w:delText>
        </w:r>
        <w:r w:rsidDel="004F3A2E">
          <w:rPr>
            <w:rFonts w:ascii="宋体" w:hAnsi="宋体" w:hint="eastAsia"/>
            <w:b w:val="0"/>
            <w:bCs/>
            <w:sz w:val="24"/>
            <w:szCs w:val="24"/>
            <w:u w:val="single"/>
          </w:rPr>
          <w:delText xml:space="preserve"> </w:delText>
        </w:r>
        <w:r w:rsidDel="004F3A2E">
          <w:rPr>
            <w:rFonts w:ascii="宋体" w:hAnsi="宋体" w:hint="eastAsia"/>
            <w:b w:val="0"/>
            <w:bCs/>
            <w:sz w:val="24"/>
            <w:szCs w:val="24"/>
          </w:rPr>
          <w:delText>年免费维保服务。</w:delText>
        </w:r>
      </w:del>
    </w:p>
    <w:p w14:paraId="31A652F5"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0FBEAE83"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14:paraId="4D182C1C" w14:textId="77777777" w:rsidR="0030763C" w:rsidRDefault="0030763C">
      <w:pPr>
        <w:pStyle w:val="aff0"/>
        <w:spacing w:line="360" w:lineRule="auto"/>
        <w:ind w:left="567" w:firstLineChars="0" w:firstLine="0"/>
        <w:rPr>
          <w:rFonts w:ascii="宋体" w:cs="华文仿宋"/>
          <w:b w:val="0"/>
          <w:bCs/>
          <w:sz w:val="24"/>
          <w:szCs w:val="24"/>
        </w:rPr>
      </w:pPr>
    </w:p>
    <w:p w14:paraId="4B5E65F6" w14:textId="77777777" w:rsidR="0030763C"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0109454A"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5FB65EA1"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234E462D"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2E7A83B"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1DC3752D"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5D278075"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③承包人不得将勘察、设计和施工的主体、关键性工作分包给第三人。除专用合同条款另有约定外，未经发包人书面同意，承包人不得将非主体、非关键性工作分包给第三人；</w:t>
      </w:r>
    </w:p>
    <w:p w14:paraId="3C702DEB"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4ECE2CCD"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8A88E11"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09070B88"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14:paraId="50E7D152"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8562202"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75DBE85E"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由于承包人原因未能通过竣工试验或竣工后试验的；</w:t>
      </w:r>
    </w:p>
    <w:p w14:paraId="106E5DFB"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5181529"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37F0C1D4"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3D3BCF0C"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14:paraId="3A19F270" w14:textId="77777777" w:rsidR="0030763C" w:rsidRDefault="00000000">
      <w:pPr>
        <w:pStyle w:val="aff0"/>
        <w:numPr>
          <w:ilvl w:val="0"/>
          <w:numId w:val="4"/>
        </w:numPr>
        <w:spacing w:line="360" w:lineRule="auto"/>
        <w:ind w:firstLineChars="0"/>
        <w:rPr>
          <w:rFonts w:ascii="宋体" w:hAnsi="宋体" w:cs="宋体" w:hint="eastAsia"/>
          <w:b w:val="0"/>
          <w:bCs/>
          <w:sz w:val="24"/>
          <w:szCs w:val="24"/>
        </w:rPr>
      </w:pPr>
      <w:r>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52" w:name="OLE_LINK5"/>
      <w:r>
        <w:rPr>
          <w:rFonts w:ascii="宋体" w:hAnsi="宋体" w:cs="宋体" w:hint="eastAsia"/>
          <w:b w:val="0"/>
          <w:bCs/>
          <w:sz w:val="24"/>
          <w:szCs w:val="24"/>
        </w:rPr>
        <w:t>业主项目相关</w:t>
      </w:r>
      <w:bookmarkEnd w:id="52"/>
      <w:r>
        <w:rPr>
          <w:rFonts w:ascii="宋体" w:hAnsi="宋体" w:cs="宋体" w:hint="eastAsia"/>
          <w:b w:val="0"/>
          <w:bCs/>
          <w:sz w:val="24"/>
          <w:szCs w:val="24"/>
        </w:rPr>
        <w:t>规定执行。</w:t>
      </w:r>
    </w:p>
    <w:p w14:paraId="10768C28"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1D017C6B"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5D0EE139" w14:textId="77777777" w:rsidR="0030763C"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经监理人和发包人检查，发现承包人有安全问题或有违反安全管理规章制度的情况；</w:t>
      </w:r>
    </w:p>
    <w:p w14:paraId="3B30421A"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09C90805"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14:paraId="7C6EC1C9"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400D2418"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3CA799B5"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7C1246D9"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30763C"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t>因承包人原因工期延误时间超过合同总工期或分段施工工期的10%时，每延误一天承包人承担签约合同价2‰的违约金（违约金的总额不超过签约合同价的5％）。如因承包人原因造成总工期延误超</w:t>
      </w:r>
      <w:r>
        <w:rPr>
          <w:rFonts w:ascii="宋体" w:hAnsi="宋体" w:cs="华文仿宋" w:hint="eastAsia"/>
          <w:b w:val="0"/>
          <w:bCs/>
          <w:sz w:val="24"/>
          <w:szCs w:val="24"/>
        </w:rPr>
        <w:lastRenderedPageBreak/>
        <w:t xml:space="preserve">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77777777" w:rsidR="0030763C" w:rsidRDefault="00000000">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77777777" w:rsidR="0030763C"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77777777" w:rsidR="0030763C"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p>
    <w:p w14:paraId="7BEEC20D"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1975F11"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724A5411"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2888013F"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3FFC08EC"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⑦赔偿损失。因承包人原因造成发包人经济损失的，承包人应向发包人赔偿全部损失，包括直接损失和间接损失。</w:t>
      </w:r>
    </w:p>
    <w:p w14:paraId="760DD8AB" w14:textId="77777777" w:rsidR="0030763C"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77777777" w:rsidR="0030763C"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30763C"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09E81DB4"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296A508"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359B6DD4"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26D12786"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w:t>
      </w:r>
      <w:r>
        <w:rPr>
          <w:rFonts w:ascii="宋体" w:hAnsi="宋体" w:cs="华文仿宋" w:hint="eastAsia"/>
          <w:b w:val="0"/>
          <w:bCs/>
          <w:sz w:val="24"/>
          <w:szCs w:val="24"/>
        </w:rPr>
        <w:lastRenderedPageBreak/>
        <w:t>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4A849F0D"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E7D1623"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FC6FD3B"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5FED82F8"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2F7B7D7"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44547FE8"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承包人依照上述约定支付的违约金后，所支付的违约金不足于弥补发包人损失的，承包人必须据实赔偿。</w:t>
      </w:r>
    </w:p>
    <w:p w14:paraId="78BBC816"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6F7E7E8"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78AE0F2"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C204B2F" w14:textId="77777777" w:rsidR="0030763C" w:rsidRDefault="00000000">
      <w:pPr>
        <w:pStyle w:val="aff0"/>
        <w:numPr>
          <w:ilvl w:val="0"/>
          <w:numId w:val="5"/>
        </w:numPr>
        <w:snapToGrid w:val="0"/>
        <w:spacing w:line="360" w:lineRule="auto"/>
        <w:ind w:firstLineChars="0"/>
        <w:rPr>
          <w:rFonts w:ascii="宋体" w:hAnsi="宋体" w:cs="华文仿宋" w:hint="eastAsia"/>
          <w:b w:val="0"/>
          <w:bCs/>
          <w:sz w:val="24"/>
          <w:szCs w:val="24"/>
        </w:rPr>
      </w:pPr>
      <w:r>
        <w:rPr>
          <w:rFonts w:ascii="宋体" w:hAnsi="宋体" w:cs="华文仿宋" w:hint="eastAsia"/>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0DF12AE3"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30763C"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lastRenderedPageBreak/>
        <w:t>民工工资支付方面的违约责任:</w:t>
      </w:r>
    </w:p>
    <w:p w14:paraId="2DA4E6C3" w14:textId="77777777" w:rsidR="0030763C"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22A95168"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0075660A" w14:textId="77777777" w:rsidR="0030763C" w:rsidRDefault="00000000">
      <w:pPr>
        <w:pStyle w:val="aff0"/>
        <w:numPr>
          <w:ilvl w:val="3"/>
          <w:numId w:val="3"/>
        </w:numPr>
        <w:spacing w:line="360" w:lineRule="auto"/>
        <w:ind w:left="1276" w:firstLineChars="0"/>
        <w:rPr>
          <w:rFonts w:ascii="宋体" w:cs="华文仿宋"/>
          <w:b w:val="0"/>
          <w:bCs/>
          <w:sz w:val="24"/>
          <w:szCs w:val="24"/>
        </w:rPr>
      </w:pPr>
      <w:bookmarkStart w:id="53" w:name="OLE_LINK8"/>
      <w:r>
        <w:rPr>
          <w:rFonts w:ascii="宋体" w:hAnsi="宋体" w:cs="华文仿宋" w:hint="eastAsia"/>
          <w:b w:val="0"/>
          <w:bCs/>
          <w:sz w:val="24"/>
          <w:szCs w:val="24"/>
        </w:rPr>
        <w:t>承包人收到发包人解除合同通知后28天内，监理人按</w:t>
      </w:r>
      <w:bookmarkEnd w:id="53"/>
      <w:r>
        <w:rPr>
          <w:rFonts w:ascii="宋体" w:hAnsi="宋体" w:cs="华文仿宋" w:hint="eastAsia"/>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32D83BB7"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2C77AA28"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14:paraId="559B0EB2" w14:textId="77777777" w:rsidR="0030763C"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57BBF21B"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w:t>
      </w:r>
      <w:r>
        <w:rPr>
          <w:rFonts w:ascii="宋体" w:hAnsi="宋体" w:cs="华文仿宋" w:hint="eastAsia"/>
          <w:b w:val="0"/>
          <w:bCs/>
          <w:sz w:val="24"/>
          <w:szCs w:val="24"/>
        </w:rPr>
        <w:lastRenderedPageBreak/>
        <w:t>评审组评审。合同当事人友好协商解决不成、不愿提请争议评审或者不接受争议评审组意见的，双方可按：甲方所在地人民法院提起诉讼。任何一方可以将争议提交甲方所在地人民法院诉讼解决。</w:t>
      </w:r>
    </w:p>
    <w:p w14:paraId="0A667454"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14:paraId="614092DA"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037C05DB" w14:textId="77777777" w:rsidR="0030763C"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14:textId="77777777" w:rsidR="0030763C"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50061163" w14:textId="77777777" w:rsidR="0030763C"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11AF380B"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190485C" w14:textId="77777777" w:rsidR="0030763C" w:rsidRDefault="0030763C">
      <w:pPr>
        <w:pStyle w:val="aff0"/>
        <w:spacing w:line="360" w:lineRule="auto"/>
        <w:ind w:left="284" w:firstLineChars="0" w:firstLine="0"/>
        <w:rPr>
          <w:rFonts w:ascii="宋体" w:cs="华文仿宋"/>
          <w:b w:val="0"/>
          <w:bCs/>
          <w:sz w:val="24"/>
          <w:szCs w:val="24"/>
        </w:rPr>
      </w:pPr>
    </w:p>
    <w:p w14:paraId="0DCA2A2F" w14:textId="77777777" w:rsidR="0030763C"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lastRenderedPageBreak/>
        <w:t>保密条款</w:t>
      </w:r>
    </w:p>
    <w:p w14:paraId="4B55AF5E"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6E47E60F"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4EC03200" w14:textId="77777777" w:rsidR="0030763C" w:rsidRDefault="0030763C">
      <w:pPr>
        <w:spacing w:line="360" w:lineRule="auto"/>
        <w:rPr>
          <w:rFonts w:ascii="宋体" w:cs="华文仿宋"/>
          <w:b w:val="0"/>
          <w:bCs/>
          <w:sz w:val="24"/>
          <w:szCs w:val="24"/>
        </w:rPr>
      </w:pPr>
    </w:p>
    <w:p w14:paraId="362158CE" w14:textId="77777777" w:rsidR="0030763C" w:rsidRDefault="00000000">
      <w:pPr>
        <w:pStyle w:val="aff0"/>
        <w:numPr>
          <w:ilvl w:val="0"/>
          <w:numId w:val="3"/>
        </w:numPr>
        <w:spacing w:line="360" w:lineRule="auto"/>
        <w:ind w:left="284" w:firstLineChars="0"/>
        <w:rPr>
          <w:rFonts w:ascii="宋体" w:cs="华文仿宋"/>
          <w:b w:val="0"/>
          <w:bCs/>
          <w:sz w:val="24"/>
          <w:szCs w:val="24"/>
        </w:rPr>
      </w:pPr>
      <w:bookmarkStart w:id="54" w:name="_Toc101958005"/>
      <w:bookmarkStart w:id="55" w:name="_Toc101956320"/>
      <w:bookmarkStart w:id="56" w:name="_Toc101955891"/>
      <w:bookmarkStart w:id="57" w:name="_Toc101956032"/>
      <w:bookmarkStart w:id="58" w:name="_Toc101955930"/>
      <w:bookmarkStart w:id="59" w:name="_Toc101957998"/>
      <w:bookmarkStart w:id="60" w:name="_Toc101956370"/>
      <w:bookmarkStart w:id="61" w:name="_Toc101955693"/>
      <w:bookmarkStart w:id="62" w:name="_Toc101955516"/>
      <w:bookmarkStart w:id="63" w:name="_Toc101955935"/>
      <w:bookmarkStart w:id="64" w:name="_Toc101955941"/>
      <w:bookmarkStart w:id="65" w:name="_Toc101956026"/>
      <w:bookmarkStart w:id="66" w:name="_Toc101955695"/>
      <w:bookmarkStart w:id="67" w:name="_Toc101956021"/>
      <w:bookmarkStart w:id="68" w:name="_Toc101955555"/>
      <w:bookmarkStart w:id="69" w:name="_Toc101956313"/>
      <w:bookmarkStart w:id="70" w:name="_Toc101955647"/>
      <w:bookmarkStart w:id="71" w:name="_Toc101956033"/>
      <w:bookmarkStart w:id="72" w:name="_Toc101955762"/>
      <w:bookmarkStart w:id="73" w:name="_Toc101958003"/>
      <w:bookmarkStart w:id="74" w:name="_Toc101955642"/>
      <w:bookmarkStart w:id="75" w:name="_Toc101955557"/>
      <w:bookmarkStart w:id="76" w:name="_Toc101955884"/>
      <w:bookmarkStart w:id="77" w:name="_Toc101955514"/>
      <w:bookmarkStart w:id="78" w:name="_Toc101958009"/>
      <w:bookmarkStart w:id="79" w:name="_Toc101955654"/>
      <w:bookmarkStart w:id="80" w:name="_Toc101955896"/>
      <w:bookmarkStart w:id="81" w:name="_Toc101955649"/>
      <w:bookmarkStart w:id="82" w:name="_Toc101955767"/>
      <w:bookmarkStart w:id="83" w:name="_Toc101955700"/>
      <w:bookmarkStart w:id="84" w:name="_Toc101955760"/>
      <w:bookmarkStart w:id="85" w:name="_Toc101955755"/>
      <w:bookmarkStart w:id="86" w:name="_Toc101955688"/>
      <w:bookmarkStart w:id="87" w:name="_Toc101955509"/>
      <w:bookmarkStart w:id="88" w:name="_Toc101956410"/>
      <w:bookmarkStart w:id="89" w:name="_Toc101956408"/>
      <w:bookmarkStart w:id="90" w:name="_Toc101956028"/>
      <w:bookmarkStart w:id="91" w:name="_Toc101956366"/>
      <w:bookmarkStart w:id="92" w:name="_Toc101956318"/>
      <w:bookmarkStart w:id="93" w:name="_Toc101955889"/>
      <w:bookmarkStart w:id="94" w:name="_Toc101956403"/>
      <w:bookmarkStart w:id="95" w:name="_Toc101956324"/>
      <w:bookmarkStart w:id="96" w:name="_Toc101956414"/>
      <w:bookmarkStart w:id="97" w:name="_Toc101956364"/>
      <w:bookmarkStart w:id="98" w:name="_Toc101956359"/>
      <w:bookmarkStart w:id="99" w:name="_Toc101955937"/>
      <w:bookmarkStart w:id="100" w:name="_Toc101955550"/>
      <w:bookmarkStart w:id="101" w:name="_Toc308010950"/>
      <w:bookmarkStart w:id="102" w:name="_Toc94616983"/>
      <w:bookmarkStart w:id="103" w:name="_Toc101955772"/>
      <w:bookmarkStart w:id="104" w:name="_Toc101955901"/>
      <w:bookmarkStart w:id="105" w:name="_Toc101955659"/>
      <w:bookmarkStart w:id="106" w:name="_Toc94607893"/>
      <w:bookmarkStart w:id="107" w:name="_Toc101956038"/>
      <w:bookmarkStart w:id="108" w:name="_Toc10195570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Pr>
          <w:rFonts w:ascii="宋体" w:hint="eastAsia"/>
          <w:b w:val="0"/>
        </w:rPr>
        <w:t>法律适用及争议解决</w:t>
      </w:r>
      <w:bookmarkEnd w:id="101"/>
      <w:bookmarkEnd w:id="102"/>
      <w:bookmarkEnd w:id="103"/>
      <w:bookmarkEnd w:id="104"/>
      <w:bookmarkEnd w:id="105"/>
      <w:bookmarkEnd w:id="106"/>
      <w:bookmarkEnd w:id="107"/>
      <w:bookmarkEnd w:id="108"/>
    </w:p>
    <w:p w14:paraId="2F77FB2E"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28EBDA38"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6CF6802" w14:textId="77777777" w:rsidR="0030763C" w:rsidRDefault="0030763C">
      <w:pPr>
        <w:pStyle w:val="aff0"/>
        <w:spacing w:line="360" w:lineRule="auto"/>
        <w:ind w:left="284" w:firstLineChars="0" w:firstLine="0"/>
        <w:rPr>
          <w:rFonts w:ascii="宋体" w:cs="华文仿宋"/>
          <w:b w:val="0"/>
          <w:bCs/>
          <w:sz w:val="24"/>
          <w:szCs w:val="24"/>
        </w:rPr>
      </w:pPr>
    </w:p>
    <w:p w14:paraId="44251D28" w14:textId="77777777" w:rsidR="0030763C" w:rsidRDefault="00000000">
      <w:pPr>
        <w:pStyle w:val="aff0"/>
        <w:numPr>
          <w:ilvl w:val="0"/>
          <w:numId w:val="3"/>
        </w:numPr>
        <w:spacing w:line="360" w:lineRule="auto"/>
        <w:ind w:left="284" w:firstLineChars="0"/>
        <w:rPr>
          <w:rFonts w:ascii="宋体" w:cs="华文仿宋"/>
          <w:b w:val="0"/>
          <w:bCs/>
          <w:sz w:val="24"/>
          <w:szCs w:val="24"/>
        </w:rPr>
      </w:pPr>
      <w:bookmarkStart w:id="109" w:name="_Toc141851057"/>
      <w:bookmarkStart w:id="110" w:name="_Toc101956040"/>
      <w:bookmarkStart w:id="111" w:name="_Toc101955707"/>
      <w:bookmarkStart w:id="112" w:name="_Toc101955774"/>
      <w:bookmarkStart w:id="113" w:name="_Toc308010952"/>
      <w:bookmarkStart w:id="114" w:name="_Toc101955903"/>
      <w:bookmarkStart w:id="115" w:name="_Toc94496263"/>
      <w:bookmarkStart w:id="116" w:name="_Toc93137849"/>
      <w:bookmarkStart w:id="117" w:name="_Toc101955661"/>
      <w:bookmarkStart w:id="118" w:name="_Toc94616985"/>
      <w:bookmarkEnd w:id="109"/>
      <w:r>
        <w:rPr>
          <w:rFonts w:ascii="宋体" w:hint="eastAsia"/>
          <w:b w:val="0"/>
        </w:rPr>
        <w:t>不可抗力</w:t>
      </w:r>
      <w:bookmarkEnd w:id="110"/>
      <w:bookmarkEnd w:id="111"/>
      <w:bookmarkEnd w:id="112"/>
      <w:bookmarkEnd w:id="113"/>
      <w:bookmarkEnd w:id="114"/>
      <w:bookmarkEnd w:id="115"/>
      <w:bookmarkEnd w:id="116"/>
      <w:bookmarkEnd w:id="117"/>
      <w:bookmarkEnd w:id="118"/>
    </w:p>
    <w:p w14:paraId="469EC655" w14:textId="77777777" w:rsidR="0030763C" w:rsidRDefault="00000000">
      <w:pPr>
        <w:pStyle w:val="aff0"/>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0763C" w:rsidRDefault="0030763C">
      <w:pPr>
        <w:spacing w:line="360" w:lineRule="auto"/>
        <w:rPr>
          <w:rFonts w:ascii="宋体" w:cs="华文仿宋"/>
          <w:b w:val="0"/>
          <w:bCs/>
          <w:sz w:val="24"/>
          <w:szCs w:val="24"/>
        </w:rPr>
      </w:pPr>
    </w:p>
    <w:p w14:paraId="44AAAC8D" w14:textId="77777777" w:rsidR="0030763C" w:rsidRDefault="00000000">
      <w:pPr>
        <w:pStyle w:val="aff0"/>
        <w:numPr>
          <w:ilvl w:val="0"/>
          <w:numId w:val="3"/>
        </w:numPr>
        <w:spacing w:line="360" w:lineRule="auto"/>
        <w:ind w:left="284" w:firstLineChars="0"/>
        <w:rPr>
          <w:rFonts w:ascii="宋体" w:cs="华文仿宋"/>
          <w:b w:val="0"/>
          <w:bCs/>
          <w:sz w:val="24"/>
          <w:szCs w:val="24"/>
        </w:rPr>
      </w:pPr>
      <w:bookmarkStart w:id="119" w:name="_Toc101955777"/>
      <w:bookmarkStart w:id="120" w:name="_Toc101955710"/>
      <w:bookmarkStart w:id="121" w:name="_Toc93821629"/>
      <w:bookmarkStart w:id="122" w:name="_Toc101956043"/>
      <w:bookmarkStart w:id="123" w:name="_Toc101955906"/>
      <w:bookmarkStart w:id="124" w:name="_Toc308010954"/>
      <w:bookmarkStart w:id="125" w:name="_Toc94616988"/>
      <w:bookmarkStart w:id="126" w:name="_Toc101955664"/>
      <w:bookmarkStart w:id="127" w:name="_Toc93220495"/>
      <w:r>
        <w:rPr>
          <w:rFonts w:ascii="宋体" w:hint="eastAsia"/>
          <w:b w:val="0"/>
        </w:rPr>
        <w:t>通知与送达</w:t>
      </w:r>
    </w:p>
    <w:p w14:paraId="601D8CA4"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w:t>
      </w:r>
      <w:r>
        <w:rPr>
          <w:rFonts w:ascii="宋体" w:hAnsi="宋体" w:hint="eastAsia"/>
          <w:b w:val="0"/>
          <w:bCs/>
          <w:color w:val="000000"/>
          <w:sz w:val="24"/>
          <w:szCs w:val="24"/>
        </w:rPr>
        <w:lastRenderedPageBreak/>
        <w:t>邮件等双方认可的方式发出。特快专递或挂号信件的交寄日以邮戳为准。上述书面通知均须标明协议双方的收件人。</w:t>
      </w:r>
    </w:p>
    <w:p w14:paraId="68A955B4"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6769A495" w14:textId="77777777" w:rsidR="0030763C"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5FD24BE1" w14:textId="77777777" w:rsidR="0030763C"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77777777" w:rsidR="0030763C"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77777777" w:rsidR="0030763C"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14:paraId="7D4DA974" w14:textId="77777777" w:rsidR="0030763C" w:rsidRPr="001E7196"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w:t>
      </w:r>
      <w:r w:rsidRPr="001E7196">
        <w:rPr>
          <w:rFonts w:ascii="宋体" w:hAnsi="宋体" w:hint="eastAsia"/>
          <w:b w:val="0"/>
          <w:bCs/>
          <w:color w:val="000000"/>
          <w:sz w:val="24"/>
          <w:szCs w:val="24"/>
        </w:rPr>
        <w:t>址与指定联系方式如下：</w:t>
      </w:r>
    </w:p>
    <w:p w14:paraId="1F6D705A" w14:textId="77777777" w:rsidR="0030763C" w:rsidRPr="001E7196" w:rsidRDefault="00000000">
      <w:pPr>
        <w:snapToGrid w:val="0"/>
        <w:spacing w:line="360" w:lineRule="auto"/>
        <w:ind w:firstLine="480"/>
        <w:rPr>
          <w:rFonts w:ascii="宋体" w:hAnsi="宋体" w:hint="eastAsia"/>
          <w:b w:val="0"/>
          <w:bCs/>
          <w:color w:val="000000"/>
          <w:sz w:val="24"/>
          <w:szCs w:val="24"/>
        </w:rPr>
      </w:pPr>
      <w:r w:rsidRPr="001E7196">
        <w:rPr>
          <w:rFonts w:ascii="宋体" w:hAnsi="宋体" w:hint="eastAsia"/>
          <w:b w:val="0"/>
          <w:bCs/>
          <w:color w:val="000000"/>
          <w:sz w:val="24"/>
          <w:szCs w:val="24"/>
        </w:rPr>
        <w:t>（1）如致甲方：</w:t>
      </w:r>
    </w:p>
    <w:p w14:paraId="447BDDD9" w14:textId="77777777" w:rsidR="0030763C" w:rsidRPr="001E7196" w:rsidRDefault="00000000">
      <w:pPr>
        <w:snapToGrid w:val="0"/>
        <w:spacing w:line="360" w:lineRule="auto"/>
        <w:ind w:firstLine="480"/>
        <w:rPr>
          <w:rFonts w:ascii="宋体" w:hAnsi="宋体" w:hint="eastAsia"/>
          <w:b w:val="0"/>
          <w:bCs/>
          <w:color w:val="000000"/>
          <w:sz w:val="24"/>
          <w:szCs w:val="24"/>
        </w:rPr>
      </w:pPr>
      <w:r w:rsidRPr="001E7196">
        <w:rPr>
          <w:rFonts w:ascii="宋体" w:hAnsi="宋体" w:hint="eastAsia"/>
          <w:b w:val="0"/>
          <w:bCs/>
          <w:color w:val="000000"/>
          <w:sz w:val="24"/>
          <w:szCs w:val="24"/>
        </w:rPr>
        <w:t>名称：【</w:t>
      </w:r>
      <w:r w:rsidRPr="001E7196">
        <w:rPr>
          <w:rFonts w:ascii="宋体" w:hAnsi="宋体" w:hint="eastAsia"/>
          <w:b w:val="0"/>
          <w:bCs/>
          <w:sz w:val="24"/>
          <w:szCs w:val="24"/>
        </w:rPr>
        <w:t>江苏合创智行科技有限公司</w:t>
      </w:r>
      <w:r w:rsidRPr="001E7196">
        <w:rPr>
          <w:rFonts w:ascii="宋体" w:hAnsi="宋体" w:hint="eastAsia"/>
          <w:b w:val="0"/>
          <w:bCs/>
          <w:color w:val="000000"/>
          <w:sz w:val="24"/>
          <w:szCs w:val="24"/>
        </w:rPr>
        <w:t>】</w:t>
      </w:r>
    </w:p>
    <w:p w14:paraId="037D0F18" w14:textId="77777777" w:rsidR="0030763C" w:rsidRPr="001E7196" w:rsidRDefault="00000000">
      <w:pPr>
        <w:snapToGrid w:val="0"/>
        <w:spacing w:line="360" w:lineRule="auto"/>
        <w:ind w:firstLine="480"/>
        <w:rPr>
          <w:rFonts w:ascii="宋体" w:hAnsi="宋体" w:hint="eastAsia"/>
          <w:b w:val="0"/>
          <w:bCs/>
          <w:color w:val="000000"/>
          <w:sz w:val="24"/>
          <w:szCs w:val="24"/>
        </w:rPr>
      </w:pPr>
      <w:bookmarkStart w:id="128" w:name="_Hlk202508424"/>
      <w:r w:rsidRPr="001E7196">
        <w:rPr>
          <w:rFonts w:ascii="宋体" w:hAnsi="宋体" w:hint="eastAsia"/>
          <w:b w:val="0"/>
          <w:bCs/>
          <w:color w:val="000000"/>
          <w:sz w:val="24"/>
          <w:szCs w:val="24"/>
        </w:rPr>
        <w:t>地址：【无锡市锡山区安镇街道兖矿信达大厦A栋15楼-B】</w:t>
      </w:r>
    </w:p>
    <w:p w14:paraId="6FB8CFD3" w14:textId="77777777" w:rsidR="0030763C" w:rsidRPr="001E7196" w:rsidRDefault="00000000">
      <w:pPr>
        <w:snapToGrid w:val="0"/>
        <w:spacing w:line="360" w:lineRule="auto"/>
        <w:ind w:firstLine="480"/>
        <w:rPr>
          <w:rFonts w:ascii="宋体" w:hAnsi="宋体" w:hint="eastAsia"/>
          <w:b w:val="0"/>
          <w:bCs/>
          <w:color w:val="000000"/>
          <w:sz w:val="24"/>
          <w:szCs w:val="24"/>
        </w:rPr>
      </w:pPr>
      <w:r w:rsidRPr="001E7196">
        <w:rPr>
          <w:rFonts w:ascii="宋体" w:hAnsi="宋体" w:hint="eastAsia"/>
          <w:b w:val="0"/>
          <w:bCs/>
          <w:color w:val="000000"/>
          <w:sz w:val="24"/>
          <w:szCs w:val="24"/>
        </w:rPr>
        <w:t>电话：【</w:t>
      </w:r>
      <w:r w:rsidRPr="001E7196">
        <w:rPr>
          <w:b w:val="0"/>
          <w:bCs/>
          <w:sz w:val="24"/>
          <w:szCs w:val="24"/>
        </w:rPr>
        <w:t>13718148626</w:t>
      </w:r>
      <w:r w:rsidRPr="001E7196">
        <w:rPr>
          <w:rFonts w:ascii="宋体" w:hAnsi="宋体" w:hint="eastAsia"/>
          <w:b w:val="0"/>
          <w:bCs/>
          <w:color w:val="000000"/>
          <w:sz w:val="24"/>
          <w:szCs w:val="24"/>
        </w:rPr>
        <w:t>】               邮政编码：【</w:t>
      </w:r>
      <w:r w:rsidRPr="001E7196">
        <w:rPr>
          <w:rFonts w:ascii="宋体" w:hAnsi="宋体" w:hint="eastAsia"/>
          <w:b w:val="0"/>
          <w:bCs/>
          <w:sz w:val="24"/>
          <w:szCs w:val="24"/>
        </w:rPr>
        <w:t>214000</w:t>
      </w:r>
      <w:r w:rsidRPr="001E7196">
        <w:rPr>
          <w:rFonts w:ascii="宋体" w:hAnsi="宋体" w:hint="eastAsia"/>
          <w:b w:val="0"/>
          <w:bCs/>
          <w:color w:val="000000"/>
          <w:sz w:val="24"/>
          <w:szCs w:val="24"/>
        </w:rPr>
        <w:t>】</w:t>
      </w:r>
    </w:p>
    <w:p w14:paraId="2009D621" w14:textId="121C8423" w:rsidR="0030763C" w:rsidRDefault="00000000">
      <w:pPr>
        <w:snapToGrid w:val="0"/>
        <w:spacing w:line="360" w:lineRule="auto"/>
        <w:ind w:firstLine="480"/>
        <w:rPr>
          <w:rFonts w:ascii="宋体" w:hAnsi="宋体" w:hint="eastAsia"/>
          <w:b w:val="0"/>
          <w:bCs/>
          <w:color w:val="000000"/>
          <w:sz w:val="24"/>
          <w:szCs w:val="24"/>
        </w:rPr>
      </w:pPr>
      <w:r w:rsidRPr="001E7196">
        <w:rPr>
          <w:rFonts w:ascii="宋体" w:hAnsi="宋体" w:hint="eastAsia"/>
          <w:b w:val="0"/>
          <w:bCs/>
          <w:color w:val="000000"/>
          <w:sz w:val="24"/>
          <w:szCs w:val="24"/>
        </w:rPr>
        <w:t>联系人：【</w:t>
      </w:r>
      <w:r w:rsidRPr="001E7196">
        <w:rPr>
          <w:rFonts w:hint="eastAsia"/>
          <w:b w:val="0"/>
          <w:bCs/>
          <w:sz w:val="24"/>
          <w:szCs w:val="24"/>
        </w:rPr>
        <w:t>张树安</w:t>
      </w:r>
      <w:r w:rsidRPr="001E7196">
        <w:rPr>
          <w:rFonts w:ascii="宋体" w:hAnsi="宋体" w:hint="eastAsia"/>
          <w:b w:val="0"/>
          <w:bCs/>
          <w:color w:val="000000"/>
          <w:sz w:val="24"/>
          <w:szCs w:val="24"/>
        </w:rPr>
        <w:t>】               微信：【</w:t>
      </w:r>
      <w:r w:rsidR="001E7196" w:rsidRPr="001E7196">
        <w:rPr>
          <w:rFonts w:ascii="宋体" w:hAnsi="宋体" w:hint="eastAsia"/>
          <w:b w:val="0"/>
          <w:bCs/>
          <w:color w:val="000000"/>
          <w:sz w:val="24"/>
          <w:szCs w:val="24"/>
        </w:rPr>
        <w:t>zsa_buaa</w:t>
      </w:r>
      <w:r w:rsidRPr="001E7196">
        <w:rPr>
          <w:rFonts w:ascii="宋体" w:hAnsi="宋体" w:hint="eastAsia"/>
          <w:b w:val="0"/>
          <w:bCs/>
          <w:color w:val="000000"/>
          <w:sz w:val="24"/>
          <w:szCs w:val="24"/>
        </w:rPr>
        <w:t>】</w:t>
      </w:r>
    </w:p>
    <w:p w14:paraId="346868DC" w14:textId="77777777" w:rsidR="0030763C"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w:t>
      </w:r>
      <w:r>
        <w:rPr>
          <w:rFonts w:ascii="宋体" w:hAnsi="宋体"/>
          <w:b w:val="0"/>
          <w:bCs/>
          <w:color w:val="000000"/>
          <w:sz w:val="24"/>
          <w:szCs w:val="24"/>
        </w:rPr>
        <w:t>shuan.zhang@thundercomm.com</w:t>
      </w:r>
      <w:r>
        <w:rPr>
          <w:rFonts w:ascii="宋体" w:hAnsi="宋体" w:hint="eastAsia"/>
          <w:b w:val="0"/>
          <w:bCs/>
          <w:color w:val="000000"/>
          <w:sz w:val="24"/>
          <w:szCs w:val="24"/>
        </w:rPr>
        <w:t>】</w:t>
      </w:r>
    </w:p>
    <w:bookmarkEnd w:id="128"/>
    <w:p w14:paraId="0230B3A5" w14:textId="77777777"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362DFC66" w14:textId="77777777"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   】</w:t>
      </w:r>
    </w:p>
    <w:p w14:paraId="3D248A47" w14:textId="77777777"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 无锡市锡山区安镇街道春风南路2号智行科创园8幢3单元1404号办公楼  】</w:t>
      </w:r>
    </w:p>
    <w:p w14:paraId="4F96FB44" w14:textId="77777777"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 0510-85386595 】       邮政编码：【214000  】</w:t>
      </w:r>
    </w:p>
    <w:p w14:paraId="4326F310" w14:textId="11A08D40"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971545" w:rsidRPr="003E1B3B">
        <w:rPr>
          <w:rFonts w:hint="eastAsia"/>
          <w:b w:val="0"/>
          <w:bCs/>
          <w:sz w:val="24"/>
          <w:szCs w:val="24"/>
        </w:rPr>
        <w:t>杨勇</w:t>
      </w:r>
      <w:r>
        <w:rPr>
          <w:rFonts w:ascii="宋体" w:hAnsi="宋体" w:hint="eastAsia"/>
          <w:b w:val="0"/>
          <w:bCs/>
          <w:color w:val="000000"/>
          <w:sz w:val="24"/>
          <w:szCs w:val="24"/>
        </w:rPr>
        <w:t>】               微信：【</w:t>
      </w:r>
      <w:r w:rsidR="00971545" w:rsidRPr="003E1B3B">
        <w:rPr>
          <w:rFonts w:ascii="宋体" w:hAnsi="宋体"/>
          <w:b w:val="0"/>
          <w:bCs/>
          <w:color w:val="000000"/>
          <w:sz w:val="24"/>
          <w:szCs w:val="24"/>
        </w:rPr>
        <w:t>chanzong</w:t>
      </w:r>
      <w:r w:rsidR="005F2575">
        <w:rPr>
          <w:rFonts w:ascii="宋体" w:hAnsi="宋体" w:hint="eastAsia"/>
          <w:b w:val="0"/>
          <w:bCs/>
          <w:color w:val="000000"/>
          <w:sz w:val="24"/>
          <w:szCs w:val="24"/>
        </w:rPr>
        <w:t>5</w:t>
      </w:r>
      <w:r w:rsidR="00971545" w:rsidRPr="003E1B3B">
        <w:rPr>
          <w:rFonts w:ascii="宋体" w:hAnsi="宋体"/>
          <w:b w:val="0"/>
          <w:bCs/>
          <w:color w:val="000000"/>
          <w:sz w:val="24"/>
          <w:szCs w:val="24"/>
        </w:rPr>
        <w:t>09722</w:t>
      </w:r>
      <w:r>
        <w:rPr>
          <w:rFonts w:ascii="宋体" w:hAnsi="宋体" w:hint="eastAsia"/>
          <w:b w:val="0"/>
          <w:bCs/>
          <w:color w:val="000000"/>
          <w:sz w:val="24"/>
          <w:szCs w:val="24"/>
        </w:rPr>
        <w:t>】</w:t>
      </w:r>
    </w:p>
    <w:p w14:paraId="16953621" w14:textId="725E410C" w:rsidR="0030763C"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电子邮箱：【</w:t>
      </w:r>
      <w:r w:rsidR="00971545" w:rsidRPr="003E1B3B">
        <w:rPr>
          <w:rFonts w:ascii="宋体" w:hAnsi="宋体"/>
          <w:b w:val="0"/>
          <w:bCs/>
          <w:color w:val="000000"/>
          <w:sz w:val="24"/>
          <w:szCs w:val="24"/>
        </w:rPr>
        <w:t>yangyong@tian-net.com</w:t>
      </w:r>
      <w:r>
        <w:rPr>
          <w:rFonts w:ascii="宋体" w:hAnsi="宋体" w:hint="eastAsia"/>
          <w:b w:val="0"/>
          <w:bCs/>
          <w:color w:val="000000"/>
          <w:sz w:val="24"/>
          <w:szCs w:val="24"/>
        </w:rPr>
        <w:t>】</w:t>
      </w:r>
    </w:p>
    <w:p w14:paraId="72006E2B" w14:textId="77777777" w:rsidR="0030763C" w:rsidRDefault="0030763C">
      <w:pPr>
        <w:pStyle w:val="aff0"/>
        <w:spacing w:line="360" w:lineRule="auto"/>
        <w:ind w:left="284" w:firstLineChars="0" w:firstLine="0"/>
        <w:rPr>
          <w:rFonts w:ascii="宋体" w:cs="华文仿宋"/>
          <w:b w:val="0"/>
          <w:bCs/>
          <w:sz w:val="24"/>
          <w:szCs w:val="24"/>
        </w:rPr>
      </w:pPr>
    </w:p>
    <w:p w14:paraId="274D3EEB" w14:textId="77777777" w:rsidR="0030763C"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lastRenderedPageBreak/>
        <w:t>其他</w:t>
      </w:r>
      <w:bookmarkEnd w:id="119"/>
      <w:bookmarkEnd w:id="120"/>
      <w:bookmarkEnd w:id="121"/>
      <w:bookmarkEnd w:id="122"/>
      <w:bookmarkEnd w:id="123"/>
      <w:bookmarkEnd w:id="124"/>
      <w:bookmarkEnd w:id="125"/>
      <w:bookmarkEnd w:id="126"/>
      <w:bookmarkEnd w:id="127"/>
    </w:p>
    <w:p w14:paraId="2F9A2E7D" w14:textId="77777777" w:rsidR="0030763C" w:rsidRDefault="00000000">
      <w:pPr>
        <w:snapToGrid w:val="0"/>
        <w:spacing w:line="360" w:lineRule="auto"/>
        <w:ind w:firstLine="48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48F63BD0"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14:paraId="29618291"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0C1E2A15" w14:textId="77777777" w:rsidR="0030763C"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3DC29ABC" w14:textId="77777777" w:rsidR="0030763C" w:rsidRDefault="0030763C">
      <w:pPr>
        <w:pStyle w:val="aff0"/>
        <w:spacing w:line="360" w:lineRule="auto"/>
        <w:ind w:left="284" w:firstLineChars="0" w:firstLine="0"/>
        <w:rPr>
          <w:rFonts w:ascii="宋体" w:cs="华文仿宋"/>
          <w:b w:val="0"/>
          <w:bCs/>
          <w:sz w:val="24"/>
          <w:szCs w:val="24"/>
        </w:rPr>
      </w:pPr>
    </w:p>
    <w:p w14:paraId="68EADB8A" w14:textId="77777777" w:rsidR="0030763C" w:rsidRDefault="00000000">
      <w:pPr>
        <w:pStyle w:val="aff0"/>
        <w:numPr>
          <w:ilvl w:val="0"/>
          <w:numId w:val="3"/>
        </w:numPr>
        <w:spacing w:line="360" w:lineRule="auto"/>
        <w:ind w:left="284" w:firstLineChars="0"/>
        <w:rPr>
          <w:rFonts w:ascii="宋体" w:cs="华文仿宋"/>
          <w:b w:val="0"/>
          <w:bCs/>
          <w:sz w:val="24"/>
          <w:szCs w:val="24"/>
        </w:rPr>
      </w:pPr>
      <w:bookmarkStart w:id="129" w:name="_Toc93809280"/>
      <w:bookmarkStart w:id="130" w:name="_Toc101956047"/>
      <w:bookmarkStart w:id="131" w:name="_Toc101955910"/>
      <w:bookmarkStart w:id="132" w:name="_Toc93821630"/>
      <w:bookmarkStart w:id="133" w:name="_Toc308010955"/>
      <w:bookmarkStart w:id="134" w:name="_Toc93809343"/>
      <w:bookmarkStart w:id="135" w:name="_Toc101955668"/>
      <w:bookmarkStart w:id="136" w:name="_Toc101955714"/>
      <w:bookmarkStart w:id="137" w:name="_Toc94616989"/>
      <w:bookmarkStart w:id="138" w:name="_Toc101955781"/>
      <w:r>
        <w:rPr>
          <w:rFonts w:ascii="宋体" w:hint="eastAsia"/>
          <w:b w:val="0"/>
        </w:rPr>
        <w:t>附件</w:t>
      </w:r>
      <w:bookmarkEnd w:id="129"/>
      <w:bookmarkEnd w:id="130"/>
      <w:bookmarkEnd w:id="131"/>
      <w:bookmarkEnd w:id="132"/>
      <w:bookmarkEnd w:id="133"/>
      <w:bookmarkEnd w:id="134"/>
      <w:bookmarkEnd w:id="135"/>
      <w:bookmarkEnd w:id="136"/>
      <w:bookmarkEnd w:id="137"/>
      <w:bookmarkEnd w:id="138"/>
    </w:p>
    <w:p w14:paraId="5E2ECE0D" w14:textId="77777777" w:rsidR="0030763C" w:rsidRDefault="00000000">
      <w:pPr>
        <w:spacing w:line="360" w:lineRule="auto"/>
        <w:rPr>
          <w:rFonts w:ascii="宋体" w:hAnsi="宋体" w:hint="eastAsia"/>
          <w:b w:val="0"/>
          <w:bCs/>
          <w:sz w:val="24"/>
          <w:szCs w:val="24"/>
        </w:rPr>
      </w:pPr>
      <w:bookmarkStart w:id="139" w:name="_Toc101955669"/>
      <w:bookmarkStart w:id="140" w:name="_Toc101956048"/>
      <w:bookmarkStart w:id="141" w:name="_Toc101955715"/>
      <w:bookmarkStart w:id="142" w:name="_Toc101955782"/>
      <w:bookmarkStart w:id="143" w:name="_Toc94616990"/>
      <w:bookmarkStart w:id="144" w:name="_Toc101955911"/>
      <w:r>
        <w:rPr>
          <w:rFonts w:ascii="宋体" w:hAnsi="宋体" w:hint="eastAsia"/>
          <w:b w:val="0"/>
          <w:bCs/>
          <w:sz w:val="24"/>
          <w:szCs w:val="24"/>
        </w:rPr>
        <w:t>附件1：</w:t>
      </w:r>
      <w:bookmarkEnd w:id="139"/>
      <w:bookmarkEnd w:id="140"/>
      <w:bookmarkEnd w:id="141"/>
      <w:bookmarkEnd w:id="142"/>
      <w:bookmarkEnd w:id="143"/>
      <w:bookmarkEnd w:id="144"/>
      <w:r>
        <w:rPr>
          <w:rFonts w:ascii="宋体" w:hAnsi="宋体" w:hint="eastAsia"/>
          <w:b w:val="0"/>
          <w:bCs/>
          <w:sz w:val="24"/>
          <w:szCs w:val="24"/>
        </w:rPr>
        <w:t>清单</w:t>
      </w:r>
    </w:p>
    <w:p w14:paraId="44A3A795" w14:textId="77777777" w:rsidR="0030763C" w:rsidRDefault="0000000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560D752" w14:textId="77777777" w:rsidR="0030763C" w:rsidRDefault="0000000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7F31369B" w14:textId="77777777" w:rsidR="0030763C" w:rsidRDefault="0000000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E08E600" w14:textId="77777777" w:rsidR="0030763C" w:rsidRDefault="0000000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484D3469" w14:textId="77777777" w:rsidR="0030763C" w:rsidRDefault="0030763C">
      <w:pPr>
        <w:pStyle w:val="ac"/>
        <w:rPr>
          <w:rFonts w:ascii="宋体" w:hAnsi="宋体" w:hint="eastAsia"/>
          <w:b w:val="0"/>
          <w:bCs/>
          <w:sz w:val="24"/>
          <w:szCs w:val="24"/>
        </w:rPr>
      </w:pPr>
    </w:p>
    <w:p w14:paraId="4EB32E7C" w14:textId="77777777" w:rsidR="0030763C" w:rsidRDefault="0030763C"/>
    <w:p w14:paraId="0770EC1A" w14:textId="77777777" w:rsidR="0030763C" w:rsidRDefault="0030763C"/>
    <w:p w14:paraId="147EB718" w14:textId="77777777" w:rsidR="0030763C" w:rsidRDefault="0000000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B5EDC76" w14:textId="77777777" w:rsidR="0030763C" w:rsidRDefault="0030763C">
      <w:pPr>
        <w:spacing w:line="360" w:lineRule="auto"/>
        <w:rPr>
          <w:rFonts w:ascii="宋体" w:hAnsi="宋体" w:hint="eastAsia"/>
          <w:b w:val="0"/>
          <w:bCs/>
          <w:sz w:val="24"/>
          <w:szCs w:val="24"/>
        </w:rPr>
      </w:pPr>
    </w:p>
    <w:p w14:paraId="513C5204" w14:textId="77777777" w:rsidR="0030763C"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223314F" w14:textId="77777777" w:rsidR="0030763C" w:rsidRDefault="0030763C">
      <w:pPr>
        <w:spacing w:line="420" w:lineRule="exact"/>
        <w:ind w:firstLineChars="200" w:firstLine="480"/>
        <w:jc w:val="left"/>
        <w:rPr>
          <w:b w:val="0"/>
          <w:sz w:val="24"/>
        </w:rPr>
      </w:pPr>
    </w:p>
    <w:p w14:paraId="6B274C9C" w14:textId="77777777" w:rsidR="0030763C"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5DB2DD41" w14:textId="77777777" w:rsidR="0030763C" w:rsidRDefault="0030763C">
      <w:pPr>
        <w:spacing w:line="400" w:lineRule="exact"/>
        <w:ind w:firstLineChars="200" w:firstLine="480"/>
        <w:rPr>
          <w:b w:val="0"/>
          <w:sz w:val="24"/>
        </w:rPr>
      </w:pPr>
    </w:p>
    <w:p w14:paraId="31DEE5B3" w14:textId="77777777" w:rsidR="0030763C" w:rsidRDefault="00000000">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p>
    <w:p w14:paraId="4F1ECAC2" w14:textId="77777777" w:rsidR="0030763C" w:rsidRDefault="00000000">
      <w:pPr>
        <w:widowControl/>
        <w:spacing w:line="240" w:lineRule="auto"/>
        <w:jc w:val="left"/>
        <w:rPr>
          <w:rFonts w:ascii="宋体" w:hAnsi="宋体" w:hint="eastAsia"/>
          <w:b w:val="0"/>
          <w:sz w:val="24"/>
        </w:rPr>
      </w:pPr>
      <w:r>
        <w:rPr>
          <w:rFonts w:ascii="宋体" w:hAnsi="宋体"/>
          <w:b w:val="0"/>
        </w:rPr>
        <w:br w:type="page"/>
      </w:r>
    </w:p>
    <w:p w14:paraId="5DB731F1" w14:textId="77777777" w:rsidR="001E7196" w:rsidRDefault="001E7196">
      <w:pPr>
        <w:widowControl/>
        <w:spacing w:line="240" w:lineRule="auto"/>
        <w:jc w:val="left"/>
        <w:rPr>
          <w:rFonts w:ascii="宋体" w:hAnsi="宋体" w:hint="eastAsia"/>
          <w:b w:val="0"/>
          <w:sz w:val="24"/>
        </w:rPr>
        <w:sectPr w:rsidR="001E7196">
          <w:footerReference w:type="default" r:id="rId7"/>
          <w:pgSz w:w="11906" w:h="16838"/>
          <w:pgMar w:top="1440" w:right="1800" w:bottom="1440" w:left="1800" w:header="851" w:footer="992" w:gutter="0"/>
          <w:cols w:space="425"/>
          <w:docGrid w:type="lines" w:linePitch="312"/>
        </w:sectPr>
      </w:pPr>
    </w:p>
    <w:p w14:paraId="6C0CCCED" w14:textId="77777777" w:rsidR="0030763C" w:rsidRDefault="00000000">
      <w:pPr>
        <w:widowControl/>
        <w:spacing w:line="240" w:lineRule="auto"/>
        <w:jc w:val="left"/>
        <w:rPr>
          <w:rFonts w:ascii="宋体" w:hAnsi="宋体" w:hint="eastAsia"/>
          <w:b w:val="0"/>
          <w:bCs/>
          <w:sz w:val="24"/>
          <w:szCs w:val="24"/>
        </w:rPr>
      </w:pPr>
      <w:r>
        <w:rPr>
          <w:rFonts w:ascii="宋体" w:hAnsi="宋体" w:hint="eastAsia"/>
          <w:b w:val="0"/>
          <w:sz w:val="24"/>
        </w:rPr>
        <w:lastRenderedPageBreak/>
        <w:t>附件1</w:t>
      </w:r>
      <w:r>
        <w:rPr>
          <w:rFonts w:ascii="宋体" w:hAnsi="宋体" w:hint="eastAsia"/>
          <w:b w:val="0"/>
          <w:bCs/>
          <w:sz w:val="24"/>
          <w:szCs w:val="24"/>
        </w:rPr>
        <w:t>清单</w:t>
      </w:r>
    </w:p>
    <w:p w14:paraId="12FC999A" w14:textId="77777777" w:rsidR="0030763C" w:rsidRDefault="0030763C">
      <w:pPr>
        <w:widowControl/>
        <w:spacing w:line="360" w:lineRule="auto"/>
        <w:jc w:val="left"/>
        <w:rPr>
          <w:rFonts w:ascii="仿宋" w:eastAsia="仿宋" w:hAnsi="仿宋" w:hint="eastAsia"/>
          <w:sz w:val="24"/>
          <w:szCs w:val="22"/>
        </w:rPr>
      </w:pPr>
    </w:p>
    <w:p w14:paraId="09801896" w14:textId="77777777" w:rsidR="0030763C"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1.1项目价格清单</w:t>
      </w:r>
    </w:p>
    <w:p w14:paraId="128BF337" w14:textId="77777777" w:rsidR="0030763C"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项目各部分价格如下：</w:t>
      </w:r>
    </w:p>
    <w:tbl>
      <w:tblPr>
        <w:tblW w:w="12921" w:type="dxa"/>
        <w:tblLook w:val="04A0" w:firstRow="1" w:lastRow="0" w:firstColumn="1" w:lastColumn="0" w:noHBand="0" w:noVBand="1"/>
      </w:tblPr>
      <w:tblGrid>
        <w:gridCol w:w="780"/>
        <w:gridCol w:w="1230"/>
        <w:gridCol w:w="1430"/>
        <w:gridCol w:w="4030"/>
        <w:gridCol w:w="1180"/>
        <w:gridCol w:w="1348"/>
        <w:gridCol w:w="783"/>
        <w:gridCol w:w="2140"/>
      </w:tblGrid>
      <w:tr w:rsidR="001E7196" w:rsidRPr="001E7196" w14:paraId="61266BB2" w14:textId="77777777" w:rsidTr="001E7196">
        <w:trPr>
          <w:trHeight w:val="300"/>
        </w:trPr>
        <w:tc>
          <w:tcPr>
            <w:tcW w:w="12921" w:type="dxa"/>
            <w:gridSpan w:val="8"/>
            <w:tcBorders>
              <w:top w:val="single" w:sz="8" w:space="0" w:color="auto"/>
              <w:left w:val="single" w:sz="8" w:space="0" w:color="auto"/>
              <w:bottom w:val="single" w:sz="8" w:space="0" w:color="auto"/>
              <w:right w:val="single" w:sz="8" w:space="0" w:color="000000"/>
            </w:tcBorders>
            <w:noWrap/>
            <w:vAlign w:val="center"/>
            <w:hideMark/>
          </w:tcPr>
          <w:p w14:paraId="10BDEC7F"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高精地图底图及动态服务更新服务</w:t>
            </w:r>
          </w:p>
        </w:tc>
      </w:tr>
      <w:tr w:rsidR="001E7196" w:rsidRPr="001E7196" w14:paraId="7DE6F4BE" w14:textId="77777777" w:rsidTr="001E7196">
        <w:trPr>
          <w:trHeight w:val="800"/>
        </w:trPr>
        <w:tc>
          <w:tcPr>
            <w:tcW w:w="780" w:type="dxa"/>
            <w:tcBorders>
              <w:top w:val="nil"/>
              <w:left w:val="single" w:sz="8" w:space="0" w:color="auto"/>
              <w:bottom w:val="single" w:sz="8" w:space="0" w:color="auto"/>
              <w:right w:val="nil"/>
            </w:tcBorders>
            <w:noWrap/>
            <w:vAlign w:val="center"/>
            <w:hideMark/>
          </w:tcPr>
          <w:p w14:paraId="19FE8846"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序号</w:t>
            </w:r>
          </w:p>
        </w:tc>
        <w:tc>
          <w:tcPr>
            <w:tcW w:w="1230" w:type="dxa"/>
            <w:tcBorders>
              <w:top w:val="nil"/>
              <w:left w:val="single" w:sz="8" w:space="0" w:color="auto"/>
              <w:bottom w:val="single" w:sz="8" w:space="0" w:color="auto"/>
              <w:right w:val="single" w:sz="4" w:space="0" w:color="auto"/>
            </w:tcBorders>
            <w:noWrap/>
            <w:vAlign w:val="center"/>
            <w:hideMark/>
          </w:tcPr>
          <w:p w14:paraId="54BE9B87"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子系统名称</w:t>
            </w:r>
          </w:p>
        </w:tc>
        <w:tc>
          <w:tcPr>
            <w:tcW w:w="1430" w:type="dxa"/>
            <w:tcBorders>
              <w:top w:val="nil"/>
              <w:left w:val="nil"/>
              <w:bottom w:val="single" w:sz="8" w:space="0" w:color="auto"/>
              <w:right w:val="single" w:sz="4" w:space="0" w:color="auto"/>
            </w:tcBorders>
            <w:noWrap/>
            <w:vAlign w:val="center"/>
            <w:hideMark/>
          </w:tcPr>
          <w:p w14:paraId="2F61696E"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一级模块</w:t>
            </w:r>
          </w:p>
        </w:tc>
        <w:tc>
          <w:tcPr>
            <w:tcW w:w="4030" w:type="dxa"/>
            <w:tcBorders>
              <w:top w:val="nil"/>
              <w:left w:val="nil"/>
              <w:bottom w:val="single" w:sz="8" w:space="0" w:color="auto"/>
              <w:right w:val="single" w:sz="4" w:space="0" w:color="auto"/>
            </w:tcBorders>
            <w:vAlign w:val="center"/>
            <w:hideMark/>
          </w:tcPr>
          <w:p w14:paraId="47165D34"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二级模块</w:t>
            </w:r>
          </w:p>
        </w:tc>
        <w:tc>
          <w:tcPr>
            <w:tcW w:w="1180" w:type="dxa"/>
            <w:tcBorders>
              <w:top w:val="nil"/>
              <w:left w:val="nil"/>
              <w:bottom w:val="single" w:sz="8" w:space="0" w:color="auto"/>
              <w:right w:val="single" w:sz="4" w:space="0" w:color="auto"/>
            </w:tcBorders>
            <w:vAlign w:val="center"/>
            <w:hideMark/>
          </w:tcPr>
          <w:p w14:paraId="40026F3B"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工作量(人·月)</w:t>
            </w:r>
          </w:p>
        </w:tc>
        <w:tc>
          <w:tcPr>
            <w:tcW w:w="1348" w:type="dxa"/>
            <w:tcBorders>
              <w:top w:val="nil"/>
              <w:left w:val="nil"/>
              <w:bottom w:val="single" w:sz="8" w:space="0" w:color="auto"/>
              <w:right w:val="single" w:sz="4" w:space="0" w:color="auto"/>
            </w:tcBorders>
            <w:vAlign w:val="center"/>
            <w:hideMark/>
          </w:tcPr>
          <w:p w14:paraId="3871EE05"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综合单价(人·月)</w:t>
            </w:r>
          </w:p>
        </w:tc>
        <w:tc>
          <w:tcPr>
            <w:tcW w:w="783" w:type="dxa"/>
            <w:tcBorders>
              <w:top w:val="nil"/>
              <w:left w:val="nil"/>
              <w:bottom w:val="single" w:sz="8" w:space="0" w:color="auto"/>
              <w:right w:val="single" w:sz="4" w:space="0" w:color="auto"/>
            </w:tcBorders>
            <w:noWrap/>
            <w:vAlign w:val="center"/>
            <w:hideMark/>
          </w:tcPr>
          <w:p w14:paraId="05C50984"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税率</w:t>
            </w:r>
          </w:p>
        </w:tc>
        <w:tc>
          <w:tcPr>
            <w:tcW w:w="2140" w:type="dxa"/>
            <w:tcBorders>
              <w:top w:val="nil"/>
              <w:left w:val="nil"/>
              <w:bottom w:val="single" w:sz="8" w:space="0" w:color="auto"/>
              <w:right w:val="single" w:sz="8" w:space="0" w:color="auto"/>
            </w:tcBorders>
            <w:noWrap/>
            <w:vAlign w:val="center"/>
            <w:hideMark/>
          </w:tcPr>
          <w:p w14:paraId="730ABC4E"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含税金额（元）</w:t>
            </w:r>
          </w:p>
        </w:tc>
      </w:tr>
      <w:tr w:rsidR="001E7196" w:rsidRPr="001E7196" w14:paraId="2209ECB5" w14:textId="77777777" w:rsidTr="001E7196">
        <w:trPr>
          <w:trHeight w:val="480"/>
        </w:trPr>
        <w:tc>
          <w:tcPr>
            <w:tcW w:w="780" w:type="dxa"/>
            <w:tcBorders>
              <w:top w:val="nil"/>
              <w:left w:val="single" w:sz="8" w:space="0" w:color="auto"/>
              <w:bottom w:val="single" w:sz="4" w:space="0" w:color="auto"/>
              <w:right w:val="single" w:sz="4" w:space="0" w:color="auto"/>
            </w:tcBorders>
            <w:vAlign w:val="center"/>
            <w:hideMark/>
          </w:tcPr>
          <w:p w14:paraId="2048195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230" w:type="dxa"/>
            <w:vMerge w:val="restart"/>
            <w:tcBorders>
              <w:top w:val="single" w:sz="8" w:space="0" w:color="auto"/>
              <w:left w:val="single" w:sz="4" w:space="0" w:color="auto"/>
              <w:bottom w:val="single" w:sz="4" w:space="0" w:color="auto"/>
              <w:right w:val="single" w:sz="4" w:space="0" w:color="auto"/>
            </w:tcBorders>
            <w:vAlign w:val="center"/>
            <w:hideMark/>
          </w:tcPr>
          <w:p w14:paraId="0900928C"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高精度地图底图及动态更新服务</w:t>
            </w:r>
          </w:p>
        </w:tc>
        <w:tc>
          <w:tcPr>
            <w:tcW w:w="1430" w:type="dxa"/>
            <w:vMerge w:val="restart"/>
            <w:tcBorders>
              <w:top w:val="single" w:sz="8" w:space="0" w:color="auto"/>
              <w:left w:val="single" w:sz="4" w:space="0" w:color="auto"/>
              <w:bottom w:val="single" w:sz="4" w:space="0" w:color="auto"/>
              <w:right w:val="single" w:sz="4" w:space="0" w:color="auto"/>
            </w:tcBorders>
            <w:vAlign w:val="center"/>
            <w:hideMark/>
          </w:tcPr>
          <w:p w14:paraId="7602AEF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高精度地图数据底图服务（5000KM）</w:t>
            </w:r>
          </w:p>
        </w:tc>
        <w:tc>
          <w:tcPr>
            <w:tcW w:w="4030" w:type="dxa"/>
            <w:tcBorders>
              <w:top w:val="single" w:sz="8" w:space="0" w:color="auto"/>
              <w:left w:val="nil"/>
              <w:bottom w:val="single" w:sz="4" w:space="0" w:color="auto"/>
              <w:right w:val="single" w:sz="4" w:space="0" w:color="auto"/>
            </w:tcBorders>
            <w:vAlign w:val="center"/>
            <w:hideMark/>
          </w:tcPr>
          <w:p w14:paraId="5FFF3D14"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外业采集服务费</w:t>
            </w:r>
          </w:p>
        </w:tc>
        <w:tc>
          <w:tcPr>
            <w:tcW w:w="1180" w:type="dxa"/>
            <w:tcBorders>
              <w:top w:val="single" w:sz="8" w:space="0" w:color="auto"/>
              <w:left w:val="nil"/>
              <w:bottom w:val="single" w:sz="4" w:space="0" w:color="auto"/>
              <w:right w:val="single" w:sz="4" w:space="0" w:color="auto"/>
            </w:tcBorders>
            <w:vAlign w:val="center"/>
            <w:hideMark/>
          </w:tcPr>
          <w:p w14:paraId="5DD7122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200</w:t>
            </w:r>
          </w:p>
        </w:tc>
        <w:tc>
          <w:tcPr>
            <w:tcW w:w="1348" w:type="dxa"/>
            <w:tcBorders>
              <w:top w:val="single" w:sz="8" w:space="0" w:color="auto"/>
              <w:left w:val="nil"/>
              <w:bottom w:val="single" w:sz="4" w:space="0" w:color="auto"/>
              <w:right w:val="single" w:sz="4" w:space="0" w:color="auto"/>
            </w:tcBorders>
            <w:vAlign w:val="center"/>
            <w:hideMark/>
          </w:tcPr>
          <w:p w14:paraId="1EDFBBCF"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single" w:sz="8" w:space="0" w:color="auto"/>
              <w:left w:val="nil"/>
              <w:bottom w:val="single" w:sz="4" w:space="0" w:color="auto"/>
              <w:right w:val="single" w:sz="4" w:space="0" w:color="auto"/>
            </w:tcBorders>
            <w:vAlign w:val="center"/>
            <w:hideMark/>
          </w:tcPr>
          <w:p w14:paraId="0834A7A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8" w:space="0" w:color="auto"/>
              <w:left w:val="nil"/>
              <w:bottom w:val="single" w:sz="4" w:space="0" w:color="auto"/>
              <w:right w:val="single" w:sz="8" w:space="0" w:color="auto"/>
            </w:tcBorders>
            <w:noWrap/>
            <w:vAlign w:val="center"/>
            <w:hideMark/>
          </w:tcPr>
          <w:p w14:paraId="67116984"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4,000,000.00 </w:t>
            </w:r>
          </w:p>
        </w:tc>
      </w:tr>
      <w:tr w:rsidR="001E7196" w:rsidRPr="001E7196" w14:paraId="4C6CD682" w14:textId="77777777" w:rsidTr="001E7196">
        <w:trPr>
          <w:trHeight w:val="320"/>
        </w:trPr>
        <w:tc>
          <w:tcPr>
            <w:tcW w:w="780" w:type="dxa"/>
            <w:tcBorders>
              <w:top w:val="nil"/>
              <w:left w:val="single" w:sz="8" w:space="0" w:color="auto"/>
              <w:bottom w:val="single" w:sz="4" w:space="0" w:color="auto"/>
              <w:right w:val="single" w:sz="4" w:space="0" w:color="auto"/>
            </w:tcBorders>
            <w:vAlign w:val="center"/>
            <w:hideMark/>
          </w:tcPr>
          <w:p w14:paraId="71CAA9F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06E7CDF1"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8" w:space="0" w:color="auto"/>
              <w:left w:val="single" w:sz="4" w:space="0" w:color="auto"/>
              <w:bottom w:val="single" w:sz="4" w:space="0" w:color="auto"/>
              <w:right w:val="single" w:sz="4" w:space="0" w:color="auto"/>
            </w:tcBorders>
            <w:vAlign w:val="center"/>
            <w:hideMark/>
          </w:tcPr>
          <w:p w14:paraId="05D43C3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3A17D803"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内业处理制作服务费</w:t>
            </w:r>
          </w:p>
        </w:tc>
        <w:tc>
          <w:tcPr>
            <w:tcW w:w="1180" w:type="dxa"/>
            <w:tcBorders>
              <w:top w:val="nil"/>
              <w:left w:val="nil"/>
              <w:bottom w:val="single" w:sz="4" w:space="0" w:color="auto"/>
              <w:right w:val="single" w:sz="4" w:space="0" w:color="auto"/>
            </w:tcBorders>
            <w:vAlign w:val="center"/>
            <w:hideMark/>
          </w:tcPr>
          <w:p w14:paraId="3FC6BB7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320</w:t>
            </w:r>
          </w:p>
        </w:tc>
        <w:tc>
          <w:tcPr>
            <w:tcW w:w="1348" w:type="dxa"/>
            <w:tcBorders>
              <w:top w:val="nil"/>
              <w:left w:val="nil"/>
              <w:bottom w:val="single" w:sz="4" w:space="0" w:color="auto"/>
              <w:right w:val="single" w:sz="4" w:space="0" w:color="auto"/>
            </w:tcBorders>
            <w:vAlign w:val="center"/>
            <w:hideMark/>
          </w:tcPr>
          <w:p w14:paraId="4613806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10000</w:t>
            </w:r>
          </w:p>
        </w:tc>
        <w:tc>
          <w:tcPr>
            <w:tcW w:w="783" w:type="dxa"/>
            <w:tcBorders>
              <w:top w:val="nil"/>
              <w:left w:val="nil"/>
              <w:bottom w:val="single" w:sz="4" w:space="0" w:color="auto"/>
              <w:right w:val="single" w:sz="4" w:space="0" w:color="auto"/>
            </w:tcBorders>
            <w:vAlign w:val="center"/>
            <w:hideMark/>
          </w:tcPr>
          <w:p w14:paraId="7532C384"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7838AB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3,200,000.00 </w:t>
            </w:r>
          </w:p>
        </w:tc>
      </w:tr>
      <w:tr w:rsidR="001E7196" w:rsidRPr="001E7196" w14:paraId="5BB09F91" w14:textId="77777777" w:rsidTr="001E7196">
        <w:trPr>
          <w:trHeight w:val="320"/>
        </w:trPr>
        <w:tc>
          <w:tcPr>
            <w:tcW w:w="780" w:type="dxa"/>
            <w:tcBorders>
              <w:top w:val="nil"/>
              <w:left w:val="single" w:sz="8" w:space="0" w:color="auto"/>
              <w:bottom w:val="single" w:sz="4" w:space="0" w:color="auto"/>
              <w:right w:val="single" w:sz="4" w:space="0" w:color="auto"/>
            </w:tcBorders>
            <w:vAlign w:val="center"/>
            <w:hideMark/>
          </w:tcPr>
          <w:p w14:paraId="066E1F2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49AD1007"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8" w:space="0" w:color="auto"/>
              <w:left w:val="single" w:sz="4" w:space="0" w:color="auto"/>
              <w:bottom w:val="single" w:sz="4" w:space="0" w:color="auto"/>
              <w:right w:val="single" w:sz="4" w:space="0" w:color="auto"/>
            </w:tcBorders>
            <w:vAlign w:val="center"/>
            <w:hideMark/>
          </w:tcPr>
          <w:p w14:paraId="0F4CAA9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B3A5395"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数据转换出品服务费</w:t>
            </w:r>
          </w:p>
        </w:tc>
        <w:tc>
          <w:tcPr>
            <w:tcW w:w="1180" w:type="dxa"/>
            <w:tcBorders>
              <w:top w:val="nil"/>
              <w:left w:val="nil"/>
              <w:bottom w:val="single" w:sz="4" w:space="0" w:color="auto"/>
              <w:right w:val="single" w:sz="4" w:space="0" w:color="auto"/>
            </w:tcBorders>
            <w:vAlign w:val="center"/>
            <w:hideMark/>
          </w:tcPr>
          <w:p w14:paraId="57A528F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102</w:t>
            </w:r>
          </w:p>
        </w:tc>
        <w:tc>
          <w:tcPr>
            <w:tcW w:w="1348" w:type="dxa"/>
            <w:tcBorders>
              <w:top w:val="nil"/>
              <w:left w:val="nil"/>
              <w:bottom w:val="single" w:sz="4" w:space="0" w:color="auto"/>
              <w:right w:val="single" w:sz="4" w:space="0" w:color="auto"/>
            </w:tcBorders>
            <w:vAlign w:val="center"/>
            <w:hideMark/>
          </w:tcPr>
          <w:p w14:paraId="76222BAD"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17F28DC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F35BD6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2,040,000.00 </w:t>
            </w:r>
          </w:p>
        </w:tc>
      </w:tr>
      <w:tr w:rsidR="001E7196" w:rsidRPr="001E7196" w14:paraId="341F4687"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1E6548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1C4539CD"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8" w:space="0" w:color="auto"/>
              <w:left w:val="single" w:sz="4" w:space="0" w:color="auto"/>
              <w:bottom w:val="single" w:sz="4" w:space="0" w:color="auto"/>
              <w:right w:val="single" w:sz="4" w:space="0" w:color="auto"/>
            </w:tcBorders>
            <w:vAlign w:val="center"/>
            <w:hideMark/>
          </w:tcPr>
          <w:p w14:paraId="26C72BE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41EB8911"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底图数据审图服务费</w:t>
            </w:r>
          </w:p>
        </w:tc>
        <w:tc>
          <w:tcPr>
            <w:tcW w:w="1180" w:type="dxa"/>
            <w:tcBorders>
              <w:top w:val="nil"/>
              <w:left w:val="nil"/>
              <w:bottom w:val="single" w:sz="4" w:space="0" w:color="auto"/>
              <w:right w:val="single" w:sz="4" w:space="0" w:color="auto"/>
            </w:tcBorders>
            <w:vAlign w:val="center"/>
            <w:hideMark/>
          </w:tcPr>
          <w:p w14:paraId="03F636B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348" w:type="dxa"/>
            <w:tcBorders>
              <w:top w:val="nil"/>
              <w:left w:val="nil"/>
              <w:bottom w:val="single" w:sz="4" w:space="0" w:color="auto"/>
              <w:right w:val="single" w:sz="4" w:space="0" w:color="auto"/>
            </w:tcBorders>
            <w:vAlign w:val="center"/>
            <w:hideMark/>
          </w:tcPr>
          <w:p w14:paraId="179D75F4"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0EC2CDF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6264124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360,000.00 </w:t>
            </w:r>
          </w:p>
        </w:tc>
      </w:tr>
      <w:tr w:rsidR="001E7196" w:rsidRPr="001E7196" w14:paraId="3AEDA62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EE17D1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5</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1B8993BC"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8" w:space="0" w:color="auto"/>
              <w:left w:val="single" w:sz="4" w:space="0" w:color="auto"/>
              <w:bottom w:val="single" w:sz="4" w:space="0" w:color="auto"/>
              <w:right w:val="single" w:sz="4" w:space="0" w:color="auto"/>
            </w:tcBorders>
            <w:vAlign w:val="center"/>
            <w:hideMark/>
          </w:tcPr>
          <w:p w14:paraId="07F550B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69273A66"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数据合规处理服务费</w:t>
            </w:r>
          </w:p>
        </w:tc>
        <w:tc>
          <w:tcPr>
            <w:tcW w:w="1180" w:type="dxa"/>
            <w:tcBorders>
              <w:top w:val="nil"/>
              <w:left w:val="nil"/>
              <w:bottom w:val="single" w:sz="4" w:space="0" w:color="auto"/>
              <w:right w:val="single" w:sz="4" w:space="0" w:color="auto"/>
            </w:tcBorders>
            <w:vAlign w:val="center"/>
            <w:hideMark/>
          </w:tcPr>
          <w:p w14:paraId="20F84FC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348" w:type="dxa"/>
            <w:tcBorders>
              <w:top w:val="nil"/>
              <w:left w:val="nil"/>
              <w:bottom w:val="single" w:sz="4" w:space="0" w:color="auto"/>
              <w:right w:val="single" w:sz="4" w:space="0" w:color="auto"/>
            </w:tcBorders>
            <w:vAlign w:val="center"/>
            <w:hideMark/>
          </w:tcPr>
          <w:p w14:paraId="7119F86F"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0C5CA46D"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91CA4DD"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360,000.00 </w:t>
            </w:r>
          </w:p>
        </w:tc>
      </w:tr>
      <w:tr w:rsidR="001E7196" w:rsidRPr="001E7196" w14:paraId="579CE944"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4A0AEC6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201CBA10"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8" w:space="0" w:color="auto"/>
              <w:left w:val="single" w:sz="4" w:space="0" w:color="auto"/>
              <w:bottom w:val="single" w:sz="4" w:space="0" w:color="auto"/>
              <w:right w:val="single" w:sz="4" w:space="0" w:color="auto"/>
            </w:tcBorders>
            <w:vAlign w:val="center"/>
            <w:hideMark/>
          </w:tcPr>
          <w:p w14:paraId="091AAE97"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5FA881DD"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高精地图可计算路网初始生成服务</w:t>
            </w:r>
          </w:p>
        </w:tc>
        <w:tc>
          <w:tcPr>
            <w:tcW w:w="1180" w:type="dxa"/>
            <w:tcBorders>
              <w:top w:val="nil"/>
              <w:left w:val="nil"/>
              <w:bottom w:val="single" w:sz="4" w:space="0" w:color="auto"/>
              <w:right w:val="single" w:sz="4" w:space="0" w:color="auto"/>
            </w:tcBorders>
            <w:vAlign w:val="center"/>
            <w:hideMark/>
          </w:tcPr>
          <w:p w14:paraId="5E8ADF2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10A02CF8"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6BE9F05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8B66066"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240,000.00 </w:t>
            </w:r>
          </w:p>
        </w:tc>
      </w:tr>
      <w:tr w:rsidR="001E7196" w:rsidRPr="001E7196" w14:paraId="17156346"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9ADC91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7</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5B086D11"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6D4D0CB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高精地图动态更新服务</w:t>
            </w:r>
          </w:p>
        </w:tc>
        <w:tc>
          <w:tcPr>
            <w:tcW w:w="4030" w:type="dxa"/>
            <w:tcBorders>
              <w:top w:val="nil"/>
              <w:left w:val="nil"/>
              <w:bottom w:val="single" w:sz="4" w:space="0" w:color="auto"/>
              <w:right w:val="single" w:sz="4" w:space="0" w:color="auto"/>
            </w:tcBorders>
            <w:vAlign w:val="center"/>
            <w:hideMark/>
          </w:tcPr>
          <w:p w14:paraId="3FEE1675"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高精度地图动态数据源服务费</w:t>
            </w:r>
          </w:p>
        </w:tc>
        <w:tc>
          <w:tcPr>
            <w:tcW w:w="1180" w:type="dxa"/>
            <w:tcBorders>
              <w:top w:val="nil"/>
              <w:left w:val="nil"/>
              <w:bottom w:val="single" w:sz="4" w:space="0" w:color="auto"/>
              <w:right w:val="single" w:sz="4" w:space="0" w:color="auto"/>
            </w:tcBorders>
            <w:vAlign w:val="center"/>
            <w:hideMark/>
          </w:tcPr>
          <w:p w14:paraId="2BE06D1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348" w:type="dxa"/>
            <w:tcBorders>
              <w:top w:val="nil"/>
              <w:left w:val="nil"/>
              <w:bottom w:val="single" w:sz="4" w:space="0" w:color="auto"/>
              <w:right w:val="single" w:sz="4" w:space="0" w:color="auto"/>
            </w:tcBorders>
            <w:vAlign w:val="center"/>
            <w:hideMark/>
          </w:tcPr>
          <w:p w14:paraId="5BC58BA7"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448B7B6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6091FCA"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320,000.00 </w:t>
            </w:r>
          </w:p>
        </w:tc>
      </w:tr>
      <w:tr w:rsidR="001E7196" w:rsidRPr="001E7196" w14:paraId="3019512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A8E349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8</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2C838B19"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4D7C118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2BBA3567"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高精地图众源更新平台服务费</w:t>
            </w:r>
          </w:p>
        </w:tc>
        <w:tc>
          <w:tcPr>
            <w:tcW w:w="1180" w:type="dxa"/>
            <w:tcBorders>
              <w:top w:val="nil"/>
              <w:left w:val="nil"/>
              <w:bottom w:val="single" w:sz="4" w:space="0" w:color="auto"/>
              <w:right w:val="single" w:sz="4" w:space="0" w:color="auto"/>
            </w:tcBorders>
            <w:vAlign w:val="center"/>
            <w:hideMark/>
          </w:tcPr>
          <w:p w14:paraId="219F687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348" w:type="dxa"/>
            <w:tcBorders>
              <w:top w:val="nil"/>
              <w:left w:val="nil"/>
              <w:bottom w:val="single" w:sz="4" w:space="0" w:color="auto"/>
              <w:right w:val="single" w:sz="4" w:space="0" w:color="auto"/>
            </w:tcBorders>
            <w:vAlign w:val="center"/>
            <w:hideMark/>
          </w:tcPr>
          <w:p w14:paraId="7B7771F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305C4802"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F433371"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500,000.00 </w:t>
            </w:r>
          </w:p>
        </w:tc>
      </w:tr>
      <w:tr w:rsidR="001E7196" w:rsidRPr="001E7196" w14:paraId="314E4B16"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64B8D4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2B78A308"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4E133E8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5351911C"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数据更新快速审图服务费</w:t>
            </w:r>
          </w:p>
        </w:tc>
        <w:tc>
          <w:tcPr>
            <w:tcW w:w="1180" w:type="dxa"/>
            <w:tcBorders>
              <w:top w:val="nil"/>
              <w:left w:val="nil"/>
              <w:bottom w:val="single" w:sz="4" w:space="0" w:color="auto"/>
              <w:right w:val="single" w:sz="4" w:space="0" w:color="auto"/>
            </w:tcBorders>
            <w:vAlign w:val="center"/>
            <w:hideMark/>
          </w:tcPr>
          <w:p w14:paraId="7B38CC7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348" w:type="dxa"/>
            <w:tcBorders>
              <w:top w:val="nil"/>
              <w:left w:val="nil"/>
              <w:bottom w:val="single" w:sz="4" w:space="0" w:color="auto"/>
              <w:right w:val="single" w:sz="4" w:space="0" w:color="auto"/>
            </w:tcBorders>
            <w:vAlign w:val="center"/>
            <w:hideMark/>
          </w:tcPr>
          <w:p w14:paraId="4D09D823"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0DB592C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9CDA562"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320,000.00 </w:t>
            </w:r>
          </w:p>
        </w:tc>
      </w:tr>
      <w:tr w:rsidR="001E7196" w:rsidRPr="001E7196" w14:paraId="141D6965"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3A3647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4E51B1B2"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2F1AE7A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高精动态地图应用服务</w:t>
            </w:r>
          </w:p>
        </w:tc>
        <w:tc>
          <w:tcPr>
            <w:tcW w:w="4030" w:type="dxa"/>
            <w:tcBorders>
              <w:top w:val="nil"/>
              <w:left w:val="nil"/>
              <w:bottom w:val="single" w:sz="4" w:space="0" w:color="auto"/>
              <w:right w:val="single" w:sz="4" w:space="0" w:color="auto"/>
            </w:tcBorders>
            <w:vAlign w:val="center"/>
            <w:hideMark/>
          </w:tcPr>
          <w:p w14:paraId="36360ABF"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标定数据服务</w:t>
            </w:r>
          </w:p>
        </w:tc>
        <w:tc>
          <w:tcPr>
            <w:tcW w:w="1180" w:type="dxa"/>
            <w:tcBorders>
              <w:top w:val="nil"/>
              <w:left w:val="nil"/>
              <w:bottom w:val="single" w:sz="4" w:space="0" w:color="auto"/>
              <w:right w:val="single" w:sz="4" w:space="0" w:color="auto"/>
            </w:tcBorders>
            <w:vAlign w:val="center"/>
            <w:hideMark/>
          </w:tcPr>
          <w:p w14:paraId="52471EB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14</w:t>
            </w:r>
          </w:p>
        </w:tc>
        <w:tc>
          <w:tcPr>
            <w:tcW w:w="1348" w:type="dxa"/>
            <w:tcBorders>
              <w:top w:val="nil"/>
              <w:left w:val="nil"/>
              <w:bottom w:val="single" w:sz="4" w:space="0" w:color="auto"/>
              <w:right w:val="single" w:sz="4" w:space="0" w:color="auto"/>
            </w:tcBorders>
            <w:vAlign w:val="center"/>
            <w:hideMark/>
          </w:tcPr>
          <w:p w14:paraId="0D736BA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1FF6304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2A6CD4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280,000.00 </w:t>
            </w:r>
          </w:p>
        </w:tc>
      </w:tr>
      <w:tr w:rsidR="001E7196" w:rsidRPr="001E7196" w14:paraId="2E9B9889"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47610A4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11</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70D5182B"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3A0D0E8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21F4047A"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Shape数据服务</w:t>
            </w:r>
          </w:p>
        </w:tc>
        <w:tc>
          <w:tcPr>
            <w:tcW w:w="1180" w:type="dxa"/>
            <w:tcBorders>
              <w:top w:val="nil"/>
              <w:left w:val="nil"/>
              <w:bottom w:val="single" w:sz="4" w:space="0" w:color="auto"/>
              <w:right w:val="single" w:sz="4" w:space="0" w:color="auto"/>
            </w:tcBorders>
            <w:vAlign w:val="center"/>
            <w:hideMark/>
          </w:tcPr>
          <w:p w14:paraId="295C7A3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5BC944C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53616ED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BE656C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240,000.00 </w:t>
            </w:r>
          </w:p>
        </w:tc>
      </w:tr>
      <w:tr w:rsidR="001E7196" w:rsidRPr="001E7196" w14:paraId="3439058E"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223798D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12</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49F008A3"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1888317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single" w:sz="4" w:space="0" w:color="auto"/>
              <w:left w:val="nil"/>
              <w:bottom w:val="single" w:sz="4" w:space="0" w:color="auto"/>
              <w:right w:val="single" w:sz="4" w:space="0" w:color="auto"/>
            </w:tcBorders>
            <w:vAlign w:val="center"/>
            <w:hideMark/>
          </w:tcPr>
          <w:p w14:paraId="3BDDF99F"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V2X Map消息服务</w:t>
            </w:r>
          </w:p>
        </w:tc>
        <w:tc>
          <w:tcPr>
            <w:tcW w:w="1180" w:type="dxa"/>
            <w:tcBorders>
              <w:top w:val="single" w:sz="4" w:space="0" w:color="auto"/>
              <w:left w:val="nil"/>
              <w:bottom w:val="single" w:sz="4" w:space="0" w:color="auto"/>
              <w:right w:val="single" w:sz="4" w:space="0" w:color="auto"/>
            </w:tcBorders>
            <w:vAlign w:val="center"/>
            <w:hideMark/>
          </w:tcPr>
          <w:p w14:paraId="4DBE115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348" w:type="dxa"/>
            <w:tcBorders>
              <w:top w:val="single" w:sz="4" w:space="0" w:color="auto"/>
              <w:left w:val="nil"/>
              <w:bottom w:val="single" w:sz="4" w:space="0" w:color="auto"/>
              <w:right w:val="single" w:sz="4" w:space="0" w:color="auto"/>
            </w:tcBorders>
            <w:vAlign w:val="center"/>
            <w:hideMark/>
          </w:tcPr>
          <w:p w14:paraId="0FAD1D5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single" w:sz="4" w:space="0" w:color="auto"/>
              <w:left w:val="nil"/>
              <w:bottom w:val="single" w:sz="4" w:space="0" w:color="auto"/>
              <w:right w:val="single" w:sz="4" w:space="0" w:color="auto"/>
            </w:tcBorders>
            <w:vAlign w:val="center"/>
            <w:hideMark/>
          </w:tcPr>
          <w:p w14:paraId="7F4C46EF"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2C4A29F9"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360,000.00 </w:t>
            </w:r>
          </w:p>
        </w:tc>
      </w:tr>
      <w:tr w:rsidR="001E7196" w:rsidRPr="001E7196" w14:paraId="6D56EE59"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A96F91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13</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5CDEE5C2"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6E212DB9"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9E401C7"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OpenDrive数据服务</w:t>
            </w:r>
          </w:p>
        </w:tc>
        <w:tc>
          <w:tcPr>
            <w:tcW w:w="1180" w:type="dxa"/>
            <w:tcBorders>
              <w:top w:val="nil"/>
              <w:left w:val="nil"/>
              <w:bottom w:val="single" w:sz="4" w:space="0" w:color="auto"/>
              <w:right w:val="single" w:sz="4" w:space="0" w:color="auto"/>
            </w:tcBorders>
            <w:vAlign w:val="center"/>
            <w:hideMark/>
          </w:tcPr>
          <w:p w14:paraId="0B24F49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348" w:type="dxa"/>
            <w:tcBorders>
              <w:top w:val="nil"/>
              <w:left w:val="nil"/>
              <w:bottom w:val="single" w:sz="4" w:space="0" w:color="auto"/>
              <w:right w:val="single" w:sz="4" w:space="0" w:color="auto"/>
            </w:tcBorders>
            <w:vAlign w:val="center"/>
            <w:hideMark/>
          </w:tcPr>
          <w:p w14:paraId="23C89276"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60A77C8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146121B6"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320,000.00 </w:t>
            </w:r>
          </w:p>
        </w:tc>
      </w:tr>
      <w:tr w:rsidR="001E7196" w:rsidRPr="001E7196" w14:paraId="2E15209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B02C51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14</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7450E23E"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5E045643"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676E3E33"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高精地图可计算路网更新服务</w:t>
            </w:r>
          </w:p>
        </w:tc>
        <w:tc>
          <w:tcPr>
            <w:tcW w:w="1180" w:type="dxa"/>
            <w:tcBorders>
              <w:top w:val="nil"/>
              <w:left w:val="nil"/>
              <w:bottom w:val="single" w:sz="4" w:space="0" w:color="auto"/>
              <w:right w:val="single" w:sz="4" w:space="0" w:color="auto"/>
            </w:tcBorders>
            <w:vAlign w:val="center"/>
            <w:hideMark/>
          </w:tcPr>
          <w:p w14:paraId="0B55200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15</w:t>
            </w:r>
          </w:p>
        </w:tc>
        <w:tc>
          <w:tcPr>
            <w:tcW w:w="1348" w:type="dxa"/>
            <w:tcBorders>
              <w:top w:val="nil"/>
              <w:left w:val="nil"/>
              <w:bottom w:val="single" w:sz="4" w:space="0" w:color="auto"/>
              <w:right w:val="single" w:sz="4" w:space="0" w:color="auto"/>
            </w:tcBorders>
            <w:vAlign w:val="center"/>
            <w:hideMark/>
          </w:tcPr>
          <w:p w14:paraId="5BBA0C1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0B6F025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CB95C42"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300,000.00 </w:t>
            </w:r>
          </w:p>
        </w:tc>
      </w:tr>
      <w:tr w:rsidR="001E7196" w:rsidRPr="001E7196" w14:paraId="0571937A"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7B90788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15</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706BCE6B"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72DACBB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4EC70F04"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高精地图可计算路网图层管理服务</w:t>
            </w:r>
          </w:p>
        </w:tc>
        <w:tc>
          <w:tcPr>
            <w:tcW w:w="1180" w:type="dxa"/>
            <w:tcBorders>
              <w:top w:val="nil"/>
              <w:left w:val="nil"/>
              <w:bottom w:val="single" w:sz="4" w:space="0" w:color="auto"/>
              <w:right w:val="single" w:sz="4" w:space="0" w:color="auto"/>
            </w:tcBorders>
            <w:vAlign w:val="center"/>
            <w:hideMark/>
          </w:tcPr>
          <w:p w14:paraId="4597E1F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348" w:type="dxa"/>
            <w:tcBorders>
              <w:top w:val="nil"/>
              <w:left w:val="nil"/>
              <w:bottom w:val="single" w:sz="4" w:space="0" w:color="auto"/>
              <w:right w:val="single" w:sz="4" w:space="0" w:color="auto"/>
            </w:tcBorders>
            <w:vAlign w:val="center"/>
            <w:hideMark/>
          </w:tcPr>
          <w:p w14:paraId="6EC3E46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6C1EBF1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2962760"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0EF6FC79"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71335DB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5A9E8693"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0E9D9A7C"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4F3C3BCC"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高精地图可计算路网基础模块工具及服务</w:t>
            </w:r>
          </w:p>
        </w:tc>
        <w:tc>
          <w:tcPr>
            <w:tcW w:w="1180" w:type="dxa"/>
            <w:tcBorders>
              <w:top w:val="nil"/>
              <w:left w:val="nil"/>
              <w:bottom w:val="single" w:sz="4" w:space="0" w:color="auto"/>
              <w:right w:val="single" w:sz="4" w:space="0" w:color="auto"/>
            </w:tcBorders>
            <w:vAlign w:val="center"/>
            <w:hideMark/>
          </w:tcPr>
          <w:p w14:paraId="54CED62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348" w:type="dxa"/>
            <w:tcBorders>
              <w:top w:val="nil"/>
              <w:left w:val="nil"/>
              <w:bottom w:val="single" w:sz="4" w:space="0" w:color="auto"/>
              <w:right w:val="single" w:sz="4" w:space="0" w:color="auto"/>
            </w:tcBorders>
            <w:vAlign w:val="center"/>
            <w:hideMark/>
          </w:tcPr>
          <w:p w14:paraId="1DFA763A"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2C9663A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207A4D5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17DEFBD2"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44061F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17</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24FAD018"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450DE54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高精动态地图运营服务</w:t>
            </w:r>
          </w:p>
        </w:tc>
        <w:tc>
          <w:tcPr>
            <w:tcW w:w="4030" w:type="dxa"/>
            <w:tcBorders>
              <w:top w:val="nil"/>
              <w:left w:val="nil"/>
              <w:bottom w:val="single" w:sz="4" w:space="0" w:color="auto"/>
              <w:right w:val="single" w:sz="4" w:space="0" w:color="auto"/>
            </w:tcBorders>
            <w:vAlign w:val="center"/>
            <w:hideMark/>
          </w:tcPr>
          <w:p w14:paraId="41210C30"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数据申请服务</w:t>
            </w:r>
          </w:p>
        </w:tc>
        <w:tc>
          <w:tcPr>
            <w:tcW w:w="1180" w:type="dxa"/>
            <w:tcBorders>
              <w:top w:val="nil"/>
              <w:left w:val="nil"/>
              <w:bottom w:val="single" w:sz="4" w:space="0" w:color="auto"/>
              <w:right w:val="single" w:sz="4" w:space="0" w:color="auto"/>
            </w:tcBorders>
            <w:vAlign w:val="center"/>
            <w:hideMark/>
          </w:tcPr>
          <w:p w14:paraId="2BDD66E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348" w:type="dxa"/>
            <w:tcBorders>
              <w:top w:val="nil"/>
              <w:left w:val="nil"/>
              <w:bottom w:val="single" w:sz="4" w:space="0" w:color="auto"/>
              <w:right w:val="single" w:sz="4" w:space="0" w:color="auto"/>
            </w:tcBorders>
            <w:vAlign w:val="center"/>
            <w:hideMark/>
          </w:tcPr>
          <w:p w14:paraId="67C1811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0582FD2C"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D3726FA"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1F093C22"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06F673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2CD70D69"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512A2E9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5A4B2316"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流程审批服务</w:t>
            </w:r>
          </w:p>
        </w:tc>
        <w:tc>
          <w:tcPr>
            <w:tcW w:w="1180" w:type="dxa"/>
            <w:tcBorders>
              <w:top w:val="nil"/>
              <w:left w:val="nil"/>
              <w:bottom w:val="single" w:sz="4" w:space="0" w:color="auto"/>
              <w:right w:val="single" w:sz="4" w:space="0" w:color="auto"/>
            </w:tcBorders>
            <w:vAlign w:val="center"/>
            <w:hideMark/>
          </w:tcPr>
          <w:p w14:paraId="0F8DEBF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348" w:type="dxa"/>
            <w:tcBorders>
              <w:top w:val="nil"/>
              <w:left w:val="nil"/>
              <w:bottom w:val="single" w:sz="4" w:space="0" w:color="auto"/>
              <w:right w:val="single" w:sz="4" w:space="0" w:color="auto"/>
            </w:tcBorders>
            <w:vAlign w:val="center"/>
            <w:hideMark/>
          </w:tcPr>
          <w:p w14:paraId="52A24EED"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37BABF0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123F3CB9"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2A8AA7FF"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40549D4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19</w:t>
            </w:r>
          </w:p>
        </w:tc>
        <w:tc>
          <w:tcPr>
            <w:tcW w:w="1230" w:type="dxa"/>
            <w:vMerge/>
            <w:tcBorders>
              <w:top w:val="single" w:sz="8" w:space="0" w:color="auto"/>
              <w:left w:val="single" w:sz="4" w:space="0" w:color="auto"/>
              <w:bottom w:val="single" w:sz="4" w:space="0" w:color="auto"/>
              <w:right w:val="single" w:sz="4" w:space="0" w:color="auto"/>
            </w:tcBorders>
            <w:vAlign w:val="center"/>
            <w:hideMark/>
          </w:tcPr>
          <w:p w14:paraId="09234840" w14:textId="77777777" w:rsidR="001E7196" w:rsidRPr="001E7196" w:rsidRDefault="001E7196" w:rsidP="001E7196">
            <w:pPr>
              <w:widowControl/>
              <w:spacing w:line="240" w:lineRule="auto"/>
              <w:jc w:val="left"/>
              <w:rPr>
                <w:rFonts w:ascii="宋体" w:hAnsi="宋体" w:cs="宋体" w:hint="eastAsia"/>
                <w:bCs/>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29977859"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32F0B18B"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应用运营保障服务</w:t>
            </w:r>
          </w:p>
        </w:tc>
        <w:tc>
          <w:tcPr>
            <w:tcW w:w="1180" w:type="dxa"/>
            <w:tcBorders>
              <w:top w:val="nil"/>
              <w:left w:val="nil"/>
              <w:bottom w:val="single" w:sz="4" w:space="0" w:color="auto"/>
              <w:right w:val="single" w:sz="4" w:space="0" w:color="auto"/>
            </w:tcBorders>
            <w:vAlign w:val="center"/>
            <w:hideMark/>
          </w:tcPr>
          <w:p w14:paraId="56D7F8B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348" w:type="dxa"/>
            <w:tcBorders>
              <w:top w:val="nil"/>
              <w:left w:val="nil"/>
              <w:bottom w:val="single" w:sz="4" w:space="0" w:color="auto"/>
              <w:right w:val="single" w:sz="4" w:space="0" w:color="auto"/>
            </w:tcBorders>
            <w:vAlign w:val="center"/>
            <w:hideMark/>
          </w:tcPr>
          <w:p w14:paraId="366D4871"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20000</w:t>
            </w:r>
          </w:p>
        </w:tc>
        <w:tc>
          <w:tcPr>
            <w:tcW w:w="783" w:type="dxa"/>
            <w:tcBorders>
              <w:top w:val="nil"/>
              <w:left w:val="nil"/>
              <w:bottom w:val="single" w:sz="4" w:space="0" w:color="auto"/>
              <w:right w:val="single" w:sz="4" w:space="0" w:color="auto"/>
            </w:tcBorders>
            <w:vAlign w:val="center"/>
            <w:hideMark/>
          </w:tcPr>
          <w:p w14:paraId="1980E73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1335D30"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0FD040B7" w14:textId="77777777" w:rsidTr="001E7196">
        <w:trPr>
          <w:trHeight w:val="315"/>
        </w:trPr>
        <w:tc>
          <w:tcPr>
            <w:tcW w:w="780" w:type="dxa"/>
            <w:tcBorders>
              <w:top w:val="nil"/>
              <w:left w:val="single" w:sz="8" w:space="0" w:color="auto"/>
              <w:bottom w:val="single" w:sz="8" w:space="0" w:color="auto"/>
              <w:right w:val="single" w:sz="4" w:space="0" w:color="auto"/>
            </w:tcBorders>
            <w:vAlign w:val="center"/>
            <w:hideMark/>
          </w:tcPr>
          <w:p w14:paraId="245BA5E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20</w:t>
            </w:r>
          </w:p>
        </w:tc>
        <w:tc>
          <w:tcPr>
            <w:tcW w:w="6690" w:type="dxa"/>
            <w:gridSpan w:val="3"/>
            <w:tcBorders>
              <w:top w:val="single" w:sz="4" w:space="0" w:color="auto"/>
              <w:left w:val="nil"/>
              <w:bottom w:val="single" w:sz="8" w:space="0" w:color="auto"/>
              <w:right w:val="single" w:sz="4" w:space="0" w:color="auto"/>
            </w:tcBorders>
            <w:vAlign w:val="center"/>
            <w:hideMark/>
          </w:tcPr>
          <w:p w14:paraId="6AF839BD"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小计</w:t>
            </w:r>
          </w:p>
        </w:tc>
        <w:tc>
          <w:tcPr>
            <w:tcW w:w="1180" w:type="dxa"/>
            <w:tcBorders>
              <w:top w:val="nil"/>
              <w:left w:val="nil"/>
              <w:bottom w:val="single" w:sz="8" w:space="0" w:color="auto"/>
              <w:right w:val="single" w:sz="4" w:space="0" w:color="auto"/>
            </w:tcBorders>
            <w:vAlign w:val="center"/>
            <w:hideMark/>
          </w:tcPr>
          <w:p w14:paraId="4FCBED4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 xml:space="preserve">　</w:t>
            </w:r>
          </w:p>
        </w:tc>
        <w:tc>
          <w:tcPr>
            <w:tcW w:w="1348" w:type="dxa"/>
            <w:tcBorders>
              <w:top w:val="nil"/>
              <w:left w:val="nil"/>
              <w:bottom w:val="single" w:sz="8" w:space="0" w:color="auto"/>
              <w:right w:val="single" w:sz="4" w:space="0" w:color="auto"/>
            </w:tcBorders>
            <w:vAlign w:val="center"/>
            <w:hideMark/>
          </w:tcPr>
          <w:p w14:paraId="5D5B78C4"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783" w:type="dxa"/>
            <w:tcBorders>
              <w:top w:val="nil"/>
              <w:left w:val="nil"/>
              <w:bottom w:val="single" w:sz="8" w:space="0" w:color="auto"/>
              <w:right w:val="single" w:sz="4" w:space="0" w:color="auto"/>
            </w:tcBorders>
            <w:vAlign w:val="center"/>
            <w:hideMark/>
          </w:tcPr>
          <w:p w14:paraId="1934D038"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 xml:space="preserve">　</w:t>
            </w:r>
          </w:p>
        </w:tc>
        <w:tc>
          <w:tcPr>
            <w:tcW w:w="2140" w:type="dxa"/>
            <w:tcBorders>
              <w:top w:val="nil"/>
              <w:left w:val="nil"/>
              <w:bottom w:val="single" w:sz="8" w:space="0" w:color="auto"/>
              <w:right w:val="single" w:sz="8" w:space="0" w:color="auto"/>
            </w:tcBorders>
            <w:noWrap/>
            <w:vAlign w:val="center"/>
            <w:hideMark/>
          </w:tcPr>
          <w:p w14:paraId="1A24C61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13,740,000.00 </w:t>
            </w:r>
          </w:p>
        </w:tc>
      </w:tr>
      <w:tr w:rsidR="001E7196" w:rsidRPr="001E7196" w14:paraId="054E25D2" w14:textId="77777777" w:rsidTr="001E7196">
        <w:trPr>
          <w:trHeight w:val="340"/>
        </w:trPr>
        <w:tc>
          <w:tcPr>
            <w:tcW w:w="780" w:type="dxa"/>
            <w:tcBorders>
              <w:top w:val="nil"/>
              <w:left w:val="single" w:sz="8" w:space="0" w:color="auto"/>
              <w:bottom w:val="single" w:sz="8" w:space="0" w:color="auto"/>
              <w:right w:val="nil"/>
            </w:tcBorders>
            <w:vAlign w:val="center"/>
            <w:hideMark/>
          </w:tcPr>
          <w:p w14:paraId="434F769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21</w:t>
            </w:r>
          </w:p>
        </w:tc>
        <w:tc>
          <w:tcPr>
            <w:tcW w:w="6690" w:type="dxa"/>
            <w:gridSpan w:val="3"/>
            <w:tcBorders>
              <w:top w:val="single" w:sz="8" w:space="0" w:color="auto"/>
              <w:left w:val="single" w:sz="8" w:space="0" w:color="auto"/>
              <w:bottom w:val="single" w:sz="8" w:space="0" w:color="auto"/>
              <w:right w:val="single" w:sz="4" w:space="0" w:color="000000"/>
            </w:tcBorders>
            <w:noWrap/>
            <w:vAlign w:val="center"/>
            <w:hideMark/>
          </w:tcPr>
          <w:p w14:paraId="5A85249E"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一次性优惠价</w:t>
            </w:r>
          </w:p>
        </w:tc>
        <w:tc>
          <w:tcPr>
            <w:tcW w:w="1180" w:type="dxa"/>
            <w:tcBorders>
              <w:top w:val="nil"/>
              <w:left w:val="single" w:sz="4" w:space="0" w:color="auto"/>
              <w:bottom w:val="single" w:sz="8" w:space="0" w:color="auto"/>
              <w:right w:val="single" w:sz="4" w:space="0" w:color="auto"/>
            </w:tcBorders>
            <w:noWrap/>
            <w:vAlign w:val="center"/>
            <w:hideMark/>
          </w:tcPr>
          <w:p w14:paraId="40DAB038"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 xml:space="preserve">　</w:t>
            </w:r>
          </w:p>
        </w:tc>
        <w:tc>
          <w:tcPr>
            <w:tcW w:w="1348" w:type="dxa"/>
            <w:tcBorders>
              <w:top w:val="nil"/>
              <w:left w:val="nil"/>
              <w:bottom w:val="single" w:sz="8" w:space="0" w:color="auto"/>
              <w:right w:val="single" w:sz="4" w:space="0" w:color="auto"/>
            </w:tcBorders>
            <w:noWrap/>
            <w:vAlign w:val="center"/>
            <w:hideMark/>
          </w:tcPr>
          <w:p w14:paraId="20A7209F"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w:t>
            </w:r>
          </w:p>
        </w:tc>
        <w:tc>
          <w:tcPr>
            <w:tcW w:w="783" w:type="dxa"/>
            <w:tcBorders>
              <w:top w:val="nil"/>
              <w:left w:val="nil"/>
              <w:bottom w:val="single" w:sz="8" w:space="0" w:color="auto"/>
              <w:right w:val="single" w:sz="4" w:space="0" w:color="auto"/>
            </w:tcBorders>
            <w:noWrap/>
            <w:vAlign w:val="center"/>
            <w:hideMark/>
          </w:tcPr>
          <w:p w14:paraId="469B4A27" w14:textId="77777777" w:rsidR="001E7196" w:rsidRPr="001E7196" w:rsidRDefault="001E7196" w:rsidP="001E7196">
            <w:pPr>
              <w:widowControl/>
              <w:spacing w:line="240" w:lineRule="auto"/>
              <w:jc w:val="left"/>
              <w:rPr>
                <w:rFonts w:ascii="宋体" w:hAnsi="宋体" w:cs="宋体" w:hint="eastAsia"/>
                <w:bCs/>
                <w:kern w:val="0"/>
                <w:sz w:val="20"/>
              </w:rPr>
            </w:pPr>
            <w:r w:rsidRPr="001E7196">
              <w:rPr>
                <w:rFonts w:ascii="宋体" w:hAnsi="宋体" w:cs="宋体" w:hint="eastAsia"/>
                <w:bCs/>
                <w:kern w:val="0"/>
                <w:sz w:val="20"/>
              </w:rPr>
              <w:t xml:space="preserve">　</w:t>
            </w:r>
          </w:p>
        </w:tc>
        <w:tc>
          <w:tcPr>
            <w:tcW w:w="2140" w:type="dxa"/>
            <w:tcBorders>
              <w:top w:val="single" w:sz="8" w:space="0" w:color="auto"/>
              <w:left w:val="nil"/>
              <w:bottom w:val="single" w:sz="8" w:space="0" w:color="auto"/>
              <w:right w:val="single" w:sz="8" w:space="0" w:color="auto"/>
            </w:tcBorders>
            <w:noWrap/>
            <w:vAlign w:val="center"/>
            <w:hideMark/>
          </w:tcPr>
          <w:p w14:paraId="4E78A491"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12,059,000.00 </w:t>
            </w:r>
          </w:p>
        </w:tc>
      </w:tr>
      <w:tr w:rsidR="001E7196" w:rsidRPr="001E7196" w14:paraId="208ADF32" w14:textId="77777777" w:rsidTr="001E7196">
        <w:trPr>
          <w:trHeight w:val="340"/>
        </w:trPr>
        <w:tc>
          <w:tcPr>
            <w:tcW w:w="780" w:type="dxa"/>
            <w:tcBorders>
              <w:top w:val="nil"/>
              <w:left w:val="nil"/>
              <w:bottom w:val="nil"/>
              <w:right w:val="nil"/>
            </w:tcBorders>
            <w:vAlign w:val="center"/>
            <w:hideMark/>
          </w:tcPr>
          <w:p w14:paraId="220DA648" w14:textId="77777777" w:rsidR="001E7196" w:rsidRPr="001E7196" w:rsidRDefault="001E7196" w:rsidP="001E7196">
            <w:pPr>
              <w:widowControl/>
              <w:spacing w:line="240" w:lineRule="auto"/>
              <w:jc w:val="right"/>
              <w:rPr>
                <w:rFonts w:ascii="宋体" w:hAnsi="宋体" w:cs="宋体" w:hint="eastAsia"/>
                <w:bCs/>
                <w:kern w:val="0"/>
                <w:sz w:val="20"/>
              </w:rPr>
            </w:pPr>
          </w:p>
        </w:tc>
        <w:tc>
          <w:tcPr>
            <w:tcW w:w="1230" w:type="dxa"/>
            <w:tcBorders>
              <w:top w:val="nil"/>
              <w:left w:val="nil"/>
              <w:bottom w:val="nil"/>
              <w:right w:val="nil"/>
            </w:tcBorders>
            <w:noWrap/>
            <w:vAlign w:val="center"/>
            <w:hideMark/>
          </w:tcPr>
          <w:p w14:paraId="00B0EC74" w14:textId="77777777" w:rsidR="001E7196" w:rsidRPr="001E7196" w:rsidRDefault="001E7196" w:rsidP="001E7196">
            <w:pPr>
              <w:widowControl/>
              <w:spacing w:line="240" w:lineRule="auto"/>
              <w:jc w:val="center"/>
              <w:rPr>
                <w:rFonts w:eastAsia="Times New Roman"/>
                <w:b w:val="0"/>
                <w:kern w:val="0"/>
                <w:sz w:val="20"/>
              </w:rPr>
            </w:pPr>
          </w:p>
        </w:tc>
        <w:tc>
          <w:tcPr>
            <w:tcW w:w="1430" w:type="dxa"/>
            <w:tcBorders>
              <w:top w:val="nil"/>
              <w:left w:val="nil"/>
              <w:bottom w:val="nil"/>
              <w:right w:val="nil"/>
            </w:tcBorders>
            <w:noWrap/>
            <w:vAlign w:val="center"/>
            <w:hideMark/>
          </w:tcPr>
          <w:p w14:paraId="1E6BDEE2" w14:textId="77777777" w:rsidR="001E7196" w:rsidRPr="001E7196" w:rsidRDefault="001E7196" w:rsidP="001E7196">
            <w:pPr>
              <w:widowControl/>
              <w:spacing w:line="240" w:lineRule="auto"/>
              <w:jc w:val="center"/>
              <w:rPr>
                <w:rFonts w:eastAsia="Times New Roman"/>
                <w:b w:val="0"/>
                <w:kern w:val="0"/>
                <w:sz w:val="20"/>
              </w:rPr>
            </w:pPr>
          </w:p>
        </w:tc>
        <w:tc>
          <w:tcPr>
            <w:tcW w:w="4030" w:type="dxa"/>
            <w:tcBorders>
              <w:top w:val="nil"/>
              <w:left w:val="nil"/>
              <w:bottom w:val="nil"/>
              <w:right w:val="nil"/>
            </w:tcBorders>
            <w:noWrap/>
            <w:vAlign w:val="center"/>
            <w:hideMark/>
          </w:tcPr>
          <w:p w14:paraId="2B52352F" w14:textId="77777777" w:rsidR="001E7196" w:rsidRPr="001E7196" w:rsidRDefault="001E7196" w:rsidP="001E7196">
            <w:pPr>
              <w:widowControl/>
              <w:spacing w:line="240" w:lineRule="auto"/>
              <w:jc w:val="center"/>
              <w:rPr>
                <w:rFonts w:eastAsia="Times New Roman"/>
                <w:b w:val="0"/>
                <w:kern w:val="0"/>
                <w:sz w:val="20"/>
              </w:rPr>
            </w:pPr>
          </w:p>
        </w:tc>
        <w:tc>
          <w:tcPr>
            <w:tcW w:w="1180" w:type="dxa"/>
            <w:tcBorders>
              <w:top w:val="nil"/>
              <w:left w:val="nil"/>
              <w:bottom w:val="nil"/>
              <w:right w:val="nil"/>
            </w:tcBorders>
            <w:noWrap/>
            <w:vAlign w:val="center"/>
            <w:hideMark/>
          </w:tcPr>
          <w:p w14:paraId="0BCF0A15" w14:textId="77777777" w:rsidR="001E7196" w:rsidRPr="001E7196" w:rsidRDefault="001E7196" w:rsidP="001E7196">
            <w:pPr>
              <w:widowControl/>
              <w:spacing w:line="240" w:lineRule="auto"/>
              <w:jc w:val="center"/>
              <w:rPr>
                <w:rFonts w:eastAsia="Times New Roman"/>
                <w:b w:val="0"/>
                <w:kern w:val="0"/>
                <w:sz w:val="20"/>
              </w:rPr>
            </w:pPr>
          </w:p>
        </w:tc>
        <w:tc>
          <w:tcPr>
            <w:tcW w:w="1348" w:type="dxa"/>
            <w:tcBorders>
              <w:top w:val="nil"/>
              <w:left w:val="nil"/>
              <w:bottom w:val="nil"/>
              <w:right w:val="nil"/>
            </w:tcBorders>
            <w:noWrap/>
            <w:vAlign w:val="center"/>
            <w:hideMark/>
          </w:tcPr>
          <w:p w14:paraId="20C273BA" w14:textId="77777777" w:rsidR="001E7196" w:rsidRPr="001E7196" w:rsidRDefault="001E7196" w:rsidP="001E7196">
            <w:pPr>
              <w:widowControl/>
              <w:spacing w:line="240" w:lineRule="auto"/>
              <w:jc w:val="center"/>
              <w:rPr>
                <w:rFonts w:eastAsia="Times New Roman"/>
                <w:b w:val="0"/>
                <w:kern w:val="0"/>
                <w:sz w:val="20"/>
              </w:rPr>
            </w:pPr>
          </w:p>
        </w:tc>
        <w:tc>
          <w:tcPr>
            <w:tcW w:w="783" w:type="dxa"/>
            <w:tcBorders>
              <w:top w:val="nil"/>
              <w:left w:val="nil"/>
              <w:bottom w:val="nil"/>
              <w:right w:val="nil"/>
            </w:tcBorders>
            <w:noWrap/>
            <w:vAlign w:val="center"/>
            <w:hideMark/>
          </w:tcPr>
          <w:p w14:paraId="5EDE6938" w14:textId="77777777" w:rsidR="001E7196" w:rsidRPr="001E7196" w:rsidRDefault="001E7196" w:rsidP="001E7196">
            <w:pPr>
              <w:widowControl/>
              <w:spacing w:line="240" w:lineRule="auto"/>
              <w:jc w:val="right"/>
              <w:rPr>
                <w:rFonts w:eastAsia="Times New Roman"/>
                <w:b w:val="0"/>
                <w:kern w:val="0"/>
                <w:sz w:val="20"/>
              </w:rPr>
            </w:pPr>
          </w:p>
        </w:tc>
        <w:tc>
          <w:tcPr>
            <w:tcW w:w="2140" w:type="dxa"/>
            <w:tcBorders>
              <w:top w:val="nil"/>
              <w:left w:val="nil"/>
              <w:bottom w:val="nil"/>
              <w:right w:val="nil"/>
            </w:tcBorders>
            <w:noWrap/>
            <w:vAlign w:val="center"/>
            <w:hideMark/>
          </w:tcPr>
          <w:p w14:paraId="157765D8" w14:textId="77777777" w:rsidR="001E7196" w:rsidRPr="001E7196" w:rsidRDefault="001E7196" w:rsidP="001E7196">
            <w:pPr>
              <w:widowControl/>
              <w:spacing w:line="240" w:lineRule="auto"/>
              <w:jc w:val="left"/>
              <w:rPr>
                <w:rFonts w:eastAsia="Times New Roman"/>
                <w:b w:val="0"/>
                <w:kern w:val="0"/>
                <w:sz w:val="20"/>
              </w:rPr>
            </w:pPr>
          </w:p>
        </w:tc>
      </w:tr>
      <w:tr w:rsidR="001E7196" w:rsidRPr="001E7196" w14:paraId="66F437A9" w14:textId="77777777" w:rsidTr="001E7196">
        <w:trPr>
          <w:trHeight w:val="300"/>
        </w:trPr>
        <w:tc>
          <w:tcPr>
            <w:tcW w:w="12921" w:type="dxa"/>
            <w:gridSpan w:val="8"/>
            <w:tcBorders>
              <w:top w:val="single" w:sz="8" w:space="0" w:color="auto"/>
              <w:left w:val="single" w:sz="8" w:space="0" w:color="auto"/>
              <w:bottom w:val="single" w:sz="8" w:space="0" w:color="auto"/>
              <w:right w:val="single" w:sz="8" w:space="0" w:color="000000"/>
            </w:tcBorders>
            <w:noWrap/>
            <w:vAlign w:val="center"/>
            <w:hideMark/>
          </w:tcPr>
          <w:p w14:paraId="0AA13ED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城市级道路状态感知和预警系统定制开发应用软件</w:t>
            </w:r>
          </w:p>
        </w:tc>
      </w:tr>
      <w:tr w:rsidR="001E7196" w:rsidRPr="001E7196" w14:paraId="11AD2725" w14:textId="77777777" w:rsidTr="001E7196">
        <w:trPr>
          <w:trHeight w:val="600"/>
        </w:trPr>
        <w:tc>
          <w:tcPr>
            <w:tcW w:w="780" w:type="dxa"/>
            <w:tcBorders>
              <w:top w:val="nil"/>
              <w:left w:val="single" w:sz="8" w:space="0" w:color="auto"/>
              <w:bottom w:val="single" w:sz="4" w:space="0" w:color="auto"/>
              <w:right w:val="single" w:sz="4" w:space="0" w:color="auto"/>
            </w:tcBorders>
            <w:shd w:val="clear" w:color="000000" w:fill="C0E6F5"/>
            <w:noWrap/>
            <w:vAlign w:val="center"/>
            <w:hideMark/>
          </w:tcPr>
          <w:p w14:paraId="420836C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序号</w:t>
            </w:r>
          </w:p>
        </w:tc>
        <w:tc>
          <w:tcPr>
            <w:tcW w:w="1230" w:type="dxa"/>
            <w:tcBorders>
              <w:top w:val="single" w:sz="8" w:space="0" w:color="auto"/>
              <w:left w:val="nil"/>
              <w:bottom w:val="single" w:sz="4" w:space="0" w:color="auto"/>
              <w:right w:val="single" w:sz="4" w:space="0" w:color="auto"/>
            </w:tcBorders>
            <w:shd w:val="clear" w:color="000000" w:fill="C0E6F5"/>
            <w:noWrap/>
            <w:vAlign w:val="center"/>
            <w:hideMark/>
          </w:tcPr>
          <w:p w14:paraId="5029FE61"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子系统名称</w:t>
            </w:r>
          </w:p>
        </w:tc>
        <w:tc>
          <w:tcPr>
            <w:tcW w:w="1430" w:type="dxa"/>
            <w:tcBorders>
              <w:top w:val="single" w:sz="8" w:space="0" w:color="auto"/>
              <w:left w:val="nil"/>
              <w:bottom w:val="single" w:sz="4" w:space="0" w:color="auto"/>
              <w:right w:val="single" w:sz="4" w:space="0" w:color="auto"/>
            </w:tcBorders>
            <w:shd w:val="clear" w:color="000000" w:fill="C0E6F5"/>
            <w:noWrap/>
            <w:vAlign w:val="center"/>
            <w:hideMark/>
          </w:tcPr>
          <w:p w14:paraId="7610AEC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一级模块</w:t>
            </w:r>
          </w:p>
        </w:tc>
        <w:tc>
          <w:tcPr>
            <w:tcW w:w="4030" w:type="dxa"/>
            <w:tcBorders>
              <w:top w:val="single" w:sz="8" w:space="0" w:color="auto"/>
              <w:left w:val="nil"/>
              <w:bottom w:val="single" w:sz="4" w:space="0" w:color="auto"/>
              <w:right w:val="single" w:sz="4" w:space="0" w:color="auto"/>
            </w:tcBorders>
            <w:shd w:val="clear" w:color="000000" w:fill="C0E6F5"/>
            <w:noWrap/>
            <w:vAlign w:val="center"/>
            <w:hideMark/>
          </w:tcPr>
          <w:p w14:paraId="790DAC1B"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二级模块</w:t>
            </w:r>
          </w:p>
        </w:tc>
        <w:tc>
          <w:tcPr>
            <w:tcW w:w="1180" w:type="dxa"/>
            <w:tcBorders>
              <w:top w:val="single" w:sz="8" w:space="0" w:color="auto"/>
              <w:left w:val="nil"/>
              <w:bottom w:val="single" w:sz="4" w:space="0" w:color="auto"/>
              <w:right w:val="single" w:sz="4" w:space="0" w:color="auto"/>
            </w:tcBorders>
            <w:shd w:val="clear" w:color="000000" w:fill="C0E6F5"/>
            <w:vAlign w:val="center"/>
            <w:hideMark/>
          </w:tcPr>
          <w:p w14:paraId="1C90814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工作量(人·月)</w:t>
            </w:r>
          </w:p>
        </w:tc>
        <w:tc>
          <w:tcPr>
            <w:tcW w:w="1348" w:type="dxa"/>
            <w:tcBorders>
              <w:top w:val="single" w:sz="8" w:space="0" w:color="auto"/>
              <w:left w:val="nil"/>
              <w:bottom w:val="single" w:sz="4" w:space="0" w:color="auto"/>
              <w:right w:val="single" w:sz="4" w:space="0" w:color="auto"/>
            </w:tcBorders>
            <w:shd w:val="clear" w:color="000000" w:fill="C0E6F5"/>
            <w:vAlign w:val="center"/>
            <w:hideMark/>
          </w:tcPr>
          <w:p w14:paraId="6EBBF879"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综合单价(人·月)</w:t>
            </w:r>
          </w:p>
        </w:tc>
        <w:tc>
          <w:tcPr>
            <w:tcW w:w="783" w:type="dxa"/>
            <w:tcBorders>
              <w:top w:val="single" w:sz="8" w:space="0" w:color="auto"/>
              <w:left w:val="nil"/>
              <w:bottom w:val="single" w:sz="4" w:space="0" w:color="auto"/>
              <w:right w:val="single" w:sz="4" w:space="0" w:color="auto"/>
            </w:tcBorders>
            <w:shd w:val="clear" w:color="000000" w:fill="C0E6F5"/>
            <w:noWrap/>
            <w:vAlign w:val="center"/>
            <w:hideMark/>
          </w:tcPr>
          <w:p w14:paraId="3C3833F1"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税率</w:t>
            </w:r>
          </w:p>
        </w:tc>
        <w:tc>
          <w:tcPr>
            <w:tcW w:w="2140" w:type="dxa"/>
            <w:tcBorders>
              <w:top w:val="single" w:sz="8" w:space="0" w:color="auto"/>
              <w:left w:val="nil"/>
              <w:bottom w:val="single" w:sz="4" w:space="0" w:color="auto"/>
              <w:right w:val="single" w:sz="8" w:space="0" w:color="auto"/>
            </w:tcBorders>
            <w:shd w:val="clear" w:color="000000" w:fill="C0E6F5"/>
            <w:noWrap/>
            <w:vAlign w:val="center"/>
            <w:hideMark/>
          </w:tcPr>
          <w:p w14:paraId="532D734D"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含税金额（元）</w:t>
            </w:r>
          </w:p>
        </w:tc>
      </w:tr>
      <w:tr w:rsidR="001E7196" w:rsidRPr="001E7196" w14:paraId="3DA5259D"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AC3659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230" w:type="dxa"/>
            <w:vMerge w:val="restart"/>
            <w:tcBorders>
              <w:top w:val="nil"/>
              <w:left w:val="single" w:sz="4" w:space="0" w:color="auto"/>
              <w:bottom w:val="single" w:sz="4" w:space="0" w:color="auto"/>
              <w:right w:val="single" w:sz="4" w:space="0" w:color="auto"/>
            </w:tcBorders>
            <w:vAlign w:val="center"/>
            <w:hideMark/>
          </w:tcPr>
          <w:p w14:paraId="751C758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车端系统</w:t>
            </w:r>
          </w:p>
        </w:tc>
        <w:tc>
          <w:tcPr>
            <w:tcW w:w="1430" w:type="dxa"/>
            <w:vMerge w:val="restart"/>
            <w:tcBorders>
              <w:top w:val="nil"/>
              <w:left w:val="single" w:sz="4" w:space="0" w:color="auto"/>
              <w:bottom w:val="single" w:sz="4" w:space="0" w:color="auto"/>
              <w:right w:val="single" w:sz="4" w:space="0" w:color="auto"/>
            </w:tcBorders>
            <w:vAlign w:val="center"/>
            <w:hideMark/>
          </w:tcPr>
          <w:p w14:paraId="5FD637B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数据采集模块</w:t>
            </w:r>
          </w:p>
        </w:tc>
        <w:tc>
          <w:tcPr>
            <w:tcW w:w="4030" w:type="dxa"/>
            <w:tcBorders>
              <w:top w:val="nil"/>
              <w:left w:val="nil"/>
              <w:bottom w:val="single" w:sz="4" w:space="0" w:color="auto"/>
              <w:right w:val="single" w:sz="4" w:space="0" w:color="auto"/>
            </w:tcBorders>
            <w:vAlign w:val="center"/>
            <w:hideMark/>
          </w:tcPr>
          <w:p w14:paraId="3824B981"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数据过滤模块</w:t>
            </w:r>
          </w:p>
        </w:tc>
        <w:tc>
          <w:tcPr>
            <w:tcW w:w="1180" w:type="dxa"/>
            <w:tcBorders>
              <w:top w:val="nil"/>
              <w:left w:val="nil"/>
              <w:bottom w:val="single" w:sz="4" w:space="0" w:color="auto"/>
              <w:right w:val="single" w:sz="4" w:space="0" w:color="auto"/>
            </w:tcBorders>
            <w:vAlign w:val="center"/>
            <w:hideMark/>
          </w:tcPr>
          <w:p w14:paraId="73ED690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75E2D8E1"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AA71784"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173DEC76"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0FD2DFC3"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3A0BB1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230" w:type="dxa"/>
            <w:vMerge/>
            <w:tcBorders>
              <w:top w:val="nil"/>
              <w:left w:val="single" w:sz="4" w:space="0" w:color="auto"/>
              <w:bottom w:val="single" w:sz="4" w:space="0" w:color="auto"/>
              <w:right w:val="single" w:sz="4" w:space="0" w:color="auto"/>
            </w:tcBorders>
            <w:vAlign w:val="center"/>
            <w:hideMark/>
          </w:tcPr>
          <w:p w14:paraId="4836775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6C8DF6FC"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1D491756"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数据打包模块</w:t>
            </w:r>
          </w:p>
        </w:tc>
        <w:tc>
          <w:tcPr>
            <w:tcW w:w="1180" w:type="dxa"/>
            <w:tcBorders>
              <w:top w:val="nil"/>
              <w:left w:val="nil"/>
              <w:bottom w:val="single" w:sz="4" w:space="0" w:color="auto"/>
              <w:right w:val="single" w:sz="4" w:space="0" w:color="auto"/>
            </w:tcBorders>
            <w:vAlign w:val="center"/>
            <w:hideMark/>
          </w:tcPr>
          <w:p w14:paraId="1811066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602F4DD2"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1C9582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4482C2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0AA80D54"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7DEFE9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w:t>
            </w:r>
          </w:p>
        </w:tc>
        <w:tc>
          <w:tcPr>
            <w:tcW w:w="1230" w:type="dxa"/>
            <w:vMerge/>
            <w:tcBorders>
              <w:top w:val="nil"/>
              <w:left w:val="single" w:sz="4" w:space="0" w:color="auto"/>
              <w:bottom w:val="single" w:sz="4" w:space="0" w:color="auto"/>
              <w:right w:val="single" w:sz="4" w:space="0" w:color="auto"/>
            </w:tcBorders>
            <w:vAlign w:val="center"/>
            <w:hideMark/>
          </w:tcPr>
          <w:p w14:paraId="30DA2DB7"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3D18A22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7512198B"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加密模块</w:t>
            </w:r>
          </w:p>
        </w:tc>
        <w:tc>
          <w:tcPr>
            <w:tcW w:w="1180" w:type="dxa"/>
            <w:tcBorders>
              <w:top w:val="nil"/>
              <w:left w:val="nil"/>
              <w:bottom w:val="single" w:sz="4" w:space="0" w:color="auto"/>
              <w:right w:val="single" w:sz="4" w:space="0" w:color="auto"/>
            </w:tcBorders>
            <w:vAlign w:val="center"/>
            <w:hideMark/>
          </w:tcPr>
          <w:p w14:paraId="526AE61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6A0A4FF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28AB368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B580441"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126BC434"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C140F9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230" w:type="dxa"/>
            <w:vMerge/>
            <w:tcBorders>
              <w:top w:val="nil"/>
              <w:left w:val="single" w:sz="4" w:space="0" w:color="auto"/>
              <w:bottom w:val="single" w:sz="4" w:space="0" w:color="auto"/>
              <w:right w:val="single" w:sz="4" w:space="0" w:color="auto"/>
            </w:tcBorders>
            <w:vAlign w:val="center"/>
            <w:hideMark/>
          </w:tcPr>
          <w:p w14:paraId="58A68638"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0777E9F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1E565CA1"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验证及校对模块</w:t>
            </w:r>
          </w:p>
        </w:tc>
        <w:tc>
          <w:tcPr>
            <w:tcW w:w="1180" w:type="dxa"/>
            <w:tcBorders>
              <w:top w:val="nil"/>
              <w:left w:val="nil"/>
              <w:bottom w:val="single" w:sz="4" w:space="0" w:color="auto"/>
              <w:right w:val="single" w:sz="4" w:space="0" w:color="auto"/>
            </w:tcBorders>
            <w:vAlign w:val="center"/>
            <w:hideMark/>
          </w:tcPr>
          <w:p w14:paraId="722C480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27D52A70"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37C9CD00"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3CA4952"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3570323E"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4B52CA9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5</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4232080C"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146B995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数据通讯模块</w:t>
            </w:r>
          </w:p>
        </w:tc>
        <w:tc>
          <w:tcPr>
            <w:tcW w:w="4030" w:type="dxa"/>
            <w:tcBorders>
              <w:top w:val="single" w:sz="4" w:space="0" w:color="auto"/>
              <w:left w:val="nil"/>
              <w:bottom w:val="single" w:sz="4" w:space="0" w:color="auto"/>
              <w:right w:val="single" w:sz="4" w:space="0" w:color="auto"/>
            </w:tcBorders>
            <w:vAlign w:val="center"/>
            <w:hideMark/>
          </w:tcPr>
          <w:p w14:paraId="7EE758ED"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HMI 数据对接模块</w:t>
            </w:r>
          </w:p>
        </w:tc>
        <w:tc>
          <w:tcPr>
            <w:tcW w:w="1180" w:type="dxa"/>
            <w:tcBorders>
              <w:top w:val="single" w:sz="4" w:space="0" w:color="auto"/>
              <w:left w:val="nil"/>
              <w:bottom w:val="single" w:sz="4" w:space="0" w:color="auto"/>
              <w:right w:val="single" w:sz="4" w:space="0" w:color="auto"/>
            </w:tcBorders>
            <w:vAlign w:val="center"/>
            <w:hideMark/>
          </w:tcPr>
          <w:p w14:paraId="0C4B7BA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348" w:type="dxa"/>
            <w:tcBorders>
              <w:top w:val="single" w:sz="4" w:space="0" w:color="auto"/>
              <w:left w:val="nil"/>
              <w:bottom w:val="single" w:sz="4" w:space="0" w:color="auto"/>
              <w:right w:val="single" w:sz="4" w:space="0" w:color="auto"/>
            </w:tcBorders>
            <w:vAlign w:val="center"/>
            <w:hideMark/>
          </w:tcPr>
          <w:p w14:paraId="46D288CF"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single" w:sz="4" w:space="0" w:color="auto"/>
              <w:left w:val="nil"/>
              <w:bottom w:val="single" w:sz="4" w:space="0" w:color="auto"/>
              <w:right w:val="single" w:sz="4" w:space="0" w:color="auto"/>
            </w:tcBorders>
            <w:vAlign w:val="center"/>
            <w:hideMark/>
          </w:tcPr>
          <w:p w14:paraId="15D7455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7E8AFF47"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92,000.00 </w:t>
            </w:r>
          </w:p>
        </w:tc>
      </w:tr>
      <w:tr w:rsidR="001E7196" w:rsidRPr="001E7196" w14:paraId="3679278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C443A2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6</w:t>
            </w:r>
          </w:p>
        </w:tc>
        <w:tc>
          <w:tcPr>
            <w:tcW w:w="1230" w:type="dxa"/>
            <w:vMerge/>
            <w:tcBorders>
              <w:top w:val="nil"/>
              <w:left w:val="single" w:sz="4" w:space="0" w:color="auto"/>
              <w:bottom w:val="single" w:sz="4" w:space="0" w:color="auto"/>
              <w:right w:val="single" w:sz="4" w:space="0" w:color="auto"/>
            </w:tcBorders>
            <w:vAlign w:val="center"/>
            <w:hideMark/>
          </w:tcPr>
          <w:p w14:paraId="5076FA6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7F700E69"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8E5D4AC"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物联网通道接口模块</w:t>
            </w:r>
          </w:p>
        </w:tc>
        <w:tc>
          <w:tcPr>
            <w:tcW w:w="1180" w:type="dxa"/>
            <w:tcBorders>
              <w:top w:val="nil"/>
              <w:left w:val="nil"/>
              <w:bottom w:val="single" w:sz="4" w:space="0" w:color="auto"/>
              <w:right w:val="single" w:sz="4" w:space="0" w:color="auto"/>
            </w:tcBorders>
            <w:vAlign w:val="center"/>
            <w:hideMark/>
          </w:tcPr>
          <w:p w14:paraId="741C8DF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348" w:type="dxa"/>
            <w:tcBorders>
              <w:top w:val="nil"/>
              <w:left w:val="nil"/>
              <w:bottom w:val="single" w:sz="4" w:space="0" w:color="auto"/>
              <w:right w:val="single" w:sz="4" w:space="0" w:color="auto"/>
            </w:tcBorders>
            <w:vAlign w:val="center"/>
            <w:hideMark/>
          </w:tcPr>
          <w:p w14:paraId="06803C5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009895A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8B0ECC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92,000.00 </w:t>
            </w:r>
          </w:p>
        </w:tc>
      </w:tr>
      <w:tr w:rsidR="001E7196" w:rsidRPr="001E7196" w14:paraId="380EAA8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0ED333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7</w:t>
            </w:r>
          </w:p>
        </w:tc>
        <w:tc>
          <w:tcPr>
            <w:tcW w:w="1230" w:type="dxa"/>
            <w:vMerge/>
            <w:tcBorders>
              <w:top w:val="nil"/>
              <w:left w:val="single" w:sz="4" w:space="0" w:color="auto"/>
              <w:bottom w:val="single" w:sz="4" w:space="0" w:color="auto"/>
              <w:right w:val="single" w:sz="4" w:space="0" w:color="auto"/>
            </w:tcBorders>
            <w:vAlign w:val="center"/>
            <w:hideMark/>
          </w:tcPr>
          <w:p w14:paraId="06D1A28A"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33554367"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690793E4"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车端密钥生成及匹配</w:t>
            </w:r>
          </w:p>
        </w:tc>
        <w:tc>
          <w:tcPr>
            <w:tcW w:w="1180" w:type="dxa"/>
            <w:tcBorders>
              <w:top w:val="nil"/>
              <w:left w:val="nil"/>
              <w:bottom w:val="single" w:sz="4" w:space="0" w:color="auto"/>
              <w:right w:val="single" w:sz="4" w:space="0" w:color="auto"/>
            </w:tcBorders>
            <w:vAlign w:val="center"/>
            <w:hideMark/>
          </w:tcPr>
          <w:p w14:paraId="62C18AF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348" w:type="dxa"/>
            <w:tcBorders>
              <w:top w:val="nil"/>
              <w:left w:val="nil"/>
              <w:bottom w:val="single" w:sz="4" w:space="0" w:color="auto"/>
              <w:right w:val="single" w:sz="4" w:space="0" w:color="auto"/>
            </w:tcBorders>
            <w:vAlign w:val="center"/>
            <w:hideMark/>
          </w:tcPr>
          <w:p w14:paraId="35FDDAB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66BD3B6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49DE2B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23,000.00 </w:t>
            </w:r>
          </w:p>
        </w:tc>
      </w:tr>
      <w:tr w:rsidR="001E7196" w:rsidRPr="001E7196" w14:paraId="07882ABE"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5B1753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8</w:t>
            </w:r>
          </w:p>
        </w:tc>
        <w:tc>
          <w:tcPr>
            <w:tcW w:w="1230" w:type="dxa"/>
            <w:vMerge/>
            <w:tcBorders>
              <w:top w:val="nil"/>
              <w:left w:val="single" w:sz="4" w:space="0" w:color="auto"/>
              <w:bottom w:val="single" w:sz="4" w:space="0" w:color="auto"/>
              <w:right w:val="single" w:sz="4" w:space="0" w:color="auto"/>
            </w:tcBorders>
            <w:vAlign w:val="center"/>
            <w:hideMark/>
          </w:tcPr>
          <w:p w14:paraId="23EA3C83"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6C20214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车端边缘智能</w:t>
            </w:r>
          </w:p>
        </w:tc>
        <w:tc>
          <w:tcPr>
            <w:tcW w:w="4030" w:type="dxa"/>
            <w:tcBorders>
              <w:top w:val="nil"/>
              <w:left w:val="nil"/>
              <w:bottom w:val="single" w:sz="4" w:space="0" w:color="auto"/>
              <w:right w:val="single" w:sz="4" w:space="0" w:color="auto"/>
            </w:tcBorders>
            <w:vAlign w:val="center"/>
            <w:hideMark/>
          </w:tcPr>
          <w:p w14:paraId="27A9FA76"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计算模块</w:t>
            </w:r>
          </w:p>
        </w:tc>
        <w:tc>
          <w:tcPr>
            <w:tcW w:w="1180" w:type="dxa"/>
            <w:tcBorders>
              <w:top w:val="nil"/>
              <w:left w:val="nil"/>
              <w:bottom w:val="single" w:sz="4" w:space="0" w:color="auto"/>
              <w:right w:val="single" w:sz="4" w:space="0" w:color="auto"/>
            </w:tcBorders>
            <w:vAlign w:val="center"/>
            <w:hideMark/>
          </w:tcPr>
          <w:p w14:paraId="3EFA4DF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238DF96A"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8A61494"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67026AA"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69E27045"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DDC6C7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230" w:type="dxa"/>
            <w:vMerge/>
            <w:tcBorders>
              <w:top w:val="nil"/>
              <w:left w:val="single" w:sz="4" w:space="0" w:color="auto"/>
              <w:bottom w:val="single" w:sz="4" w:space="0" w:color="auto"/>
              <w:right w:val="single" w:sz="4" w:space="0" w:color="auto"/>
            </w:tcBorders>
            <w:vAlign w:val="center"/>
            <w:hideMark/>
          </w:tcPr>
          <w:p w14:paraId="5C3A59AA"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458EA453"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C42EEA1"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车型数据库</w:t>
            </w:r>
          </w:p>
        </w:tc>
        <w:tc>
          <w:tcPr>
            <w:tcW w:w="1180" w:type="dxa"/>
            <w:tcBorders>
              <w:top w:val="nil"/>
              <w:left w:val="nil"/>
              <w:bottom w:val="single" w:sz="4" w:space="0" w:color="auto"/>
              <w:right w:val="single" w:sz="4" w:space="0" w:color="auto"/>
            </w:tcBorders>
            <w:vAlign w:val="center"/>
            <w:hideMark/>
          </w:tcPr>
          <w:p w14:paraId="7EC94E3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0BCB330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0D718EA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87A60DA"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6F93D161"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2EFA088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w:t>
            </w:r>
          </w:p>
        </w:tc>
        <w:tc>
          <w:tcPr>
            <w:tcW w:w="1230" w:type="dxa"/>
            <w:vMerge w:val="restart"/>
            <w:tcBorders>
              <w:top w:val="nil"/>
              <w:left w:val="single" w:sz="4" w:space="0" w:color="auto"/>
              <w:bottom w:val="single" w:sz="4" w:space="0" w:color="auto"/>
              <w:right w:val="single" w:sz="4" w:space="0" w:color="auto"/>
            </w:tcBorders>
            <w:vAlign w:val="center"/>
            <w:hideMark/>
          </w:tcPr>
          <w:p w14:paraId="4926918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云端算法训练系统</w:t>
            </w:r>
          </w:p>
        </w:tc>
        <w:tc>
          <w:tcPr>
            <w:tcW w:w="1430" w:type="dxa"/>
            <w:tcBorders>
              <w:top w:val="nil"/>
              <w:left w:val="nil"/>
              <w:bottom w:val="single" w:sz="4" w:space="0" w:color="auto"/>
              <w:right w:val="single" w:sz="4" w:space="0" w:color="auto"/>
            </w:tcBorders>
            <w:vAlign w:val="center"/>
            <w:hideMark/>
          </w:tcPr>
          <w:p w14:paraId="67AA3B3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云端算法数据归类模块</w:t>
            </w:r>
          </w:p>
        </w:tc>
        <w:tc>
          <w:tcPr>
            <w:tcW w:w="4030" w:type="dxa"/>
            <w:tcBorders>
              <w:top w:val="nil"/>
              <w:left w:val="nil"/>
              <w:bottom w:val="single" w:sz="4" w:space="0" w:color="auto"/>
              <w:right w:val="single" w:sz="4" w:space="0" w:color="auto"/>
            </w:tcBorders>
            <w:vAlign w:val="center"/>
            <w:hideMark/>
          </w:tcPr>
          <w:p w14:paraId="08AD9B6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072F4E4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3CDBCD4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575F909C"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83B8CC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0E0945FE"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14D46D7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11</w:t>
            </w:r>
          </w:p>
        </w:tc>
        <w:tc>
          <w:tcPr>
            <w:tcW w:w="1230" w:type="dxa"/>
            <w:vMerge/>
            <w:tcBorders>
              <w:top w:val="nil"/>
              <w:left w:val="single" w:sz="4" w:space="0" w:color="auto"/>
              <w:bottom w:val="single" w:sz="4" w:space="0" w:color="auto"/>
              <w:right w:val="single" w:sz="4" w:space="0" w:color="auto"/>
            </w:tcBorders>
            <w:vAlign w:val="center"/>
            <w:hideMark/>
          </w:tcPr>
          <w:p w14:paraId="3477AE51"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6E67359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多维数据清洗 模块</w:t>
            </w:r>
          </w:p>
        </w:tc>
        <w:tc>
          <w:tcPr>
            <w:tcW w:w="4030" w:type="dxa"/>
            <w:tcBorders>
              <w:top w:val="nil"/>
              <w:left w:val="nil"/>
              <w:bottom w:val="single" w:sz="4" w:space="0" w:color="auto"/>
              <w:right w:val="single" w:sz="4" w:space="0" w:color="auto"/>
            </w:tcBorders>
            <w:vAlign w:val="center"/>
            <w:hideMark/>
          </w:tcPr>
          <w:p w14:paraId="087FA55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23F7D3F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8</w:t>
            </w:r>
          </w:p>
        </w:tc>
        <w:tc>
          <w:tcPr>
            <w:tcW w:w="1348" w:type="dxa"/>
            <w:tcBorders>
              <w:top w:val="nil"/>
              <w:left w:val="nil"/>
              <w:bottom w:val="single" w:sz="4" w:space="0" w:color="auto"/>
              <w:right w:val="single" w:sz="4" w:space="0" w:color="auto"/>
            </w:tcBorders>
            <w:vAlign w:val="center"/>
            <w:hideMark/>
          </w:tcPr>
          <w:p w14:paraId="758AF215"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6E76038A"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072C556"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184,000.00 </w:t>
            </w:r>
          </w:p>
        </w:tc>
      </w:tr>
      <w:tr w:rsidR="001E7196" w:rsidRPr="001E7196" w14:paraId="05F2A997"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14CEDB4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230" w:type="dxa"/>
            <w:vMerge/>
            <w:tcBorders>
              <w:top w:val="nil"/>
              <w:left w:val="single" w:sz="4" w:space="0" w:color="auto"/>
              <w:bottom w:val="single" w:sz="4" w:space="0" w:color="auto"/>
              <w:right w:val="single" w:sz="4" w:space="0" w:color="auto"/>
            </w:tcBorders>
            <w:vAlign w:val="center"/>
            <w:hideMark/>
          </w:tcPr>
          <w:p w14:paraId="5EBEB02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5479541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数据模型训练模块</w:t>
            </w:r>
          </w:p>
        </w:tc>
        <w:tc>
          <w:tcPr>
            <w:tcW w:w="4030" w:type="dxa"/>
            <w:tcBorders>
              <w:top w:val="nil"/>
              <w:left w:val="nil"/>
              <w:bottom w:val="single" w:sz="4" w:space="0" w:color="auto"/>
              <w:right w:val="single" w:sz="4" w:space="0" w:color="auto"/>
            </w:tcBorders>
            <w:vAlign w:val="center"/>
            <w:hideMark/>
          </w:tcPr>
          <w:p w14:paraId="4D9CA4F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0D72708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A54A79D"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CAF1C70"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4E2A57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5EF47DB6" w14:textId="77777777" w:rsidTr="001E7196">
        <w:trPr>
          <w:trHeight w:val="900"/>
        </w:trPr>
        <w:tc>
          <w:tcPr>
            <w:tcW w:w="780" w:type="dxa"/>
            <w:tcBorders>
              <w:top w:val="nil"/>
              <w:left w:val="single" w:sz="8" w:space="0" w:color="auto"/>
              <w:bottom w:val="single" w:sz="4" w:space="0" w:color="auto"/>
              <w:right w:val="single" w:sz="4" w:space="0" w:color="auto"/>
            </w:tcBorders>
            <w:vAlign w:val="center"/>
            <w:hideMark/>
          </w:tcPr>
          <w:p w14:paraId="4960B3C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13</w:t>
            </w:r>
          </w:p>
        </w:tc>
        <w:tc>
          <w:tcPr>
            <w:tcW w:w="1230" w:type="dxa"/>
            <w:vMerge/>
            <w:tcBorders>
              <w:top w:val="nil"/>
              <w:left w:val="single" w:sz="4" w:space="0" w:color="auto"/>
              <w:bottom w:val="single" w:sz="4" w:space="0" w:color="auto"/>
              <w:right w:val="single" w:sz="4" w:space="0" w:color="auto"/>
            </w:tcBorders>
            <w:vAlign w:val="center"/>
            <w:hideMark/>
          </w:tcPr>
          <w:p w14:paraId="1DDE0D2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6AAA35B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路面综合物理属性校准数据库</w:t>
            </w:r>
          </w:p>
        </w:tc>
        <w:tc>
          <w:tcPr>
            <w:tcW w:w="4030" w:type="dxa"/>
            <w:tcBorders>
              <w:top w:val="nil"/>
              <w:left w:val="nil"/>
              <w:bottom w:val="single" w:sz="4" w:space="0" w:color="auto"/>
              <w:right w:val="single" w:sz="4" w:space="0" w:color="auto"/>
            </w:tcBorders>
            <w:vAlign w:val="center"/>
            <w:hideMark/>
          </w:tcPr>
          <w:p w14:paraId="1EDB134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557E8EC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348" w:type="dxa"/>
            <w:tcBorders>
              <w:top w:val="nil"/>
              <w:left w:val="nil"/>
              <w:bottom w:val="single" w:sz="4" w:space="0" w:color="auto"/>
              <w:right w:val="single" w:sz="4" w:space="0" w:color="auto"/>
            </w:tcBorders>
            <w:vAlign w:val="center"/>
            <w:hideMark/>
          </w:tcPr>
          <w:p w14:paraId="73389D9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5E03A61D"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D08A02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414,000.00 </w:t>
            </w:r>
          </w:p>
        </w:tc>
      </w:tr>
      <w:tr w:rsidR="001E7196" w:rsidRPr="001E7196" w14:paraId="5052CD05"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648799E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14</w:t>
            </w:r>
          </w:p>
        </w:tc>
        <w:tc>
          <w:tcPr>
            <w:tcW w:w="1230" w:type="dxa"/>
            <w:vMerge w:val="restart"/>
            <w:tcBorders>
              <w:top w:val="nil"/>
              <w:left w:val="single" w:sz="4" w:space="0" w:color="auto"/>
              <w:bottom w:val="single" w:sz="4" w:space="0" w:color="auto"/>
              <w:right w:val="single" w:sz="4" w:space="0" w:color="auto"/>
            </w:tcBorders>
            <w:vAlign w:val="center"/>
            <w:hideMark/>
          </w:tcPr>
          <w:p w14:paraId="4127937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云端</w:t>
            </w:r>
            <w:r w:rsidRPr="001E7196">
              <w:rPr>
                <w:rFonts w:ascii="宋体" w:hAnsi="宋体" w:cs="宋体" w:hint="eastAsia"/>
                <w:b w:val="0"/>
                <w:kern w:val="0"/>
                <w:sz w:val="20"/>
              </w:rPr>
              <w:br/>
              <w:t>信息展示平台</w:t>
            </w:r>
          </w:p>
        </w:tc>
        <w:tc>
          <w:tcPr>
            <w:tcW w:w="1430" w:type="dxa"/>
            <w:tcBorders>
              <w:top w:val="nil"/>
              <w:left w:val="nil"/>
              <w:bottom w:val="single" w:sz="4" w:space="0" w:color="auto"/>
              <w:right w:val="single" w:sz="4" w:space="0" w:color="auto"/>
            </w:tcBorders>
            <w:vAlign w:val="center"/>
            <w:hideMark/>
          </w:tcPr>
          <w:p w14:paraId="2650718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云端存储模块</w:t>
            </w:r>
          </w:p>
        </w:tc>
        <w:tc>
          <w:tcPr>
            <w:tcW w:w="4030" w:type="dxa"/>
            <w:tcBorders>
              <w:top w:val="nil"/>
              <w:left w:val="nil"/>
              <w:bottom w:val="single" w:sz="4" w:space="0" w:color="auto"/>
              <w:right w:val="single" w:sz="4" w:space="0" w:color="auto"/>
            </w:tcBorders>
            <w:vAlign w:val="center"/>
            <w:hideMark/>
          </w:tcPr>
          <w:p w14:paraId="77201E3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2633D31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348" w:type="dxa"/>
            <w:tcBorders>
              <w:top w:val="nil"/>
              <w:left w:val="nil"/>
              <w:bottom w:val="single" w:sz="4" w:space="0" w:color="auto"/>
              <w:right w:val="single" w:sz="4" w:space="0" w:color="auto"/>
            </w:tcBorders>
            <w:vAlign w:val="center"/>
            <w:hideMark/>
          </w:tcPr>
          <w:p w14:paraId="2D36BCC1"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27F3FAF3"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5EF1704"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92,000.00 </w:t>
            </w:r>
          </w:p>
        </w:tc>
      </w:tr>
      <w:tr w:rsidR="001E7196" w:rsidRPr="001E7196" w14:paraId="77EA0336"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1390071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15</w:t>
            </w:r>
          </w:p>
        </w:tc>
        <w:tc>
          <w:tcPr>
            <w:tcW w:w="1230" w:type="dxa"/>
            <w:vMerge/>
            <w:tcBorders>
              <w:top w:val="nil"/>
              <w:left w:val="single" w:sz="4" w:space="0" w:color="auto"/>
              <w:bottom w:val="single" w:sz="4" w:space="0" w:color="auto"/>
              <w:right w:val="single" w:sz="4" w:space="0" w:color="auto"/>
            </w:tcBorders>
            <w:vAlign w:val="center"/>
            <w:hideMark/>
          </w:tcPr>
          <w:p w14:paraId="176DDC9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6CB5879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跨平台访问模块</w:t>
            </w:r>
          </w:p>
        </w:tc>
        <w:tc>
          <w:tcPr>
            <w:tcW w:w="4030" w:type="dxa"/>
            <w:tcBorders>
              <w:top w:val="nil"/>
              <w:left w:val="nil"/>
              <w:bottom w:val="single" w:sz="4" w:space="0" w:color="auto"/>
              <w:right w:val="single" w:sz="4" w:space="0" w:color="auto"/>
            </w:tcBorders>
            <w:vAlign w:val="center"/>
            <w:hideMark/>
          </w:tcPr>
          <w:p w14:paraId="0B2099A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7CB3930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101C5AF2"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2AD9C2D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F158707"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1DC6E4C4"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678A2F9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230" w:type="dxa"/>
            <w:vMerge/>
            <w:tcBorders>
              <w:top w:val="nil"/>
              <w:left w:val="single" w:sz="4" w:space="0" w:color="auto"/>
              <w:bottom w:val="single" w:sz="4" w:space="0" w:color="auto"/>
              <w:right w:val="single" w:sz="4" w:space="0" w:color="auto"/>
            </w:tcBorders>
            <w:vAlign w:val="center"/>
            <w:hideMark/>
          </w:tcPr>
          <w:p w14:paraId="3B4FBEB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7D555C8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数据同步与更新模块</w:t>
            </w:r>
          </w:p>
        </w:tc>
        <w:tc>
          <w:tcPr>
            <w:tcW w:w="4030" w:type="dxa"/>
            <w:tcBorders>
              <w:top w:val="nil"/>
              <w:left w:val="nil"/>
              <w:bottom w:val="single" w:sz="4" w:space="0" w:color="auto"/>
              <w:right w:val="single" w:sz="4" w:space="0" w:color="auto"/>
            </w:tcBorders>
            <w:vAlign w:val="center"/>
            <w:hideMark/>
          </w:tcPr>
          <w:p w14:paraId="4ECBC19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79CFC01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3209D9B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3EF2691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4B6A43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3C8ED953" w14:textId="77777777" w:rsidTr="001E7196">
        <w:trPr>
          <w:trHeight w:val="900"/>
        </w:trPr>
        <w:tc>
          <w:tcPr>
            <w:tcW w:w="780" w:type="dxa"/>
            <w:tcBorders>
              <w:top w:val="single" w:sz="4" w:space="0" w:color="auto"/>
              <w:left w:val="single" w:sz="4" w:space="0" w:color="auto"/>
              <w:bottom w:val="single" w:sz="4" w:space="0" w:color="auto"/>
              <w:right w:val="single" w:sz="4" w:space="0" w:color="auto"/>
            </w:tcBorders>
            <w:vAlign w:val="center"/>
            <w:hideMark/>
          </w:tcPr>
          <w:p w14:paraId="724306B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17</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1066BB89"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single" w:sz="4" w:space="0" w:color="auto"/>
              <w:left w:val="nil"/>
              <w:bottom w:val="single" w:sz="4" w:space="0" w:color="auto"/>
              <w:right w:val="single" w:sz="4" w:space="0" w:color="auto"/>
            </w:tcBorders>
            <w:vAlign w:val="center"/>
            <w:hideMark/>
          </w:tcPr>
          <w:p w14:paraId="50352AB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Dashboard客户端及后台开发</w:t>
            </w:r>
          </w:p>
        </w:tc>
        <w:tc>
          <w:tcPr>
            <w:tcW w:w="4030" w:type="dxa"/>
            <w:tcBorders>
              <w:top w:val="single" w:sz="4" w:space="0" w:color="auto"/>
              <w:left w:val="nil"/>
              <w:bottom w:val="single" w:sz="4" w:space="0" w:color="auto"/>
              <w:right w:val="single" w:sz="4" w:space="0" w:color="auto"/>
            </w:tcBorders>
            <w:vAlign w:val="center"/>
            <w:hideMark/>
          </w:tcPr>
          <w:p w14:paraId="22B3C3C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single" w:sz="4" w:space="0" w:color="auto"/>
              <w:left w:val="nil"/>
              <w:bottom w:val="single" w:sz="4" w:space="0" w:color="auto"/>
              <w:right w:val="single" w:sz="4" w:space="0" w:color="auto"/>
            </w:tcBorders>
            <w:vAlign w:val="center"/>
            <w:hideMark/>
          </w:tcPr>
          <w:p w14:paraId="656AB6A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single" w:sz="4" w:space="0" w:color="auto"/>
              <w:left w:val="nil"/>
              <w:bottom w:val="single" w:sz="4" w:space="0" w:color="auto"/>
              <w:right w:val="single" w:sz="4" w:space="0" w:color="auto"/>
            </w:tcBorders>
            <w:vAlign w:val="center"/>
            <w:hideMark/>
          </w:tcPr>
          <w:p w14:paraId="49EF280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single" w:sz="4" w:space="0" w:color="auto"/>
              <w:left w:val="nil"/>
              <w:bottom w:val="single" w:sz="4" w:space="0" w:color="auto"/>
              <w:right w:val="single" w:sz="4" w:space="0" w:color="auto"/>
            </w:tcBorders>
            <w:vAlign w:val="center"/>
            <w:hideMark/>
          </w:tcPr>
          <w:p w14:paraId="76E0315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11D1E6C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7C3BF10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4F34231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18</w:t>
            </w:r>
          </w:p>
        </w:tc>
        <w:tc>
          <w:tcPr>
            <w:tcW w:w="1230" w:type="dxa"/>
            <w:vMerge/>
            <w:tcBorders>
              <w:top w:val="nil"/>
              <w:left w:val="single" w:sz="4" w:space="0" w:color="auto"/>
              <w:bottom w:val="single" w:sz="4" w:space="0" w:color="auto"/>
              <w:right w:val="single" w:sz="4" w:space="0" w:color="auto"/>
            </w:tcBorders>
            <w:vAlign w:val="center"/>
            <w:hideMark/>
          </w:tcPr>
          <w:p w14:paraId="1E33E0D6"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4745284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综合数据融合计算模块</w:t>
            </w:r>
          </w:p>
        </w:tc>
        <w:tc>
          <w:tcPr>
            <w:tcW w:w="4030" w:type="dxa"/>
            <w:tcBorders>
              <w:top w:val="nil"/>
              <w:left w:val="nil"/>
              <w:bottom w:val="single" w:sz="4" w:space="0" w:color="auto"/>
              <w:right w:val="single" w:sz="4" w:space="0" w:color="auto"/>
            </w:tcBorders>
            <w:vAlign w:val="center"/>
            <w:hideMark/>
          </w:tcPr>
          <w:p w14:paraId="432781B7"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多人协作模块</w:t>
            </w:r>
          </w:p>
        </w:tc>
        <w:tc>
          <w:tcPr>
            <w:tcW w:w="1180" w:type="dxa"/>
            <w:tcBorders>
              <w:top w:val="nil"/>
              <w:left w:val="nil"/>
              <w:bottom w:val="single" w:sz="4" w:space="0" w:color="auto"/>
              <w:right w:val="single" w:sz="4" w:space="0" w:color="auto"/>
            </w:tcBorders>
            <w:vAlign w:val="center"/>
            <w:hideMark/>
          </w:tcPr>
          <w:p w14:paraId="5DA8135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348" w:type="dxa"/>
            <w:tcBorders>
              <w:top w:val="nil"/>
              <w:left w:val="nil"/>
              <w:bottom w:val="single" w:sz="4" w:space="0" w:color="auto"/>
              <w:right w:val="single" w:sz="4" w:space="0" w:color="auto"/>
            </w:tcBorders>
            <w:vAlign w:val="center"/>
            <w:hideMark/>
          </w:tcPr>
          <w:p w14:paraId="13FB8E03"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3483B78C"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C25410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23,000.00 </w:t>
            </w:r>
          </w:p>
        </w:tc>
      </w:tr>
      <w:tr w:rsidR="001E7196" w:rsidRPr="001E7196" w14:paraId="019F6BF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29B34D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19</w:t>
            </w:r>
          </w:p>
        </w:tc>
        <w:tc>
          <w:tcPr>
            <w:tcW w:w="1230" w:type="dxa"/>
            <w:vMerge/>
            <w:tcBorders>
              <w:top w:val="nil"/>
              <w:left w:val="single" w:sz="4" w:space="0" w:color="auto"/>
              <w:bottom w:val="single" w:sz="4" w:space="0" w:color="auto"/>
              <w:right w:val="single" w:sz="4" w:space="0" w:color="auto"/>
            </w:tcBorders>
            <w:vAlign w:val="center"/>
            <w:hideMark/>
          </w:tcPr>
          <w:p w14:paraId="37473A6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42996062"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111361F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目标融合算法</w:t>
            </w:r>
          </w:p>
        </w:tc>
        <w:tc>
          <w:tcPr>
            <w:tcW w:w="1180" w:type="dxa"/>
            <w:tcBorders>
              <w:top w:val="nil"/>
              <w:left w:val="nil"/>
              <w:bottom w:val="single" w:sz="4" w:space="0" w:color="auto"/>
              <w:right w:val="single" w:sz="4" w:space="0" w:color="auto"/>
            </w:tcBorders>
            <w:vAlign w:val="center"/>
            <w:hideMark/>
          </w:tcPr>
          <w:p w14:paraId="2FA172A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348" w:type="dxa"/>
            <w:tcBorders>
              <w:top w:val="nil"/>
              <w:left w:val="nil"/>
              <w:bottom w:val="single" w:sz="4" w:space="0" w:color="auto"/>
              <w:right w:val="single" w:sz="4" w:space="0" w:color="auto"/>
            </w:tcBorders>
            <w:vAlign w:val="center"/>
            <w:hideMark/>
          </w:tcPr>
          <w:p w14:paraId="5FB86687"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40423E8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865BA0D"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138,000.00 </w:t>
            </w:r>
          </w:p>
        </w:tc>
      </w:tr>
      <w:tr w:rsidR="001E7196" w:rsidRPr="001E7196" w14:paraId="475BD1C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BFE14D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20</w:t>
            </w:r>
          </w:p>
        </w:tc>
        <w:tc>
          <w:tcPr>
            <w:tcW w:w="1230" w:type="dxa"/>
            <w:vMerge/>
            <w:tcBorders>
              <w:top w:val="nil"/>
              <w:left w:val="single" w:sz="4" w:space="0" w:color="auto"/>
              <w:bottom w:val="single" w:sz="4" w:space="0" w:color="auto"/>
              <w:right w:val="single" w:sz="4" w:space="0" w:color="auto"/>
            </w:tcBorders>
            <w:vAlign w:val="center"/>
            <w:hideMark/>
          </w:tcPr>
          <w:p w14:paraId="3D72265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5F36B42C"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50AAD586"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事件上传和触发模块</w:t>
            </w:r>
          </w:p>
        </w:tc>
        <w:tc>
          <w:tcPr>
            <w:tcW w:w="1180" w:type="dxa"/>
            <w:tcBorders>
              <w:top w:val="nil"/>
              <w:left w:val="nil"/>
              <w:bottom w:val="single" w:sz="4" w:space="0" w:color="auto"/>
              <w:right w:val="single" w:sz="4" w:space="0" w:color="auto"/>
            </w:tcBorders>
            <w:vAlign w:val="center"/>
            <w:hideMark/>
          </w:tcPr>
          <w:p w14:paraId="44CE51D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348" w:type="dxa"/>
            <w:tcBorders>
              <w:top w:val="nil"/>
              <w:left w:val="nil"/>
              <w:bottom w:val="single" w:sz="4" w:space="0" w:color="auto"/>
              <w:right w:val="single" w:sz="4" w:space="0" w:color="auto"/>
            </w:tcBorders>
            <w:vAlign w:val="center"/>
            <w:hideMark/>
          </w:tcPr>
          <w:p w14:paraId="3A268EF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7447FFE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931677D"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138,000.00 </w:t>
            </w:r>
          </w:p>
        </w:tc>
      </w:tr>
      <w:tr w:rsidR="001E7196" w:rsidRPr="001E7196" w14:paraId="5FD72B52"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88C391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21</w:t>
            </w:r>
          </w:p>
        </w:tc>
        <w:tc>
          <w:tcPr>
            <w:tcW w:w="1230" w:type="dxa"/>
            <w:vMerge/>
            <w:tcBorders>
              <w:top w:val="nil"/>
              <w:left w:val="single" w:sz="4" w:space="0" w:color="auto"/>
              <w:bottom w:val="single" w:sz="4" w:space="0" w:color="auto"/>
              <w:right w:val="single" w:sz="4" w:space="0" w:color="auto"/>
            </w:tcBorders>
            <w:vAlign w:val="center"/>
            <w:hideMark/>
          </w:tcPr>
          <w:p w14:paraId="26778AEA"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5318FF22"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100AA2D"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远程环境数据接模块</w:t>
            </w:r>
          </w:p>
        </w:tc>
        <w:tc>
          <w:tcPr>
            <w:tcW w:w="1180" w:type="dxa"/>
            <w:tcBorders>
              <w:top w:val="nil"/>
              <w:left w:val="nil"/>
              <w:bottom w:val="single" w:sz="4" w:space="0" w:color="auto"/>
              <w:right w:val="single" w:sz="4" w:space="0" w:color="auto"/>
            </w:tcBorders>
            <w:vAlign w:val="center"/>
            <w:hideMark/>
          </w:tcPr>
          <w:p w14:paraId="118D264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348" w:type="dxa"/>
            <w:tcBorders>
              <w:top w:val="nil"/>
              <w:left w:val="nil"/>
              <w:bottom w:val="single" w:sz="4" w:space="0" w:color="auto"/>
              <w:right w:val="single" w:sz="4" w:space="0" w:color="auto"/>
            </w:tcBorders>
            <w:vAlign w:val="center"/>
            <w:hideMark/>
          </w:tcPr>
          <w:p w14:paraId="6F01AEB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2E9931D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6199E3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138,000.00 </w:t>
            </w:r>
          </w:p>
        </w:tc>
      </w:tr>
      <w:tr w:rsidR="001E7196" w:rsidRPr="001E7196" w14:paraId="3C45ECBC"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CA5E15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22</w:t>
            </w:r>
          </w:p>
        </w:tc>
        <w:tc>
          <w:tcPr>
            <w:tcW w:w="1230" w:type="dxa"/>
            <w:vMerge/>
            <w:tcBorders>
              <w:top w:val="nil"/>
              <w:left w:val="single" w:sz="4" w:space="0" w:color="auto"/>
              <w:bottom w:val="single" w:sz="4" w:space="0" w:color="auto"/>
              <w:right w:val="single" w:sz="4" w:space="0" w:color="auto"/>
            </w:tcBorders>
            <w:vAlign w:val="center"/>
            <w:hideMark/>
          </w:tcPr>
          <w:p w14:paraId="62C2F722"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6C8FD17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646343E1"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地图系统</w:t>
            </w:r>
          </w:p>
        </w:tc>
        <w:tc>
          <w:tcPr>
            <w:tcW w:w="1180" w:type="dxa"/>
            <w:tcBorders>
              <w:top w:val="nil"/>
              <w:left w:val="nil"/>
              <w:bottom w:val="single" w:sz="4" w:space="0" w:color="auto"/>
              <w:right w:val="single" w:sz="4" w:space="0" w:color="auto"/>
            </w:tcBorders>
            <w:vAlign w:val="center"/>
            <w:hideMark/>
          </w:tcPr>
          <w:p w14:paraId="4F2FE86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7BF487B1"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6F06994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6B33C62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42C7A085"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197BA0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23</w:t>
            </w:r>
          </w:p>
        </w:tc>
        <w:tc>
          <w:tcPr>
            <w:tcW w:w="1230" w:type="dxa"/>
            <w:vMerge/>
            <w:tcBorders>
              <w:top w:val="nil"/>
              <w:left w:val="single" w:sz="4" w:space="0" w:color="auto"/>
              <w:bottom w:val="single" w:sz="4" w:space="0" w:color="auto"/>
              <w:right w:val="single" w:sz="4" w:space="0" w:color="auto"/>
            </w:tcBorders>
            <w:vAlign w:val="center"/>
            <w:hideMark/>
          </w:tcPr>
          <w:p w14:paraId="14C9185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01B8252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1076886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RTK定位数据集成开发</w:t>
            </w:r>
          </w:p>
        </w:tc>
        <w:tc>
          <w:tcPr>
            <w:tcW w:w="1180" w:type="dxa"/>
            <w:tcBorders>
              <w:top w:val="nil"/>
              <w:left w:val="nil"/>
              <w:bottom w:val="single" w:sz="4" w:space="0" w:color="auto"/>
              <w:right w:val="single" w:sz="4" w:space="0" w:color="auto"/>
            </w:tcBorders>
            <w:vAlign w:val="center"/>
            <w:hideMark/>
          </w:tcPr>
          <w:p w14:paraId="2E5B066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75124083"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5841D54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09FF00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53420AB5"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7F65EAB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24</w:t>
            </w:r>
          </w:p>
        </w:tc>
        <w:tc>
          <w:tcPr>
            <w:tcW w:w="1230" w:type="dxa"/>
            <w:vMerge/>
            <w:tcBorders>
              <w:top w:val="nil"/>
              <w:left w:val="single" w:sz="4" w:space="0" w:color="auto"/>
              <w:bottom w:val="single" w:sz="4" w:space="0" w:color="auto"/>
              <w:right w:val="single" w:sz="4" w:space="0" w:color="auto"/>
            </w:tcBorders>
            <w:vAlign w:val="center"/>
            <w:hideMark/>
          </w:tcPr>
          <w:p w14:paraId="03E9D3C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3C6F6C9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RTK定位数据集成开发</w:t>
            </w:r>
          </w:p>
        </w:tc>
        <w:tc>
          <w:tcPr>
            <w:tcW w:w="4030" w:type="dxa"/>
            <w:tcBorders>
              <w:top w:val="nil"/>
              <w:left w:val="nil"/>
              <w:bottom w:val="single" w:sz="4" w:space="0" w:color="auto"/>
              <w:right w:val="single" w:sz="4" w:space="0" w:color="auto"/>
            </w:tcBorders>
            <w:vAlign w:val="center"/>
            <w:hideMark/>
          </w:tcPr>
          <w:p w14:paraId="19A4AB4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5D4B89E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35F624D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3EF0B96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405881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1E3345B7"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27A1985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230" w:type="dxa"/>
            <w:vMerge/>
            <w:tcBorders>
              <w:top w:val="nil"/>
              <w:left w:val="single" w:sz="4" w:space="0" w:color="auto"/>
              <w:bottom w:val="single" w:sz="4" w:space="0" w:color="auto"/>
              <w:right w:val="single" w:sz="4" w:space="0" w:color="auto"/>
            </w:tcBorders>
            <w:vAlign w:val="center"/>
            <w:hideMark/>
          </w:tcPr>
          <w:p w14:paraId="7D5F4D73"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4C2B25E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信息安全软件</w:t>
            </w:r>
          </w:p>
        </w:tc>
        <w:tc>
          <w:tcPr>
            <w:tcW w:w="4030" w:type="dxa"/>
            <w:tcBorders>
              <w:top w:val="nil"/>
              <w:left w:val="nil"/>
              <w:bottom w:val="single" w:sz="4" w:space="0" w:color="auto"/>
              <w:right w:val="single" w:sz="4" w:space="0" w:color="auto"/>
            </w:tcBorders>
            <w:vAlign w:val="center"/>
            <w:hideMark/>
          </w:tcPr>
          <w:p w14:paraId="2E5A8CD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62DA50E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348" w:type="dxa"/>
            <w:tcBorders>
              <w:top w:val="nil"/>
              <w:left w:val="nil"/>
              <w:bottom w:val="single" w:sz="4" w:space="0" w:color="auto"/>
              <w:right w:val="single" w:sz="4" w:space="0" w:color="auto"/>
            </w:tcBorders>
            <w:vAlign w:val="center"/>
            <w:hideMark/>
          </w:tcPr>
          <w:p w14:paraId="6C5F63BE"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22827373"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193CD2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23,000.00 </w:t>
            </w:r>
          </w:p>
        </w:tc>
      </w:tr>
      <w:tr w:rsidR="001E7196" w:rsidRPr="001E7196" w14:paraId="5EE4309E"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3006357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26</w:t>
            </w:r>
          </w:p>
        </w:tc>
        <w:tc>
          <w:tcPr>
            <w:tcW w:w="1230" w:type="dxa"/>
            <w:vMerge/>
            <w:tcBorders>
              <w:top w:val="nil"/>
              <w:left w:val="single" w:sz="4" w:space="0" w:color="auto"/>
              <w:bottom w:val="single" w:sz="4" w:space="0" w:color="auto"/>
              <w:right w:val="single" w:sz="4" w:space="0" w:color="auto"/>
            </w:tcBorders>
            <w:vAlign w:val="center"/>
            <w:hideMark/>
          </w:tcPr>
          <w:p w14:paraId="793D7C6A"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46DAEBD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云端及数据通道加密</w:t>
            </w:r>
          </w:p>
        </w:tc>
        <w:tc>
          <w:tcPr>
            <w:tcW w:w="4030" w:type="dxa"/>
            <w:tcBorders>
              <w:top w:val="nil"/>
              <w:left w:val="nil"/>
              <w:bottom w:val="single" w:sz="4" w:space="0" w:color="auto"/>
              <w:right w:val="single" w:sz="4" w:space="0" w:color="auto"/>
            </w:tcBorders>
            <w:vAlign w:val="center"/>
            <w:hideMark/>
          </w:tcPr>
          <w:p w14:paraId="5795E2B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2C27FB0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348" w:type="dxa"/>
            <w:tcBorders>
              <w:top w:val="nil"/>
              <w:left w:val="nil"/>
              <w:bottom w:val="single" w:sz="4" w:space="0" w:color="auto"/>
              <w:right w:val="single" w:sz="4" w:space="0" w:color="auto"/>
            </w:tcBorders>
            <w:vAlign w:val="center"/>
            <w:hideMark/>
          </w:tcPr>
          <w:p w14:paraId="14D6D068"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005DF7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C5B1FEA"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46,000.00 </w:t>
            </w:r>
          </w:p>
        </w:tc>
      </w:tr>
      <w:tr w:rsidR="001E7196" w:rsidRPr="001E7196" w14:paraId="5B50E96F"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732A0AB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27</w:t>
            </w:r>
          </w:p>
        </w:tc>
        <w:tc>
          <w:tcPr>
            <w:tcW w:w="1230" w:type="dxa"/>
            <w:tcBorders>
              <w:top w:val="nil"/>
              <w:left w:val="nil"/>
              <w:bottom w:val="single" w:sz="4" w:space="0" w:color="auto"/>
              <w:right w:val="single" w:sz="4" w:space="0" w:color="auto"/>
            </w:tcBorders>
            <w:hideMark/>
          </w:tcPr>
          <w:p w14:paraId="2EEA0F3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小计</w:t>
            </w:r>
          </w:p>
        </w:tc>
        <w:tc>
          <w:tcPr>
            <w:tcW w:w="1430" w:type="dxa"/>
            <w:tcBorders>
              <w:top w:val="nil"/>
              <w:left w:val="nil"/>
              <w:bottom w:val="single" w:sz="4" w:space="0" w:color="auto"/>
              <w:right w:val="single" w:sz="4" w:space="0" w:color="auto"/>
            </w:tcBorders>
            <w:vAlign w:val="center"/>
            <w:hideMark/>
          </w:tcPr>
          <w:p w14:paraId="64564057"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4030" w:type="dxa"/>
            <w:tcBorders>
              <w:top w:val="nil"/>
              <w:left w:val="nil"/>
              <w:bottom w:val="single" w:sz="4" w:space="0" w:color="auto"/>
              <w:right w:val="single" w:sz="4" w:space="0" w:color="auto"/>
            </w:tcBorders>
            <w:vAlign w:val="center"/>
            <w:hideMark/>
          </w:tcPr>
          <w:p w14:paraId="5BEF2C82"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1180" w:type="dxa"/>
            <w:tcBorders>
              <w:top w:val="nil"/>
              <w:left w:val="nil"/>
              <w:bottom w:val="single" w:sz="4" w:space="0" w:color="auto"/>
              <w:right w:val="single" w:sz="4" w:space="0" w:color="auto"/>
            </w:tcBorders>
            <w:vAlign w:val="center"/>
            <w:hideMark/>
          </w:tcPr>
          <w:p w14:paraId="018B6E7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 xml:space="preserve">　</w:t>
            </w:r>
          </w:p>
        </w:tc>
        <w:tc>
          <w:tcPr>
            <w:tcW w:w="1348" w:type="dxa"/>
            <w:tcBorders>
              <w:top w:val="nil"/>
              <w:left w:val="nil"/>
              <w:bottom w:val="single" w:sz="4" w:space="0" w:color="auto"/>
              <w:right w:val="single" w:sz="4" w:space="0" w:color="auto"/>
            </w:tcBorders>
            <w:vAlign w:val="center"/>
            <w:hideMark/>
          </w:tcPr>
          <w:p w14:paraId="5D189827"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783" w:type="dxa"/>
            <w:tcBorders>
              <w:top w:val="nil"/>
              <w:left w:val="nil"/>
              <w:bottom w:val="single" w:sz="4" w:space="0" w:color="auto"/>
              <w:right w:val="single" w:sz="4" w:space="0" w:color="auto"/>
            </w:tcBorders>
            <w:vAlign w:val="center"/>
            <w:hideMark/>
          </w:tcPr>
          <w:p w14:paraId="1391E55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w:t>
            </w:r>
          </w:p>
        </w:tc>
        <w:tc>
          <w:tcPr>
            <w:tcW w:w="2140" w:type="dxa"/>
            <w:tcBorders>
              <w:top w:val="nil"/>
              <w:left w:val="nil"/>
              <w:bottom w:val="single" w:sz="4" w:space="0" w:color="auto"/>
              <w:right w:val="single" w:sz="8" w:space="0" w:color="auto"/>
            </w:tcBorders>
            <w:noWrap/>
            <w:vAlign w:val="center"/>
            <w:hideMark/>
          </w:tcPr>
          <w:p w14:paraId="5F18F3E1"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2,967,000.00 </w:t>
            </w:r>
          </w:p>
        </w:tc>
      </w:tr>
      <w:tr w:rsidR="001E7196" w:rsidRPr="001E7196" w14:paraId="7ABAABE8"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4A183A5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28</w:t>
            </w:r>
          </w:p>
        </w:tc>
        <w:tc>
          <w:tcPr>
            <w:tcW w:w="1230" w:type="dxa"/>
            <w:vMerge w:val="restart"/>
            <w:tcBorders>
              <w:top w:val="nil"/>
              <w:left w:val="single" w:sz="4" w:space="0" w:color="auto"/>
              <w:bottom w:val="single" w:sz="4" w:space="0" w:color="auto"/>
              <w:right w:val="single" w:sz="4" w:space="0" w:color="auto"/>
            </w:tcBorders>
            <w:vAlign w:val="center"/>
            <w:hideMark/>
          </w:tcPr>
          <w:p w14:paraId="1E82EE7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基础功能服务</w:t>
            </w:r>
          </w:p>
        </w:tc>
        <w:tc>
          <w:tcPr>
            <w:tcW w:w="1430" w:type="dxa"/>
            <w:tcBorders>
              <w:top w:val="nil"/>
              <w:left w:val="nil"/>
              <w:bottom w:val="single" w:sz="4" w:space="0" w:color="auto"/>
              <w:right w:val="single" w:sz="4" w:space="0" w:color="auto"/>
            </w:tcBorders>
            <w:vAlign w:val="center"/>
            <w:hideMark/>
          </w:tcPr>
          <w:p w14:paraId="2003941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数据采集服务</w:t>
            </w:r>
          </w:p>
        </w:tc>
        <w:tc>
          <w:tcPr>
            <w:tcW w:w="4030" w:type="dxa"/>
            <w:tcBorders>
              <w:top w:val="nil"/>
              <w:left w:val="nil"/>
              <w:bottom w:val="single" w:sz="4" w:space="0" w:color="auto"/>
              <w:right w:val="single" w:sz="4" w:space="0" w:color="auto"/>
            </w:tcBorders>
            <w:vAlign w:val="center"/>
            <w:hideMark/>
          </w:tcPr>
          <w:p w14:paraId="4455F58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30B9F3F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68D15173"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15000</w:t>
            </w:r>
          </w:p>
        </w:tc>
        <w:tc>
          <w:tcPr>
            <w:tcW w:w="783" w:type="dxa"/>
            <w:tcBorders>
              <w:top w:val="nil"/>
              <w:left w:val="nil"/>
              <w:bottom w:val="single" w:sz="4" w:space="0" w:color="auto"/>
              <w:right w:val="single" w:sz="4" w:space="0" w:color="auto"/>
            </w:tcBorders>
            <w:vAlign w:val="center"/>
            <w:hideMark/>
          </w:tcPr>
          <w:p w14:paraId="412E993F"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3B9D204"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180,000.00 </w:t>
            </w:r>
          </w:p>
        </w:tc>
      </w:tr>
      <w:tr w:rsidR="001E7196" w:rsidRPr="001E7196" w14:paraId="49F8FC00"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6661D5E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29</w:t>
            </w:r>
          </w:p>
        </w:tc>
        <w:tc>
          <w:tcPr>
            <w:tcW w:w="1230" w:type="dxa"/>
            <w:vMerge/>
            <w:tcBorders>
              <w:top w:val="nil"/>
              <w:left w:val="single" w:sz="4" w:space="0" w:color="auto"/>
              <w:bottom w:val="single" w:sz="4" w:space="0" w:color="auto"/>
              <w:right w:val="single" w:sz="4" w:space="0" w:color="auto"/>
            </w:tcBorders>
            <w:vAlign w:val="center"/>
            <w:hideMark/>
          </w:tcPr>
          <w:p w14:paraId="5258952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2B5DD70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数据上云服务</w:t>
            </w:r>
          </w:p>
        </w:tc>
        <w:tc>
          <w:tcPr>
            <w:tcW w:w="4030" w:type="dxa"/>
            <w:tcBorders>
              <w:top w:val="nil"/>
              <w:left w:val="nil"/>
              <w:bottom w:val="single" w:sz="4" w:space="0" w:color="auto"/>
              <w:right w:val="single" w:sz="4" w:space="0" w:color="auto"/>
            </w:tcBorders>
            <w:vAlign w:val="center"/>
            <w:hideMark/>
          </w:tcPr>
          <w:p w14:paraId="4A0ED85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368DA52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30550B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2DF7236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D15D77E"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14FAE892"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6FE8762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30</w:t>
            </w:r>
          </w:p>
        </w:tc>
        <w:tc>
          <w:tcPr>
            <w:tcW w:w="1230" w:type="dxa"/>
            <w:vMerge/>
            <w:tcBorders>
              <w:top w:val="nil"/>
              <w:left w:val="single" w:sz="4" w:space="0" w:color="auto"/>
              <w:bottom w:val="single" w:sz="4" w:space="0" w:color="auto"/>
              <w:right w:val="single" w:sz="4" w:space="0" w:color="auto"/>
            </w:tcBorders>
            <w:vAlign w:val="center"/>
            <w:hideMark/>
          </w:tcPr>
          <w:p w14:paraId="440A5E96"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5CDB69D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远程升级服务</w:t>
            </w:r>
          </w:p>
        </w:tc>
        <w:tc>
          <w:tcPr>
            <w:tcW w:w="4030" w:type="dxa"/>
            <w:tcBorders>
              <w:top w:val="nil"/>
              <w:left w:val="nil"/>
              <w:bottom w:val="single" w:sz="4" w:space="0" w:color="auto"/>
              <w:right w:val="single" w:sz="4" w:space="0" w:color="auto"/>
            </w:tcBorders>
            <w:vAlign w:val="center"/>
            <w:hideMark/>
          </w:tcPr>
          <w:p w14:paraId="68787D0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71605AA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18831AA8"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78A24BE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547224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12836295" w14:textId="77777777" w:rsidTr="001E7196">
        <w:trPr>
          <w:trHeight w:val="600"/>
        </w:trPr>
        <w:tc>
          <w:tcPr>
            <w:tcW w:w="780" w:type="dxa"/>
            <w:tcBorders>
              <w:top w:val="single" w:sz="4" w:space="0" w:color="auto"/>
              <w:left w:val="single" w:sz="4" w:space="0" w:color="auto"/>
              <w:bottom w:val="single" w:sz="4" w:space="0" w:color="auto"/>
              <w:right w:val="single" w:sz="4" w:space="0" w:color="auto"/>
            </w:tcBorders>
            <w:vAlign w:val="center"/>
            <w:hideMark/>
          </w:tcPr>
          <w:p w14:paraId="78B8D64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31</w:t>
            </w:r>
          </w:p>
        </w:tc>
        <w:tc>
          <w:tcPr>
            <w:tcW w:w="1230" w:type="dxa"/>
            <w:vMerge w:val="restart"/>
            <w:tcBorders>
              <w:top w:val="single" w:sz="4" w:space="0" w:color="auto"/>
              <w:left w:val="single" w:sz="4" w:space="0" w:color="auto"/>
              <w:bottom w:val="single" w:sz="4" w:space="0" w:color="auto"/>
              <w:right w:val="single" w:sz="4" w:space="0" w:color="auto"/>
            </w:tcBorders>
            <w:vAlign w:val="center"/>
            <w:hideMark/>
          </w:tcPr>
          <w:p w14:paraId="6601F05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应用软件服务</w:t>
            </w:r>
          </w:p>
        </w:tc>
        <w:tc>
          <w:tcPr>
            <w:tcW w:w="1430" w:type="dxa"/>
            <w:tcBorders>
              <w:top w:val="single" w:sz="4" w:space="0" w:color="auto"/>
              <w:left w:val="nil"/>
              <w:bottom w:val="single" w:sz="4" w:space="0" w:color="auto"/>
              <w:right w:val="single" w:sz="4" w:space="0" w:color="auto"/>
            </w:tcBorders>
            <w:vAlign w:val="center"/>
            <w:hideMark/>
          </w:tcPr>
          <w:p w14:paraId="736ECFA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道路破损检测</w:t>
            </w:r>
          </w:p>
        </w:tc>
        <w:tc>
          <w:tcPr>
            <w:tcW w:w="4030" w:type="dxa"/>
            <w:tcBorders>
              <w:top w:val="single" w:sz="4" w:space="0" w:color="auto"/>
              <w:left w:val="nil"/>
              <w:bottom w:val="single" w:sz="4" w:space="0" w:color="auto"/>
              <w:right w:val="single" w:sz="4" w:space="0" w:color="auto"/>
            </w:tcBorders>
            <w:vAlign w:val="center"/>
            <w:hideMark/>
          </w:tcPr>
          <w:p w14:paraId="7D21893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single" w:sz="4" w:space="0" w:color="auto"/>
              <w:left w:val="nil"/>
              <w:bottom w:val="single" w:sz="4" w:space="0" w:color="auto"/>
              <w:right w:val="single" w:sz="4" w:space="0" w:color="auto"/>
            </w:tcBorders>
            <w:vAlign w:val="center"/>
            <w:hideMark/>
          </w:tcPr>
          <w:p w14:paraId="0A9A08B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single" w:sz="4" w:space="0" w:color="auto"/>
              <w:left w:val="nil"/>
              <w:bottom w:val="single" w:sz="4" w:space="0" w:color="auto"/>
              <w:right w:val="single" w:sz="4" w:space="0" w:color="auto"/>
            </w:tcBorders>
            <w:vAlign w:val="center"/>
            <w:hideMark/>
          </w:tcPr>
          <w:p w14:paraId="524DAA40"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single" w:sz="4" w:space="0" w:color="auto"/>
              <w:left w:val="nil"/>
              <w:bottom w:val="single" w:sz="4" w:space="0" w:color="auto"/>
              <w:right w:val="single" w:sz="4" w:space="0" w:color="auto"/>
            </w:tcBorders>
            <w:vAlign w:val="center"/>
            <w:hideMark/>
          </w:tcPr>
          <w:p w14:paraId="08893B8F"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13BE9C6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04B39F88"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556999F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32</w:t>
            </w:r>
          </w:p>
        </w:tc>
        <w:tc>
          <w:tcPr>
            <w:tcW w:w="1230" w:type="dxa"/>
            <w:vMerge/>
            <w:tcBorders>
              <w:top w:val="nil"/>
              <w:left w:val="single" w:sz="4" w:space="0" w:color="auto"/>
              <w:bottom w:val="single" w:sz="4" w:space="0" w:color="auto"/>
              <w:right w:val="single" w:sz="4" w:space="0" w:color="auto"/>
            </w:tcBorders>
            <w:vAlign w:val="center"/>
            <w:hideMark/>
          </w:tcPr>
          <w:p w14:paraId="4F44562C"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0BAAADB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道路积水检测</w:t>
            </w:r>
          </w:p>
        </w:tc>
        <w:tc>
          <w:tcPr>
            <w:tcW w:w="4030" w:type="dxa"/>
            <w:tcBorders>
              <w:top w:val="nil"/>
              <w:left w:val="nil"/>
              <w:bottom w:val="single" w:sz="4" w:space="0" w:color="auto"/>
              <w:right w:val="single" w:sz="4" w:space="0" w:color="auto"/>
            </w:tcBorders>
            <w:vAlign w:val="center"/>
            <w:hideMark/>
          </w:tcPr>
          <w:p w14:paraId="2DD786F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4060CB9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5C6FBD0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45B430A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2CBA5DF7"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0CE3056F"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79FBCCD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33</w:t>
            </w:r>
          </w:p>
        </w:tc>
        <w:tc>
          <w:tcPr>
            <w:tcW w:w="1230" w:type="dxa"/>
            <w:vMerge/>
            <w:tcBorders>
              <w:top w:val="nil"/>
              <w:left w:val="single" w:sz="4" w:space="0" w:color="auto"/>
              <w:bottom w:val="single" w:sz="4" w:space="0" w:color="auto"/>
              <w:right w:val="single" w:sz="4" w:space="0" w:color="auto"/>
            </w:tcBorders>
            <w:vAlign w:val="center"/>
            <w:hideMark/>
          </w:tcPr>
          <w:p w14:paraId="4BEF3DC9"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3422197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道路结冰检测</w:t>
            </w:r>
          </w:p>
        </w:tc>
        <w:tc>
          <w:tcPr>
            <w:tcW w:w="4030" w:type="dxa"/>
            <w:tcBorders>
              <w:top w:val="nil"/>
              <w:left w:val="nil"/>
              <w:bottom w:val="single" w:sz="4" w:space="0" w:color="auto"/>
              <w:right w:val="single" w:sz="4" w:space="0" w:color="auto"/>
            </w:tcBorders>
            <w:vAlign w:val="center"/>
            <w:hideMark/>
          </w:tcPr>
          <w:p w14:paraId="1B37D51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47F63AD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4C3CAE30"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4EF33DF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649D9827"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74C7BDAD" w14:textId="77777777" w:rsidTr="001E7196">
        <w:trPr>
          <w:trHeight w:val="900"/>
        </w:trPr>
        <w:tc>
          <w:tcPr>
            <w:tcW w:w="780" w:type="dxa"/>
            <w:tcBorders>
              <w:top w:val="nil"/>
              <w:left w:val="single" w:sz="8" w:space="0" w:color="auto"/>
              <w:bottom w:val="single" w:sz="4" w:space="0" w:color="auto"/>
              <w:right w:val="single" w:sz="4" w:space="0" w:color="auto"/>
            </w:tcBorders>
            <w:vAlign w:val="center"/>
            <w:hideMark/>
          </w:tcPr>
          <w:p w14:paraId="7C54311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34</w:t>
            </w:r>
          </w:p>
        </w:tc>
        <w:tc>
          <w:tcPr>
            <w:tcW w:w="1230" w:type="dxa"/>
            <w:vMerge/>
            <w:tcBorders>
              <w:top w:val="nil"/>
              <w:left w:val="single" w:sz="4" w:space="0" w:color="auto"/>
              <w:bottom w:val="single" w:sz="4" w:space="0" w:color="auto"/>
              <w:right w:val="single" w:sz="4" w:space="0" w:color="auto"/>
            </w:tcBorders>
            <w:vAlign w:val="center"/>
            <w:hideMark/>
          </w:tcPr>
          <w:p w14:paraId="44EB266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0C2E07E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异常颠簸及危险坡路检测</w:t>
            </w:r>
          </w:p>
        </w:tc>
        <w:tc>
          <w:tcPr>
            <w:tcW w:w="4030" w:type="dxa"/>
            <w:tcBorders>
              <w:top w:val="nil"/>
              <w:left w:val="nil"/>
              <w:bottom w:val="single" w:sz="4" w:space="0" w:color="auto"/>
              <w:right w:val="single" w:sz="4" w:space="0" w:color="auto"/>
            </w:tcBorders>
            <w:vAlign w:val="center"/>
            <w:hideMark/>
          </w:tcPr>
          <w:p w14:paraId="5CF2F14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6F1E228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21E8B2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18CE0ECC"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41A6CA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16E0E6ED"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2DC482B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35</w:t>
            </w:r>
          </w:p>
        </w:tc>
        <w:tc>
          <w:tcPr>
            <w:tcW w:w="1230" w:type="dxa"/>
            <w:vMerge/>
            <w:tcBorders>
              <w:top w:val="nil"/>
              <w:left w:val="single" w:sz="4" w:space="0" w:color="auto"/>
              <w:bottom w:val="single" w:sz="4" w:space="0" w:color="auto"/>
              <w:right w:val="single" w:sz="4" w:space="0" w:color="auto"/>
            </w:tcBorders>
            <w:vAlign w:val="center"/>
            <w:hideMark/>
          </w:tcPr>
          <w:p w14:paraId="66D7A3D5"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79B51E2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道路摩擦系数检测</w:t>
            </w:r>
          </w:p>
        </w:tc>
        <w:tc>
          <w:tcPr>
            <w:tcW w:w="4030" w:type="dxa"/>
            <w:tcBorders>
              <w:top w:val="nil"/>
              <w:left w:val="nil"/>
              <w:bottom w:val="single" w:sz="4" w:space="0" w:color="auto"/>
              <w:right w:val="single" w:sz="4" w:space="0" w:color="auto"/>
            </w:tcBorders>
            <w:vAlign w:val="center"/>
            <w:hideMark/>
          </w:tcPr>
          <w:p w14:paraId="3452E76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6B854D6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3F6B46A"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5A74447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97349B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62E85F03" w14:textId="77777777" w:rsidTr="001E7196">
        <w:trPr>
          <w:trHeight w:val="900"/>
        </w:trPr>
        <w:tc>
          <w:tcPr>
            <w:tcW w:w="780" w:type="dxa"/>
            <w:tcBorders>
              <w:top w:val="nil"/>
              <w:left w:val="single" w:sz="8" w:space="0" w:color="auto"/>
              <w:bottom w:val="single" w:sz="4" w:space="0" w:color="auto"/>
              <w:right w:val="single" w:sz="4" w:space="0" w:color="auto"/>
            </w:tcBorders>
            <w:vAlign w:val="center"/>
            <w:hideMark/>
          </w:tcPr>
          <w:p w14:paraId="4D07D0F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36</w:t>
            </w:r>
          </w:p>
        </w:tc>
        <w:tc>
          <w:tcPr>
            <w:tcW w:w="1230" w:type="dxa"/>
            <w:vMerge/>
            <w:tcBorders>
              <w:top w:val="nil"/>
              <w:left w:val="single" w:sz="4" w:space="0" w:color="auto"/>
              <w:bottom w:val="single" w:sz="4" w:space="0" w:color="auto"/>
              <w:right w:val="single" w:sz="4" w:space="0" w:color="auto"/>
            </w:tcBorders>
            <w:vAlign w:val="center"/>
            <w:hideMark/>
          </w:tcPr>
          <w:p w14:paraId="3FE8566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4F4813A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积水/结冰/积雪厚度检测</w:t>
            </w:r>
          </w:p>
        </w:tc>
        <w:tc>
          <w:tcPr>
            <w:tcW w:w="4030" w:type="dxa"/>
            <w:tcBorders>
              <w:top w:val="nil"/>
              <w:left w:val="nil"/>
              <w:bottom w:val="single" w:sz="4" w:space="0" w:color="auto"/>
              <w:right w:val="single" w:sz="4" w:space="0" w:color="auto"/>
            </w:tcBorders>
            <w:vAlign w:val="center"/>
            <w:hideMark/>
          </w:tcPr>
          <w:p w14:paraId="1B278E4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578AA0C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C478BDF"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5FCDDB14"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775A6BD9"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36C393C3"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0791E79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37</w:t>
            </w:r>
          </w:p>
        </w:tc>
        <w:tc>
          <w:tcPr>
            <w:tcW w:w="1230" w:type="dxa"/>
            <w:vMerge/>
            <w:tcBorders>
              <w:top w:val="nil"/>
              <w:left w:val="single" w:sz="4" w:space="0" w:color="auto"/>
              <w:bottom w:val="single" w:sz="4" w:space="0" w:color="auto"/>
              <w:right w:val="single" w:sz="4" w:space="0" w:color="auto"/>
            </w:tcBorders>
            <w:vAlign w:val="center"/>
            <w:hideMark/>
          </w:tcPr>
          <w:p w14:paraId="036F0645"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55503A3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高精气象服务</w:t>
            </w:r>
          </w:p>
        </w:tc>
        <w:tc>
          <w:tcPr>
            <w:tcW w:w="4030" w:type="dxa"/>
            <w:tcBorders>
              <w:top w:val="nil"/>
              <w:left w:val="nil"/>
              <w:bottom w:val="single" w:sz="4" w:space="0" w:color="auto"/>
              <w:right w:val="single" w:sz="4" w:space="0" w:color="auto"/>
            </w:tcBorders>
            <w:vAlign w:val="center"/>
            <w:hideMark/>
          </w:tcPr>
          <w:p w14:paraId="01D53B5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6C51AA9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140AD2C8"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23000</w:t>
            </w:r>
          </w:p>
        </w:tc>
        <w:tc>
          <w:tcPr>
            <w:tcW w:w="783" w:type="dxa"/>
            <w:tcBorders>
              <w:top w:val="nil"/>
              <w:left w:val="nil"/>
              <w:bottom w:val="single" w:sz="4" w:space="0" w:color="auto"/>
              <w:right w:val="single" w:sz="4" w:space="0" w:color="auto"/>
            </w:tcBorders>
            <w:vAlign w:val="center"/>
            <w:hideMark/>
          </w:tcPr>
          <w:p w14:paraId="7E44FE3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7D9BA0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276,000.00 </w:t>
            </w:r>
          </w:p>
        </w:tc>
      </w:tr>
      <w:tr w:rsidR="001E7196" w:rsidRPr="001E7196" w14:paraId="6B721A87"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808702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38</w:t>
            </w:r>
          </w:p>
        </w:tc>
        <w:tc>
          <w:tcPr>
            <w:tcW w:w="1230" w:type="dxa"/>
            <w:vMerge w:val="restart"/>
            <w:tcBorders>
              <w:top w:val="nil"/>
              <w:left w:val="single" w:sz="4" w:space="0" w:color="auto"/>
              <w:bottom w:val="single" w:sz="4" w:space="0" w:color="auto"/>
              <w:right w:val="single" w:sz="4" w:space="0" w:color="auto"/>
            </w:tcBorders>
            <w:vAlign w:val="center"/>
            <w:hideMark/>
          </w:tcPr>
          <w:p w14:paraId="46C3CA4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其他服务</w:t>
            </w:r>
          </w:p>
        </w:tc>
        <w:tc>
          <w:tcPr>
            <w:tcW w:w="1430" w:type="dxa"/>
            <w:tcBorders>
              <w:top w:val="nil"/>
              <w:left w:val="nil"/>
              <w:bottom w:val="single" w:sz="4" w:space="0" w:color="auto"/>
              <w:right w:val="single" w:sz="4" w:space="0" w:color="auto"/>
            </w:tcBorders>
            <w:vAlign w:val="center"/>
            <w:hideMark/>
          </w:tcPr>
          <w:p w14:paraId="6035046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司机管理</w:t>
            </w:r>
          </w:p>
        </w:tc>
        <w:tc>
          <w:tcPr>
            <w:tcW w:w="4030" w:type="dxa"/>
            <w:tcBorders>
              <w:top w:val="nil"/>
              <w:left w:val="nil"/>
              <w:bottom w:val="single" w:sz="4" w:space="0" w:color="auto"/>
              <w:right w:val="single" w:sz="4" w:space="0" w:color="auto"/>
            </w:tcBorders>
            <w:vAlign w:val="center"/>
            <w:hideMark/>
          </w:tcPr>
          <w:p w14:paraId="6CF5C23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2B29CFE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7E1931F8"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279EF6A0"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1868117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5878067A"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13709E4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39</w:t>
            </w:r>
          </w:p>
        </w:tc>
        <w:tc>
          <w:tcPr>
            <w:tcW w:w="1230" w:type="dxa"/>
            <w:vMerge/>
            <w:tcBorders>
              <w:top w:val="nil"/>
              <w:left w:val="single" w:sz="4" w:space="0" w:color="auto"/>
              <w:bottom w:val="single" w:sz="4" w:space="0" w:color="auto"/>
              <w:right w:val="single" w:sz="4" w:space="0" w:color="auto"/>
            </w:tcBorders>
            <w:vAlign w:val="center"/>
            <w:hideMark/>
          </w:tcPr>
          <w:p w14:paraId="6274357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1F353C1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司机补贴代发</w:t>
            </w:r>
          </w:p>
        </w:tc>
        <w:tc>
          <w:tcPr>
            <w:tcW w:w="4030" w:type="dxa"/>
            <w:tcBorders>
              <w:top w:val="nil"/>
              <w:left w:val="nil"/>
              <w:bottom w:val="single" w:sz="4" w:space="0" w:color="auto"/>
              <w:right w:val="single" w:sz="4" w:space="0" w:color="auto"/>
            </w:tcBorders>
            <w:vAlign w:val="center"/>
            <w:hideMark/>
          </w:tcPr>
          <w:p w14:paraId="584E972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w:t>
            </w:r>
          </w:p>
        </w:tc>
        <w:tc>
          <w:tcPr>
            <w:tcW w:w="1180" w:type="dxa"/>
            <w:tcBorders>
              <w:top w:val="nil"/>
              <w:left w:val="nil"/>
              <w:bottom w:val="single" w:sz="4" w:space="0" w:color="auto"/>
              <w:right w:val="single" w:sz="4" w:space="0" w:color="auto"/>
            </w:tcBorders>
            <w:vAlign w:val="center"/>
            <w:hideMark/>
          </w:tcPr>
          <w:p w14:paraId="5A0A268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348" w:type="dxa"/>
            <w:tcBorders>
              <w:top w:val="nil"/>
              <w:left w:val="nil"/>
              <w:bottom w:val="single" w:sz="4" w:space="0" w:color="auto"/>
              <w:right w:val="single" w:sz="4" w:space="0" w:color="auto"/>
            </w:tcBorders>
            <w:vAlign w:val="center"/>
            <w:hideMark/>
          </w:tcPr>
          <w:p w14:paraId="52752E6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12000</w:t>
            </w:r>
          </w:p>
        </w:tc>
        <w:tc>
          <w:tcPr>
            <w:tcW w:w="783" w:type="dxa"/>
            <w:tcBorders>
              <w:top w:val="nil"/>
              <w:left w:val="nil"/>
              <w:bottom w:val="single" w:sz="4" w:space="0" w:color="auto"/>
              <w:right w:val="single" w:sz="4" w:space="0" w:color="auto"/>
            </w:tcBorders>
            <w:vAlign w:val="center"/>
            <w:hideMark/>
          </w:tcPr>
          <w:p w14:paraId="7482476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4FA7C1C"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144,000.00 </w:t>
            </w:r>
          </w:p>
        </w:tc>
      </w:tr>
      <w:tr w:rsidR="001E7196" w:rsidRPr="001E7196" w14:paraId="1D7BEEE6"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F9D5B07"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40</w:t>
            </w:r>
          </w:p>
        </w:tc>
        <w:tc>
          <w:tcPr>
            <w:tcW w:w="1230" w:type="dxa"/>
            <w:tcBorders>
              <w:top w:val="nil"/>
              <w:left w:val="nil"/>
              <w:bottom w:val="single" w:sz="4" w:space="0" w:color="auto"/>
              <w:right w:val="single" w:sz="4" w:space="0" w:color="auto"/>
            </w:tcBorders>
            <w:hideMark/>
          </w:tcPr>
          <w:p w14:paraId="22B9D3D1"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小计</w:t>
            </w:r>
          </w:p>
        </w:tc>
        <w:tc>
          <w:tcPr>
            <w:tcW w:w="1430" w:type="dxa"/>
            <w:tcBorders>
              <w:top w:val="nil"/>
              <w:left w:val="nil"/>
              <w:bottom w:val="single" w:sz="4" w:space="0" w:color="auto"/>
              <w:right w:val="single" w:sz="4" w:space="0" w:color="auto"/>
            </w:tcBorders>
            <w:hideMark/>
          </w:tcPr>
          <w:p w14:paraId="4DFFBC36" w14:textId="77777777" w:rsidR="001E7196" w:rsidRPr="001E7196" w:rsidRDefault="001E7196" w:rsidP="001E7196">
            <w:pPr>
              <w:widowControl/>
              <w:spacing w:line="240" w:lineRule="auto"/>
              <w:jc w:val="left"/>
              <w:rPr>
                <w:rFonts w:ascii="宋体" w:hAnsi="宋体" w:cs="宋体" w:hint="eastAsia"/>
                <w:bCs/>
                <w:kern w:val="0"/>
                <w:sz w:val="20"/>
              </w:rPr>
            </w:pPr>
            <w:r w:rsidRPr="001E7196">
              <w:rPr>
                <w:rFonts w:ascii="宋体" w:hAnsi="宋体" w:cs="宋体" w:hint="eastAsia"/>
                <w:bCs/>
                <w:kern w:val="0"/>
                <w:sz w:val="20"/>
              </w:rPr>
              <w:t xml:space="preserve">　</w:t>
            </w:r>
          </w:p>
        </w:tc>
        <w:tc>
          <w:tcPr>
            <w:tcW w:w="4030" w:type="dxa"/>
            <w:tcBorders>
              <w:top w:val="nil"/>
              <w:left w:val="nil"/>
              <w:bottom w:val="single" w:sz="4" w:space="0" w:color="auto"/>
              <w:right w:val="single" w:sz="4" w:space="0" w:color="auto"/>
            </w:tcBorders>
            <w:hideMark/>
          </w:tcPr>
          <w:p w14:paraId="66E441CD" w14:textId="77777777" w:rsidR="001E7196" w:rsidRPr="001E7196" w:rsidRDefault="001E7196" w:rsidP="001E7196">
            <w:pPr>
              <w:widowControl/>
              <w:spacing w:line="240" w:lineRule="auto"/>
              <w:jc w:val="left"/>
              <w:rPr>
                <w:rFonts w:ascii="宋体" w:hAnsi="宋体" w:cs="宋体" w:hint="eastAsia"/>
                <w:bCs/>
                <w:kern w:val="0"/>
                <w:sz w:val="20"/>
              </w:rPr>
            </w:pPr>
            <w:r w:rsidRPr="001E7196">
              <w:rPr>
                <w:rFonts w:ascii="宋体" w:hAnsi="宋体" w:cs="宋体" w:hint="eastAsia"/>
                <w:bCs/>
                <w:kern w:val="0"/>
                <w:sz w:val="20"/>
              </w:rPr>
              <w:t xml:space="preserve">　</w:t>
            </w:r>
          </w:p>
        </w:tc>
        <w:tc>
          <w:tcPr>
            <w:tcW w:w="1180" w:type="dxa"/>
            <w:tcBorders>
              <w:top w:val="nil"/>
              <w:left w:val="nil"/>
              <w:bottom w:val="single" w:sz="4" w:space="0" w:color="auto"/>
              <w:right w:val="single" w:sz="4" w:space="0" w:color="auto"/>
            </w:tcBorders>
            <w:vAlign w:val="center"/>
            <w:hideMark/>
          </w:tcPr>
          <w:p w14:paraId="5DBD3BAC"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 xml:space="preserve">　</w:t>
            </w:r>
          </w:p>
        </w:tc>
        <w:tc>
          <w:tcPr>
            <w:tcW w:w="1348" w:type="dxa"/>
            <w:tcBorders>
              <w:top w:val="nil"/>
              <w:left w:val="nil"/>
              <w:bottom w:val="single" w:sz="4" w:space="0" w:color="auto"/>
              <w:right w:val="single" w:sz="4" w:space="0" w:color="auto"/>
            </w:tcBorders>
            <w:vAlign w:val="center"/>
            <w:hideMark/>
          </w:tcPr>
          <w:p w14:paraId="3FA72C65"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783" w:type="dxa"/>
            <w:tcBorders>
              <w:top w:val="nil"/>
              <w:left w:val="nil"/>
              <w:bottom w:val="single" w:sz="4" w:space="0" w:color="auto"/>
              <w:right w:val="single" w:sz="4" w:space="0" w:color="auto"/>
            </w:tcBorders>
            <w:vAlign w:val="center"/>
            <w:hideMark/>
          </w:tcPr>
          <w:p w14:paraId="0B5F02A6"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w:t>
            </w:r>
          </w:p>
        </w:tc>
        <w:tc>
          <w:tcPr>
            <w:tcW w:w="2140" w:type="dxa"/>
            <w:tcBorders>
              <w:top w:val="nil"/>
              <w:left w:val="nil"/>
              <w:bottom w:val="single" w:sz="4" w:space="0" w:color="auto"/>
              <w:right w:val="single" w:sz="8" w:space="0" w:color="auto"/>
            </w:tcBorders>
            <w:noWrap/>
            <w:vAlign w:val="center"/>
            <w:hideMark/>
          </w:tcPr>
          <w:p w14:paraId="56F5599E"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2,292,000 </w:t>
            </w:r>
          </w:p>
        </w:tc>
      </w:tr>
      <w:tr w:rsidR="001E7196" w:rsidRPr="001E7196" w14:paraId="3888D8B6" w14:textId="77777777" w:rsidTr="001E7196">
        <w:trPr>
          <w:trHeight w:val="900"/>
        </w:trPr>
        <w:tc>
          <w:tcPr>
            <w:tcW w:w="780" w:type="dxa"/>
            <w:tcBorders>
              <w:top w:val="nil"/>
              <w:left w:val="single" w:sz="8" w:space="0" w:color="auto"/>
              <w:bottom w:val="single" w:sz="4" w:space="0" w:color="auto"/>
              <w:right w:val="single" w:sz="4" w:space="0" w:color="auto"/>
            </w:tcBorders>
            <w:vAlign w:val="center"/>
            <w:hideMark/>
          </w:tcPr>
          <w:p w14:paraId="3688A1A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41</w:t>
            </w:r>
          </w:p>
        </w:tc>
        <w:tc>
          <w:tcPr>
            <w:tcW w:w="1230" w:type="dxa"/>
            <w:tcBorders>
              <w:top w:val="nil"/>
              <w:left w:val="nil"/>
              <w:bottom w:val="single" w:sz="4" w:space="0" w:color="auto"/>
              <w:right w:val="single" w:sz="4" w:space="0" w:color="auto"/>
            </w:tcBorders>
            <w:hideMark/>
          </w:tcPr>
          <w:p w14:paraId="32AD808B"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总计</w:t>
            </w:r>
          </w:p>
        </w:tc>
        <w:tc>
          <w:tcPr>
            <w:tcW w:w="1430" w:type="dxa"/>
            <w:tcBorders>
              <w:top w:val="nil"/>
              <w:left w:val="nil"/>
              <w:bottom w:val="single" w:sz="4" w:space="0" w:color="auto"/>
              <w:right w:val="single" w:sz="4" w:space="0" w:color="auto"/>
            </w:tcBorders>
            <w:vAlign w:val="center"/>
            <w:hideMark/>
          </w:tcPr>
          <w:p w14:paraId="45293348"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上线后第一年系统建设和服务费</w:t>
            </w:r>
          </w:p>
        </w:tc>
        <w:tc>
          <w:tcPr>
            <w:tcW w:w="4030" w:type="dxa"/>
            <w:tcBorders>
              <w:top w:val="nil"/>
              <w:left w:val="nil"/>
              <w:bottom w:val="single" w:sz="4" w:space="0" w:color="auto"/>
              <w:right w:val="single" w:sz="4" w:space="0" w:color="auto"/>
            </w:tcBorders>
            <w:vAlign w:val="center"/>
            <w:hideMark/>
          </w:tcPr>
          <w:p w14:paraId="58A12261"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1180" w:type="dxa"/>
            <w:tcBorders>
              <w:top w:val="nil"/>
              <w:left w:val="nil"/>
              <w:bottom w:val="single" w:sz="4" w:space="0" w:color="auto"/>
              <w:right w:val="single" w:sz="4" w:space="0" w:color="auto"/>
            </w:tcBorders>
            <w:vAlign w:val="center"/>
            <w:hideMark/>
          </w:tcPr>
          <w:p w14:paraId="38B0B92F"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1348" w:type="dxa"/>
            <w:tcBorders>
              <w:top w:val="nil"/>
              <w:left w:val="nil"/>
              <w:bottom w:val="single" w:sz="4" w:space="0" w:color="auto"/>
              <w:right w:val="single" w:sz="4" w:space="0" w:color="auto"/>
            </w:tcBorders>
            <w:vAlign w:val="center"/>
            <w:hideMark/>
          </w:tcPr>
          <w:p w14:paraId="6EBD00A9"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783" w:type="dxa"/>
            <w:tcBorders>
              <w:top w:val="nil"/>
              <w:left w:val="nil"/>
              <w:bottom w:val="single" w:sz="4" w:space="0" w:color="auto"/>
              <w:right w:val="single" w:sz="4" w:space="0" w:color="auto"/>
            </w:tcBorders>
            <w:vAlign w:val="center"/>
            <w:hideMark/>
          </w:tcPr>
          <w:p w14:paraId="63CF4343"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w:t>
            </w:r>
          </w:p>
        </w:tc>
        <w:tc>
          <w:tcPr>
            <w:tcW w:w="2140" w:type="dxa"/>
            <w:tcBorders>
              <w:top w:val="nil"/>
              <w:left w:val="nil"/>
              <w:bottom w:val="single" w:sz="4" w:space="0" w:color="auto"/>
              <w:right w:val="single" w:sz="8" w:space="0" w:color="auto"/>
            </w:tcBorders>
            <w:noWrap/>
            <w:vAlign w:val="center"/>
            <w:hideMark/>
          </w:tcPr>
          <w:p w14:paraId="21544286"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5,259,000 </w:t>
            </w:r>
          </w:p>
        </w:tc>
      </w:tr>
      <w:tr w:rsidR="001E7196" w:rsidRPr="001E7196" w14:paraId="71CD14BE"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noWrap/>
            <w:vAlign w:val="center"/>
            <w:hideMark/>
          </w:tcPr>
          <w:p w14:paraId="74EE8346"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6690" w:type="dxa"/>
            <w:gridSpan w:val="3"/>
            <w:tcBorders>
              <w:top w:val="single" w:sz="4" w:space="0" w:color="auto"/>
              <w:left w:val="nil"/>
              <w:bottom w:val="single" w:sz="4" w:space="0" w:color="auto"/>
              <w:right w:val="single" w:sz="4" w:space="0" w:color="auto"/>
            </w:tcBorders>
            <w:noWrap/>
            <w:vAlign w:val="center"/>
            <w:hideMark/>
          </w:tcPr>
          <w:p w14:paraId="7D2F075E"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一次性优惠后价格</w:t>
            </w:r>
          </w:p>
        </w:tc>
        <w:tc>
          <w:tcPr>
            <w:tcW w:w="1180" w:type="dxa"/>
            <w:tcBorders>
              <w:top w:val="single" w:sz="4" w:space="0" w:color="auto"/>
              <w:left w:val="nil"/>
              <w:bottom w:val="single" w:sz="4" w:space="0" w:color="auto"/>
              <w:right w:val="single" w:sz="4" w:space="0" w:color="auto"/>
            </w:tcBorders>
            <w:noWrap/>
            <w:vAlign w:val="center"/>
            <w:hideMark/>
          </w:tcPr>
          <w:p w14:paraId="103A936B" w14:textId="77777777" w:rsidR="001E7196" w:rsidRPr="001E7196" w:rsidRDefault="001E7196" w:rsidP="001E7196">
            <w:pPr>
              <w:widowControl/>
              <w:spacing w:line="240" w:lineRule="auto"/>
              <w:jc w:val="left"/>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1348" w:type="dxa"/>
            <w:tcBorders>
              <w:top w:val="single" w:sz="4" w:space="0" w:color="auto"/>
              <w:left w:val="nil"/>
              <w:bottom w:val="single" w:sz="4" w:space="0" w:color="auto"/>
              <w:right w:val="single" w:sz="4" w:space="0" w:color="auto"/>
            </w:tcBorders>
            <w:noWrap/>
            <w:vAlign w:val="center"/>
            <w:hideMark/>
          </w:tcPr>
          <w:p w14:paraId="3236237F" w14:textId="77777777" w:rsidR="001E7196" w:rsidRPr="001E7196" w:rsidRDefault="001E7196" w:rsidP="001E7196">
            <w:pPr>
              <w:widowControl/>
              <w:spacing w:line="240" w:lineRule="auto"/>
              <w:jc w:val="right"/>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783" w:type="dxa"/>
            <w:tcBorders>
              <w:top w:val="single" w:sz="4" w:space="0" w:color="auto"/>
              <w:left w:val="nil"/>
              <w:bottom w:val="single" w:sz="4" w:space="0" w:color="auto"/>
              <w:right w:val="single" w:sz="4" w:space="0" w:color="auto"/>
            </w:tcBorders>
            <w:noWrap/>
            <w:vAlign w:val="center"/>
            <w:hideMark/>
          </w:tcPr>
          <w:p w14:paraId="61FC9EBE" w14:textId="77777777" w:rsidR="001E7196" w:rsidRPr="001E7196" w:rsidRDefault="001E7196" w:rsidP="001E7196">
            <w:pPr>
              <w:widowControl/>
              <w:spacing w:line="240" w:lineRule="auto"/>
              <w:jc w:val="left"/>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2140" w:type="dxa"/>
            <w:tcBorders>
              <w:top w:val="single" w:sz="4" w:space="0" w:color="auto"/>
              <w:left w:val="nil"/>
              <w:bottom w:val="single" w:sz="4" w:space="0" w:color="auto"/>
              <w:right w:val="single" w:sz="4" w:space="0" w:color="auto"/>
            </w:tcBorders>
            <w:noWrap/>
            <w:vAlign w:val="center"/>
            <w:hideMark/>
          </w:tcPr>
          <w:p w14:paraId="3362D689"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4,851,413 </w:t>
            </w:r>
          </w:p>
        </w:tc>
      </w:tr>
      <w:tr w:rsidR="001E7196" w:rsidRPr="001E7196" w14:paraId="40998999" w14:textId="77777777" w:rsidTr="001E7196">
        <w:trPr>
          <w:trHeight w:val="300"/>
        </w:trPr>
        <w:tc>
          <w:tcPr>
            <w:tcW w:w="780" w:type="dxa"/>
            <w:tcBorders>
              <w:top w:val="single" w:sz="4" w:space="0" w:color="auto"/>
              <w:left w:val="nil"/>
              <w:bottom w:val="nil"/>
              <w:right w:val="nil"/>
            </w:tcBorders>
            <w:noWrap/>
            <w:vAlign w:val="center"/>
            <w:hideMark/>
          </w:tcPr>
          <w:p w14:paraId="63A1A818" w14:textId="77777777" w:rsidR="001E7196" w:rsidRPr="001E7196" w:rsidRDefault="001E7196" w:rsidP="001E7196">
            <w:pPr>
              <w:widowControl/>
              <w:spacing w:line="240" w:lineRule="auto"/>
              <w:jc w:val="right"/>
              <w:rPr>
                <w:rFonts w:ascii="宋体" w:hAnsi="宋体" w:cs="宋体" w:hint="eastAsia"/>
                <w:bCs/>
                <w:kern w:val="0"/>
                <w:sz w:val="20"/>
              </w:rPr>
            </w:pPr>
          </w:p>
        </w:tc>
        <w:tc>
          <w:tcPr>
            <w:tcW w:w="1230" w:type="dxa"/>
            <w:tcBorders>
              <w:top w:val="single" w:sz="4" w:space="0" w:color="auto"/>
              <w:left w:val="nil"/>
              <w:bottom w:val="nil"/>
              <w:right w:val="nil"/>
            </w:tcBorders>
            <w:noWrap/>
            <w:vAlign w:val="center"/>
            <w:hideMark/>
          </w:tcPr>
          <w:p w14:paraId="4BBA9049" w14:textId="77777777" w:rsidR="001E7196" w:rsidRPr="001E7196" w:rsidRDefault="001E7196" w:rsidP="001E7196">
            <w:pPr>
              <w:widowControl/>
              <w:spacing w:line="240" w:lineRule="auto"/>
              <w:jc w:val="center"/>
              <w:rPr>
                <w:rFonts w:eastAsia="Times New Roman"/>
                <w:b w:val="0"/>
                <w:kern w:val="0"/>
                <w:sz w:val="20"/>
              </w:rPr>
            </w:pPr>
          </w:p>
        </w:tc>
        <w:tc>
          <w:tcPr>
            <w:tcW w:w="1430" w:type="dxa"/>
            <w:tcBorders>
              <w:top w:val="single" w:sz="4" w:space="0" w:color="auto"/>
              <w:left w:val="nil"/>
              <w:bottom w:val="nil"/>
              <w:right w:val="nil"/>
            </w:tcBorders>
            <w:noWrap/>
            <w:vAlign w:val="center"/>
            <w:hideMark/>
          </w:tcPr>
          <w:p w14:paraId="4F3E2C1E" w14:textId="77777777" w:rsidR="001E7196" w:rsidRPr="001E7196" w:rsidRDefault="001E7196" w:rsidP="001E7196">
            <w:pPr>
              <w:widowControl/>
              <w:spacing w:line="240" w:lineRule="auto"/>
              <w:jc w:val="left"/>
              <w:rPr>
                <w:rFonts w:eastAsia="Times New Roman"/>
                <w:b w:val="0"/>
                <w:kern w:val="0"/>
                <w:sz w:val="20"/>
              </w:rPr>
            </w:pPr>
          </w:p>
        </w:tc>
        <w:tc>
          <w:tcPr>
            <w:tcW w:w="4030" w:type="dxa"/>
            <w:tcBorders>
              <w:top w:val="single" w:sz="4" w:space="0" w:color="auto"/>
              <w:left w:val="nil"/>
              <w:bottom w:val="nil"/>
              <w:right w:val="nil"/>
            </w:tcBorders>
            <w:vAlign w:val="center"/>
            <w:hideMark/>
          </w:tcPr>
          <w:p w14:paraId="1F2F4E72" w14:textId="77777777" w:rsidR="001E7196" w:rsidRPr="001E7196" w:rsidRDefault="001E7196" w:rsidP="001E7196">
            <w:pPr>
              <w:widowControl/>
              <w:spacing w:line="240" w:lineRule="auto"/>
              <w:jc w:val="left"/>
              <w:rPr>
                <w:rFonts w:eastAsia="Times New Roman"/>
                <w:b w:val="0"/>
                <w:kern w:val="0"/>
                <w:sz w:val="20"/>
              </w:rPr>
            </w:pPr>
          </w:p>
        </w:tc>
        <w:tc>
          <w:tcPr>
            <w:tcW w:w="1180" w:type="dxa"/>
            <w:tcBorders>
              <w:top w:val="single" w:sz="4" w:space="0" w:color="auto"/>
              <w:left w:val="nil"/>
              <w:bottom w:val="nil"/>
              <w:right w:val="nil"/>
            </w:tcBorders>
            <w:noWrap/>
            <w:vAlign w:val="center"/>
            <w:hideMark/>
          </w:tcPr>
          <w:p w14:paraId="74E13331" w14:textId="77777777" w:rsidR="001E7196" w:rsidRPr="001E7196" w:rsidRDefault="001E7196" w:rsidP="001E7196">
            <w:pPr>
              <w:widowControl/>
              <w:spacing w:line="240" w:lineRule="auto"/>
              <w:jc w:val="left"/>
              <w:rPr>
                <w:rFonts w:eastAsia="Times New Roman"/>
                <w:b w:val="0"/>
                <w:kern w:val="0"/>
                <w:sz w:val="20"/>
              </w:rPr>
            </w:pPr>
          </w:p>
        </w:tc>
        <w:tc>
          <w:tcPr>
            <w:tcW w:w="1348" w:type="dxa"/>
            <w:tcBorders>
              <w:top w:val="single" w:sz="4" w:space="0" w:color="auto"/>
              <w:left w:val="nil"/>
              <w:bottom w:val="nil"/>
              <w:right w:val="nil"/>
            </w:tcBorders>
            <w:noWrap/>
            <w:vAlign w:val="center"/>
            <w:hideMark/>
          </w:tcPr>
          <w:p w14:paraId="7E75DF73" w14:textId="77777777" w:rsidR="001E7196" w:rsidRPr="001E7196" w:rsidRDefault="001E7196" w:rsidP="001E7196">
            <w:pPr>
              <w:widowControl/>
              <w:spacing w:line="240" w:lineRule="auto"/>
              <w:jc w:val="center"/>
              <w:rPr>
                <w:rFonts w:eastAsia="Times New Roman"/>
                <w:b w:val="0"/>
                <w:kern w:val="0"/>
                <w:sz w:val="20"/>
              </w:rPr>
            </w:pPr>
          </w:p>
        </w:tc>
        <w:tc>
          <w:tcPr>
            <w:tcW w:w="783" w:type="dxa"/>
            <w:tcBorders>
              <w:top w:val="single" w:sz="4" w:space="0" w:color="auto"/>
              <w:left w:val="nil"/>
              <w:bottom w:val="nil"/>
              <w:right w:val="nil"/>
            </w:tcBorders>
            <w:noWrap/>
            <w:vAlign w:val="center"/>
            <w:hideMark/>
          </w:tcPr>
          <w:p w14:paraId="0B0A3A56" w14:textId="77777777" w:rsidR="001E7196" w:rsidRPr="001E7196" w:rsidRDefault="001E7196" w:rsidP="001E7196">
            <w:pPr>
              <w:widowControl/>
              <w:spacing w:line="240" w:lineRule="auto"/>
              <w:jc w:val="right"/>
              <w:rPr>
                <w:rFonts w:eastAsia="Times New Roman"/>
                <w:b w:val="0"/>
                <w:kern w:val="0"/>
                <w:sz w:val="20"/>
              </w:rPr>
            </w:pPr>
          </w:p>
        </w:tc>
        <w:tc>
          <w:tcPr>
            <w:tcW w:w="2140" w:type="dxa"/>
            <w:tcBorders>
              <w:top w:val="single" w:sz="4" w:space="0" w:color="auto"/>
              <w:left w:val="nil"/>
              <w:bottom w:val="nil"/>
              <w:right w:val="nil"/>
            </w:tcBorders>
            <w:noWrap/>
            <w:vAlign w:val="center"/>
            <w:hideMark/>
          </w:tcPr>
          <w:p w14:paraId="226CBCF3" w14:textId="77777777" w:rsidR="001E7196" w:rsidRPr="001E7196" w:rsidRDefault="001E7196" w:rsidP="001E7196">
            <w:pPr>
              <w:widowControl/>
              <w:spacing w:line="240" w:lineRule="auto"/>
              <w:jc w:val="left"/>
              <w:rPr>
                <w:rFonts w:eastAsia="Times New Roman"/>
                <w:b w:val="0"/>
                <w:kern w:val="0"/>
                <w:sz w:val="20"/>
              </w:rPr>
            </w:pPr>
          </w:p>
        </w:tc>
      </w:tr>
      <w:tr w:rsidR="001E7196" w:rsidRPr="001E7196" w14:paraId="1040DDF2" w14:textId="77777777" w:rsidTr="001E7196">
        <w:trPr>
          <w:trHeight w:val="300"/>
        </w:trPr>
        <w:tc>
          <w:tcPr>
            <w:tcW w:w="12921" w:type="dxa"/>
            <w:gridSpan w:val="8"/>
            <w:tcBorders>
              <w:top w:val="single" w:sz="8" w:space="0" w:color="auto"/>
              <w:left w:val="single" w:sz="8" w:space="0" w:color="auto"/>
              <w:bottom w:val="single" w:sz="8" w:space="0" w:color="auto"/>
              <w:right w:val="single" w:sz="8" w:space="0" w:color="000000"/>
            </w:tcBorders>
            <w:noWrap/>
            <w:vAlign w:val="center"/>
            <w:hideMark/>
          </w:tcPr>
          <w:p w14:paraId="5D408BD2"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三维实景运行管理平台</w:t>
            </w:r>
          </w:p>
        </w:tc>
      </w:tr>
      <w:tr w:rsidR="001E7196" w:rsidRPr="001E7196" w14:paraId="3BEC9F16" w14:textId="77777777" w:rsidTr="001E7196">
        <w:trPr>
          <w:trHeight w:val="620"/>
        </w:trPr>
        <w:tc>
          <w:tcPr>
            <w:tcW w:w="780" w:type="dxa"/>
            <w:tcBorders>
              <w:top w:val="nil"/>
              <w:left w:val="single" w:sz="8" w:space="0" w:color="auto"/>
              <w:bottom w:val="single" w:sz="8" w:space="0" w:color="auto"/>
              <w:right w:val="single" w:sz="4" w:space="0" w:color="auto"/>
            </w:tcBorders>
            <w:shd w:val="clear" w:color="000000" w:fill="C0E6F5"/>
            <w:noWrap/>
            <w:vAlign w:val="center"/>
            <w:hideMark/>
          </w:tcPr>
          <w:p w14:paraId="238F3A8C"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序号</w:t>
            </w:r>
          </w:p>
        </w:tc>
        <w:tc>
          <w:tcPr>
            <w:tcW w:w="1230" w:type="dxa"/>
            <w:tcBorders>
              <w:top w:val="nil"/>
              <w:left w:val="nil"/>
              <w:bottom w:val="single" w:sz="8" w:space="0" w:color="auto"/>
              <w:right w:val="single" w:sz="4" w:space="0" w:color="auto"/>
            </w:tcBorders>
            <w:shd w:val="clear" w:color="000000" w:fill="C0E6F5"/>
            <w:noWrap/>
            <w:vAlign w:val="center"/>
            <w:hideMark/>
          </w:tcPr>
          <w:p w14:paraId="48C5D816"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子系统名称</w:t>
            </w:r>
          </w:p>
        </w:tc>
        <w:tc>
          <w:tcPr>
            <w:tcW w:w="1430" w:type="dxa"/>
            <w:tcBorders>
              <w:top w:val="nil"/>
              <w:left w:val="nil"/>
              <w:bottom w:val="single" w:sz="8" w:space="0" w:color="auto"/>
              <w:right w:val="single" w:sz="4" w:space="0" w:color="auto"/>
            </w:tcBorders>
            <w:shd w:val="clear" w:color="000000" w:fill="C0E6F5"/>
            <w:noWrap/>
            <w:vAlign w:val="center"/>
            <w:hideMark/>
          </w:tcPr>
          <w:p w14:paraId="68FFABEA"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一级模块</w:t>
            </w:r>
          </w:p>
        </w:tc>
        <w:tc>
          <w:tcPr>
            <w:tcW w:w="4030" w:type="dxa"/>
            <w:tcBorders>
              <w:top w:val="nil"/>
              <w:left w:val="nil"/>
              <w:bottom w:val="single" w:sz="8" w:space="0" w:color="auto"/>
              <w:right w:val="single" w:sz="4" w:space="0" w:color="auto"/>
            </w:tcBorders>
            <w:shd w:val="clear" w:color="000000" w:fill="C0E6F5"/>
            <w:noWrap/>
            <w:vAlign w:val="center"/>
            <w:hideMark/>
          </w:tcPr>
          <w:p w14:paraId="33732DBD"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二级模块</w:t>
            </w:r>
          </w:p>
        </w:tc>
        <w:tc>
          <w:tcPr>
            <w:tcW w:w="1180" w:type="dxa"/>
            <w:tcBorders>
              <w:top w:val="nil"/>
              <w:left w:val="nil"/>
              <w:bottom w:val="single" w:sz="8" w:space="0" w:color="auto"/>
              <w:right w:val="single" w:sz="4" w:space="0" w:color="auto"/>
            </w:tcBorders>
            <w:shd w:val="clear" w:color="000000" w:fill="C0E6F5"/>
            <w:vAlign w:val="center"/>
            <w:hideMark/>
          </w:tcPr>
          <w:p w14:paraId="64AE7D8E"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工作量(人·月)</w:t>
            </w:r>
          </w:p>
        </w:tc>
        <w:tc>
          <w:tcPr>
            <w:tcW w:w="1348" w:type="dxa"/>
            <w:tcBorders>
              <w:top w:val="nil"/>
              <w:left w:val="nil"/>
              <w:bottom w:val="single" w:sz="8" w:space="0" w:color="auto"/>
              <w:right w:val="single" w:sz="4" w:space="0" w:color="auto"/>
            </w:tcBorders>
            <w:shd w:val="clear" w:color="000000" w:fill="C0E6F5"/>
            <w:vAlign w:val="center"/>
            <w:hideMark/>
          </w:tcPr>
          <w:p w14:paraId="15139EE2"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综合单价(人·月)</w:t>
            </w:r>
          </w:p>
        </w:tc>
        <w:tc>
          <w:tcPr>
            <w:tcW w:w="783" w:type="dxa"/>
            <w:tcBorders>
              <w:top w:val="nil"/>
              <w:left w:val="nil"/>
              <w:bottom w:val="single" w:sz="8" w:space="0" w:color="auto"/>
              <w:right w:val="single" w:sz="4" w:space="0" w:color="auto"/>
            </w:tcBorders>
            <w:shd w:val="clear" w:color="000000" w:fill="C0E6F5"/>
            <w:noWrap/>
            <w:vAlign w:val="center"/>
            <w:hideMark/>
          </w:tcPr>
          <w:p w14:paraId="2CC305F7"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税率</w:t>
            </w:r>
          </w:p>
        </w:tc>
        <w:tc>
          <w:tcPr>
            <w:tcW w:w="2140" w:type="dxa"/>
            <w:tcBorders>
              <w:top w:val="nil"/>
              <w:left w:val="nil"/>
              <w:bottom w:val="single" w:sz="8" w:space="0" w:color="auto"/>
              <w:right w:val="single" w:sz="8" w:space="0" w:color="auto"/>
            </w:tcBorders>
            <w:shd w:val="clear" w:color="000000" w:fill="C0E6F5"/>
            <w:vAlign w:val="center"/>
            <w:hideMark/>
          </w:tcPr>
          <w:p w14:paraId="50C8A19B"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含税金额（元）</w:t>
            </w:r>
          </w:p>
        </w:tc>
      </w:tr>
      <w:tr w:rsidR="001E7196" w:rsidRPr="001E7196" w14:paraId="7EB914CF" w14:textId="77777777" w:rsidTr="001E7196">
        <w:trPr>
          <w:trHeight w:val="280"/>
        </w:trPr>
        <w:tc>
          <w:tcPr>
            <w:tcW w:w="780" w:type="dxa"/>
            <w:tcBorders>
              <w:top w:val="nil"/>
              <w:left w:val="single" w:sz="8" w:space="0" w:color="auto"/>
              <w:bottom w:val="single" w:sz="4" w:space="0" w:color="auto"/>
              <w:right w:val="single" w:sz="4" w:space="0" w:color="auto"/>
            </w:tcBorders>
            <w:vAlign w:val="center"/>
            <w:hideMark/>
          </w:tcPr>
          <w:p w14:paraId="7F9FD86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230"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323E816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三维实景运行管理平台</w:t>
            </w:r>
          </w:p>
        </w:tc>
        <w:tc>
          <w:tcPr>
            <w:tcW w:w="14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F6072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三维场景建模</w:t>
            </w:r>
          </w:p>
        </w:tc>
        <w:tc>
          <w:tcPr>
            <w:tcW w:w="4030" w:type="dxa"/>
            <w:tcBorders>
              <w:top w:val="nil"/>
              <w:left w:val="nil"/>
              <w:bottom w:val="single" w:sz="4" w:space="0" w:color="auto"/>
              <w:right w:val="single" w:sz="4" w:space="0" w:color="auto"/>
            </w:tcBorders>
            <w:noWrap/>
            <w:vAlign w:val="center"/>
            <w:hideMark/>
          </w:tcPr>
          <w:p w14:paraId="537C733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与图商高精地图数据对接</w:t>
            </w:r>
          </w:p>
        </w:tc>
        <w:tc>
          <w:tcPr>
            <w:tcW w:w="1180" w:type="dxa"/>
            <w:tcBorders>
              <w:top w:val="nil"/>
              <w:left w:val="nil"/>
              <w:bottom w:val="single" w:sz="4" w:space="0" w:color="auto"/>
              <w:right w:val="single" w:sz="4" w:space="0" w:color="auto"/>
            </w:tcBorders>
            <w:vAlign w:val="center"/>
            <w:hideMark/>
          </w:tcPr>
          <w:p w14:paraId="685D43A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5CFA01E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E274A96"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46556A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01A41C5A"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1D603D7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230" w:type="dxa"/>
            <w:vMerge/>
            <w:tcBorders>
              <w:top w:val="nil"/>
              <w:left w:val="single" w:sz="4" w:space="0" w:color="auto"/>
              <w:bottom w:val="single" w:sz="8" w:space="0" w:color="000000"/>
              <w:right w:val="single" w:sz="4" w:space="0" w:color="auto"/>
            </w:tcBorders>
            <w:vAlign w:val="center"/>
            <w:hideMark/>
          </w:tcPr>
          <w:p w14:paraId="1023BAA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5BC7521"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69E6525F"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道路精细化建模（379 个感知点位）</w:t>
            </w:r>
          </w:p>
        </w:tc>
        <w:tc>
          <w:tcPr>
            <w:tcW w:w="1180" w:type="dxa"/>
            <w:tcBorders>
              <w:top w:val="nil"/>
              <w:left w:val="nil"/>
              <w:bottom w:val="single" w:sz="4" w:space="0" w:color="auto"/>
              <w:right w:val="single" w:sz="4" w:space="0" w:color="auto"/>
            </w:tcBorders>
            <w:vAlign w:val="center"/>
            <w:hideMark/>
          </w:tcPr>
          <w:p w14:paraId="43F2E91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58E5FF3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 </w:t>
            </w:r>
          </w:p>
        </w:tc>
        <w:tc>
          <w:tcPr>
            <w:tcW w:w="783" w:type="dxa"/>
            <w:tcBorders>
              <w:top w:val="nil"/>
              <w:left w:val="nil"/>
              <w:bottom w:val="single" w:sz="4" w:space="0" w:color="auto"/>
              <w:right w:val="single" w:sz="4" w:space="0" w:color="auto"/>
            </w:tcBorders>
            <w:vAlign w:val="center"/>
            <w:hideMark/>
          </w:tcPr>
          <w:p w14:paraId="0A7D8AC0"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D40951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160,000 </w:t>
            </w:r>
          </w:p>
        </w:tc>
      </w:tr>
      <w:tr w:rsidR="001E7196" w:rsidRPr="001E7196" w14:paraId="01BD0464"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0FE0546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w:t>
            </w:r>
          </w:p>
        </w:tc>
        <w:tc>
          <w:tcPr>
            <w:tcW w:w="1230" w:type="dxa"/>
            <w:vMerge/>
            <w:tcBorders>
              <w:top w:val="nil"/>
              <w:left w:val="single" w:sz="4" w:space="0" w:color="auto"/>
              <w:bottom w:val="single" w:sz="8" w:space="0" w:color="000000"/>
              <w:right w:val="single" w:sz="4" w:space="0" w:color="auto"/>
            </w:tcBorders>
            <w:vAlign w:val="center"/>
            <w:hideMark/>
          </w:tcPr>
          <w:p w14:paraId="2C11E31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5426E4B"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08E0F86"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周边环境建模（379个感知点位）</w:t>
            </w:r>
          </w:p>
        </w:tc>
        <w:tc>
          <w:tcPr>
            <w:tcW w:w="1180" w:type="dxa"/>
            <w:tcBorders>
              <w:top w:val="nil"/>
              <w:left w:val="nil"/>
              <w:bottom w:val="single" w:sz="4" w:space="0" w:color="auto"/>
              <w:right w:val="single" w:sz="4" w:space="0" w:color="auto"/>
            </w:tcBorders>
            <w:vAlign w:val="center"/>
            <w:hideMark/>
          </w:tcPr>
          <w:p w14:paraId="04F6428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7661F28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 </w:t>
            </w:r>
          </w:p>
        </w:tc>
        <w:tc>
          <w:tcPr>
            <w:tcW w:w="783" w:type="dxa"/>
            <w:tcBorders>
              <w:top w:val="nil"/>
              <w:left w:val="nil"/>
              <w:bottom w:val="single" w:sz="4" w:space="0" w:color="auto"/>
              <w:right w:val="single" w:sz="4" w:space="0" w:color="auto"/>
            </w:tcBorders>
            <w:vAlign w:val="center"/>
            <w:hideMark/>
          </w:tcPr>
          <w:p w14:paraId="26A2109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3262575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160,000 </w:t>
            </w:r>
          </w:p>
        </w:tc>
      </w:tr>
      <w:tr w:rsidR="001E7196" w:rsidRPr="001E7196" w14:paraId="23FDE6B0" w14:textId="77777777" w:rsidTr="001E7196">
        <w:trPr>
          <w:trHeight w:val="900"/>
        </w:trPr>
        <w:tc>
          <w:tcPr>
            <w:tcW w:w="780" w:type="dxa"/>
            <w:tcBorders>
              <w:top w:val="nil"/>
              <w:left w:val="single" w:sz="8" w:space="0" w:color="auto"/>
              <w:bottom w:val="single" w:sz="4" w:space="0" w:color="auto"/>
              <w:right w:val="single" w:sz="4" w:space="0" w:color="auto"/>
            </w:tcBorders>
            <w:vAlign w:val="center"/>
            <w:hideMark/>
          </w:tcPr>
          <w:p w14:paraId="4B5E1FC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w:t>
            </w:r>
          </w:p>
        </w:tc>
        <w:tc>
          <w:tcPr>
            <w:tcW w:w="1230" w:type="dxa"/>
            <w:vMerge/>
            <w:tcBorders>
              <w:top w:val="nil"/>
              <w:left w:val="single" w:sz="4" w:space="0" w:color="auto"/>
              <w:bottom w:val="single" w:sz="8" w:space="0" w:color="000000"/>
              <w:right w:val="single" w:sz="4" w:space="0" w:color="auto"/>
            </w:tcBorders>
            <w:vAlign w:val="center"/>
            <w:hideMark/>
          </w:tcPr>
          <w:p w14:paraId="74F52E7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D05808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7206BF8"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业务要素精细化建模（外场基础设施、网联设施、各型车辆）</w:t>
            </w:r>
          </w:p>
        </w:tc>
        <w:tc>
          <w:tcPr>
            <w:tcW w:w="1180" w:type="dxa"/>
            <w:tcBorders>
              <w:top w:val="nil"/>
              <w:left w:val="nil"/>
              <w:bottom w:val="single" w:sz="4" w:space="0" w:color="auto"/>
              <w:right w:val="single" w:sz="4" w:space="0" w:color="auto"/>
            </w:tcBorders>
            <w:vAlign w:val="center"/>
            <w:hideMark/>
          </w:tcPr>
          <w:p w14:paraId="11DAFA77"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18C753E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 </w:t>
            </w:r>
          </w:p>
        </w:tc>
        <w:tc>
          <w:tcPr>
            <w:tcW w:w="783" w:type="dxa"/>
            <w:tcBorders>
              <w:top w:val="nil"/>
              <w:left w:val="nil"/>
              <w:bottom w:val="single" w:sz="4" w:space="0" w:color="auto"/>
              <w:right w:val="single" w:sz="4" w:space="0" w:color="auto"/>
            </w:tcBorders>
            <w:vAlign w:val="center"/>
            <w:hideMark/>
          </w:tcPr>
          <w:p w14:paraId="31EA0F3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7B55C1E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160,000 </w:t>
            </w:r>
          </w:p>
        </w:tc>
      </w:tr>
      <w:tr w:rsidR="001E7196" w:rsidRPr="001E7196" w14:paraId="3335554D"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E87A0F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230" w:type="dxa"/>
            <w:vMerge/>
            <w:tcBorders>
              <w:top w:val="nil"/>
              <w:left w:val="single" w:sz="4" w:space="0" w:color="auto"/>
              <w:bottom w:val="single" w:sz="8" w:space="0" w:color="000000"/>
              <w:right w:val="single" w:sz="4" w:space="0" w:color="auto"/>
            </w:tcBorders>
            <w:vAlign w:val="center"/>
            <w:hideMark/>
          </w:tcPr>
          <w:p w14:paraId="1436F1F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1AED0FC2"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3825175"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模型单体化API</w:t>
            </w:r>
          </w:p>
        </w:tc>
        <w:tc>
          <w:tcPr>
            <w:tcW w:w="1180" w:type="dxa"/>
            <w:tcBorders>
              <w:top w:val="nil"/>
              <w:left w:val="nil"/>
              <w:bottom w:val="single" w:sz="4" w:space="0" w:color="auto"/>
              <w:right w:val="single" w:sz="4" w:space="0" w:color="auto"/>
            </w:tcBorders>
            <w:vAlign w:val="center"/>
            <w:hideMark/>
          </w:tcPr>
          <w:p w14:paraId="097BB007"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691CAAB2"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BCD6AAD"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282139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200,000 </w:t>
            </w:r>
          </w:p>
        </w:tc>
      </w:tr>
      <w:tr w:rsidR="001E7196" w:rsidRPr="001E7196" w14:paraId="565CA9BE"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0164A95"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6</w:t>
            </w:r>
          </w:p>
        </w:tc>
        <w:tc>
          <w:tcPr>
            <w:tcW w:w="1230" w:type="dxa"/>
            <w:vMerge/>
            <w:tcBorders>
              <w:top w:val="nil"/>
              <w:left w:val="single" w:sz="4" w:space="0" w:color="auto"/>
              <w:bottom w:val="single" w:sz="8" w:space="0" w:color="000000"/>
              <w:right w:val="single" w:sz="4" w:space="0" w:color="auto"/>
            </w:tcBorders>
            <w:vAlign w:val="center"/>
            <w:hideMark/>
          </w:tcPr>
          <w:p w14:paraId="1238074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0A7BFDC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1C33346"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模型编辑工具开发</w:t>
            </w:r>
          </w:p>
        </w:tc>
        <w:tc>
          <w:tcPr>
            <w:tcW w:w="1180" w:type="dxa"/>
            <w:tcBorders>
              <w:top w:val="nil"/>
              <w:left w:val="nil"/>
              <w:bottom w:val="single" w:sz="4" w:space="0" w:color="auto"/>
              <w:right w:val="single" w:sz="4" w:space="0" w:color="auto"/>
            </w:tcBorders>
            <w:vAlign w:val="center"/>
            <w:hideMark/>
          </w:tcPr>
          <w:p w14:paraId="4892F3E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w:t>
            </w:r>
          </w:p>
        </w:tc>
        <w:tc>
          <w:tcPr>
            <w:tcW w:w="1348" w:type="dxa"/>
            <w:tcBorders>
              <w:top w:val="nil"/>
              <w:left w:val="nil"/>
              <w:bottom w:val="single" w:sz="4" w:space="0" w:color="auto"/>
              <w:right w:val="single" w:sz="4" w:space="0" w:color="auto"/>
            </w:tcBorders>
            <w:vAlign w:val="center"/>
            <w:hideMark/>
          </w:tcPr>
          <w:p w14:paraId="48A4895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30,000 </w:t>
            </w:r>
          </w:p>
        </w:tc>
        <w:tc>
          <w:tcPr>
            <w:tcW w:w="783" w:type="dxa"/>
            <w:tcBorders>
              <w:top w:val="nil"/>
              <w:left w:val="nil"/>
              <w:bottom w:val="single" w:sz="4" w:space="0" w:color="auto"/>
              <w:right w:val="single" w:sz="4" w:space="0" w:color="auto"/>
            </w:tcBorders>
            <w:vAlign w:val="center"/>
            <w:hideMark/>
          </w:tcPr>
          <w:p w14:paraId="6B368C73"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6B7058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120,000 </w:t>
            </w:r>
          </w:p>
        </w:tc>
      </w:tr>
      <w:tr w:rsidR="001E7196" w:rsidRPr="001E7196" w14:paraId="2C0BA6C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BE8CEB7"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7</w:t>
            </w:r>
          </w:p>
        </w:tc>
        <w:tc>
          <w:tcPr>
            <w:tcW w:w="1230" w:type="dxa"/>
            <w:vMerge/>
            <w:tcBorders>
              <w:top w:val="nil"/>
              <w:left w:val="single" w:sz="4" w:space="0" w:color="auto"/>
              <w:bottom w:val="single" w:sz="4" w:space="0" w:color="auto"/>
              <w:right w:val="single" w:sz="4" w:space="0" w:color="auto"/>
            </w:tcBorders>
            <w:vAlign w:val="center"/>
            <w:hideMark/>
          </w:tcPr>
          <w:p w14:paraId="6D4F2383"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123B0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全息路口展示</w:t>
            </w:r>
          </w:p>
        </w:tc>
        <w:tc>
          <w:tcPr>
            <w:tcW w:w="4030" w:type="dxa"/>
            <w:tcBorders>
              <w:top w:val="nil"/>
              <w:left w:val="nil"/>
              <w:bottom w:val="single" w:sz="4" w:space="0" w:color="auto"/>
              <w:right w:val="single" w:sz="4" w:space="0" w:color="auto"/>
            </w:tcBorders>
            <w:shd w:val="clear" w:color="000000" w:fill="FFFFFF"/>
            <w:vAlign w:val="center"/>
            <w:hideMark/>
          </w:tcPr>
          <w:p w14:paraId="267008C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网联设备</w:t>
            </w:r>
          </w:p>
        </w:tc>
        <w:tc>
          <w:tcPr>
            <w:tcW w:w="1180" w:type="dxa"/>
            <w:tcBorders>
              <w:top w:val="nil"/>
              <w:left w:val="nil"/>
              <w:bottom w:val="single" w:sz="4" w:space="0" w:color="auto"/>
              <w:right w:val="single" w:sz="4" w:space="0" w:color="auto"/>
            </w:tcBorders>
            <w:vAlign w:val="center"/>
            <w:hideMark/>
          </w:tcPr>
          <w:p w14:paraId="330CECA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11E02F12"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07A7BEF"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5F17B1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4322804D"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5608F09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3002865B"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6BE91F0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69595FA8"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设备连接拓扑关系展示</w:t>
            </w:r>
          </w:p>
        </w:tc>
        <w:tc>
          <w:tcPr>
            <w:tcW w:w="1180" w:type="dxa"/>
            <w:tcBorders>
              <w:top w:val="single" w:sz="4" w:space="0" w:color="auto"/>
              <w:left w:val="nil"/>
              <w:bottom w:val="single" w:sz="4" w:space="0" w:color="auto"/>
              <w:right w:val="single" w:sz="4" w:space="0" w:color="auto"/>
            </w:tcBorders>
            <w:vAlign w:val="center"/>
            <w:hideMark/>
          </w:tcPr>
          <w:p w14:paraId="24B7AEB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7</w:t>
            </w:r>
          </w:p>
        </w:tc>
        <w:tc>
          <w:tcPr>
            <w:tcW w:w="1348" w:type="dxa"/>
            <w:tcBorders>
              <w:top w:val="single" w:sz="4" w:space="0" w:color="auto"/>
              <w:left w:val="nil"/>
              <w:bottom w:val="single" w:sz="4" w:space="0" w:color="auto"/>
              <w:right w:val="single" w:sz="4" w:space="0" w:color="auto"/>
            </w:tcBorders>
            <w:vAlign w:val="center"/>
            <w:hideMark/>
          </w:tcPr>
          <w:p w14:paraId="35B7420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526DF22B"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4" w:space="0" w:color="auto"/>
            </w:tcBorders>
            <w:vAlign w:val="center"/>
            <w:hideMark/>
          </w:tcPr>
          <w:p w14:paraId="5EF048B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140,000 </w:t>
            </w:r>
          </w:p>
        </w:tc>
      </w:tr>
      <w:tr w:rsidR="001E7196" w:rsidRPr="001E7196" w14:paraId="30CAFEB5"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vAlign w:val="center"/>
            <w:hideMark/>
          </w:tcPr>
          <w:p w14:paraId="1DA0F26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9</w:t>
            </w:r>
          </w:p>
        </w:tc>
        <w:tc>
          <w:tcPr>
            <w:tcW w:w="1230" w:type="dxa"/>
            <w:vMerge/>
            <w:tcBorders>
              <w:top w:val="single" w:sz="4" w:space="0" w:color="auto"/>
              <w:left w:val="single" w:sz="4" w:space="0" w:color="auto"/>
              <w:bottom w:val="single" w:sz="8" w:space="0" w:color="000000"/>
              <w:right w:val="single" w:sz="4" w:space="0" w:color="auto"/>
            </w:tcBorders>
            <w:vAlign w:val="center"/>
            <w:hideMark/>
          </w:tcPr>
          <w:p w14:paraId="4280FB0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692AA3D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23DD4634"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设备运行状态 API 开发</w:t>
            </w:r>
          </w:p>
        </w:tc>
        <w:tc>
          <w:tcPr>
            <w:tcW w:w="1180" w:type="dxa"/>
            <w:tcBorders>
              <w:top w:val="single" w:sz="4" w:space="0" w:color="auto"/>
              <w:left w:val="nil"/>
              <w:bottom w:val="single" w:sz="4" w:space="0" w:color="auto"/>
              <w:right w:val="single" w:sz="4" w:space="0" w:color="auto"/>
            </w:tcBorders>
            <w:vAlign w:val="center"/>
            <w:hideMark/>
          </w:tcPr>
          <w:p w14:paraId="7ADB087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single" w:sz="4" w:space="0" w:color="auto"/>
              <w:left w:val="nil"/>
              <w:bottom w:val="single" w:sz="4" w:space="0" w:color="auto"/>
              <w:right w:val="single" w:sz="4" w:space="0" w:color="auto"/>
            </w:tcBorders>
            <w:vAlign w:val="center"/>
            <w:hideMark/>
          </w:tcPr>
          <w:p w14:paraId="3FE0935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2580A5C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8" w:space="0" w:color="auto"/>
            </w:tcBorders>
            <w:vAlign w:val="center"/>
            <w:hideMark/>
          </w:tcPr>
          <w:p w14:paraId="5363A55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200,000 </w:t>
            </w:r>
          </w:p>
        </w:tc>
      </w:tr>
      <w:tr w:rsidR="001E7196" w:rsidRPr="001E7196" w14:paraId="4304FCA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769A2225"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230" w:type="dxa"/>
            <w:vMerge/>
            <w:tcBorders>
              <w:top w:val="nil"/>
              <w:left w:val="single" w:sz="4" w:space="0" w:color="auto"/>
              <w:bottom w:val="single" w:sz="8" w:space="0" w:color="000000"/>
              <w:right w:val="single" w:sz="4" w:space="0" w:color="auto"/>
            </w:tcBorders>
            <w:vAlign w:val="center"/>
            <w:hideMark/>
          </w:tcPr>
          <w:p w14:paraId="121CCEB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6332442"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302F9C1"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设备运维日志管理</w:t>
            </w:r>
          </w:p>
        </w:tc>
        <w:tc>
          <w:tcPr>
            <w:tcW w:w="1180" w:type="dxa"/>
            <w:tcBorders>
              <w:top w:val="nil"/>
              <w:left w:val="nil"/>
              <w:bottom w:val="single" w:sz="4" w:space="0" w:color="auto"/>
              <w:right w:val="single" w:sz="4" w:space="0" w:color="auto"/>
            </w:tcBorders>
            <w:vAlign w:val="center"/>
            <w:hideMark/>
          </w:tcPr>
          <w:p w14:paraId="44342BA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207C0EB2"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524C98C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F8D190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200,000 </w:t>
            </w:r>
          </w:p>
        </w:tc>
      </w:tr>
      <w:tr w:rsidR="001E7196" w:rsidRPr="001E7196" w14:paraId="4D14FD06"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15C67F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11</w:t>
            </w:r>
          </w:p>
        </w:tc>
        <w:tc>
          <w:tcPr>
            <w:tcW w:w="1230" w:type="dxa"/>
            <w:vMerge/>
            <w:tcBorders>
              <w:top w:val="nil"/>
              <w:left w:val="single" w:sz="4" w:space="0" w:color="auto"/>
              <w:bottom w:val="single" w:sz="8" w:space="0" w:color="000000"/>
              <w:right w:val="single" w:sz="4" w:space="0" w:color="auto"/>
            </w:tcBorders>
            <w:vAlign w:val="center"/>
            <w:hideMark/>
          </w:tcPr>
          <w:p w14:paraId="410DEA91"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DEC831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56E9920"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车辆轨迹展示</w:t>
            </w:r>
          </w:p>
        </w:tc>
        <w:tc>
          <w:tcPr>
            <w:tcW w:w="1180" w:type="dxa"/>
            <w:tcBorders>
              <w:top w:val="nil"/>
              <w:left w:val="nil"/>
              <w:bottom w:val="single" w:sz="4" w:space="0" w:color="auto"/>
              <w:right w:val="single" w:sz="4" w:space="0" w:color="auto"/>
            </w:tcBorders>
            <w:vAlign w:val="center"/>
            <w:hideMark/>
          </w:tcPr>
          <w:p w14:paraId="7EF50CD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19FA27A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CD067F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2316C4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6406A44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93B9F5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12</w:t>
            </w:r>
          </w:p>
        </w:tc>
        <w:tc>
          <w:tcPr>
            <w:tcW w:w="1230" w:type="dxa"/>
            <w:vMerge/>
            <w:tcBorders>
              <w:top w:val="nil"/>
              <w:left w:val="single" w:sz="4" w:space="0" w:color="auto"/>
              <w:bottom w:val="single" w:sz="8" w:space="0" w:color="000000"/>
              <w:right w:val="single" w:sz="4" w:space="0" w:color="auto"/>
            </w:tcBorders>
            <w:vAlign w:val="center"/>
            <w:hideMark/>
          </w:tcPr>
          <w:p w14:paraId="3F5D272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3B496E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720E068A"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红绿灯信号控制展示</w:t>
            </w:r>
          </w:p>
        </w:tc>
        <w:tc>
          <w:tcPr>
            <w:tcW w:w="1180" w:type="dxa"/>
            <w:tcBorders>
              <w:top w:val="nil"/>
              <w:left w:val="nil"/>
              <w:bottom w:val="single" w:sz="4" w:space="0" w:color="auto"/>
              <w:right w:val="single" w:sz="4" w:space="0" w:color="auto"/>
            </w:tcBorders>
            <w:vAlign w:val="center"/>
            <w:hideMark/>
          </w:tcPr>
          <w:p w14:paraId="1F1DC84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549843A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0680F9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32A2CD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21365DA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DD9C4E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13</w:t>
            </w:r>
          </w:p>
        </w:tc>
        <w:tc>
          <w:tcPr>
            <w:tcW w:w="1230" w:type="dxa"/>
            <w:vMerge/>
            <w:tcBorders>
              <w:top w:val="nil"/>
              <w:left w:val="single" w:sz="4" w:space="0" w:color="auto"/>
              <w:bottom w:val="single" w:sz="8" w:space="0" w:color="000000"/>
              <w:right w:val="single" w:sz="4" w:space="0" w:color="auto"/>
            </w:tcBorders>
            <w:vAlign w:val="center"/>
            <w:hideMark/>
          </w:tcPr>
          <w:p w14:paraId="5664F00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959D37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613B8D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视频融合</w:t>
            </w:r>
          </w:p>
        </w:tc>
        <w:tc>
          <w:tcPr>
            <w:tcW w:w="1180" w:type="dxa"/>
            <w:tcBorders>
              <w:top w:val="nil"/>
              <w:left w:val="nil"/>
              <w:bottom w:val="single" w:sz="4" w:space="0" w:color="auto"/>
              <w:right w:val="single" w:sz="4" w:space="0" w:color="auto"/>
            </w:tcBorders>
            <w:vAlign w:val="center"/>
            <w:hideMark/>
          </w:tcPr>
          <w:p w14:paraId="3DA77DDA"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5D93FB4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11C6A0E"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A1D4D9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72C0862F"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DB42B5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14</w:t>
            </w:r>
          </w:p>
        </w:tc>
        <w:tc>
          <w:tcPr>
            <w:tcW w:w="1230" w:type="dxa"/>
            <w:vMerge/>
            <w:tcBorders>
              <w:top w:val="nil"/>
              <w:left w:val="single" w:sz="4" w:space="0" w:color="auto"/>
              <w:bottom w:val="single" w:sz="8" w:space="0" w:color="000000"/>
              <w:right w:val="single" w:sz="4" w:space="0" w:color="auto"/>
            </w:tcBorders>
            <w:vAlign w:val="center"/>
            <w:hideMark/>
          </w:tcPr>
          <w:p w14:paraId="43F031C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0B2727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8DE0A8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全景融合</w:t>
            </w:r>
          </w:p>
        </w:tc>
        <w:tc>
          <w:tcPr>
            <w:tcW w:w="1180" w:type="dxa"/>
            <w:tcBorders>
              <w:top w:val="nil"/>
              <w:left w:val="nil"/>
              <w:bottom w:val="single" w:sz="4" w:space="0" w:color="auto"/>
              <w:right w:val="single" w:sz="4" w:space="0" w:color="auto"/>
            </w:tcBorders>
            <w:vAlign w:val="center"/>
            <w:hideMark/>
          </w:tcPr>
          <w:p w14:paraId="4946F26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41CD271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6616B8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12661F0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776DE24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EE8BFF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15</w:t>
            </w:r>
          </w:p>
        </w:tc>
        <w:tc>
          <w:tcPr>
            <w:tcW w:w="1230" w:type="dxa"/>
            <w:vMerge/>
            <w:tcBorders>
              <w:top w:val="nil"/>
              <w:left w:val="single" w:sz="4" w:space="0" w:color="auto"/>
              <w:bottom w:val="single" w:sz="8" w:space="0" w:color="000000"/>
              <w:right w:val="single" w:sz="4" w:space="0" w:color="auto"/>
            </w:tcBorders>
            <w:vAlign w:val="center"/>
            <w:hideMark/>
          </w:tcPr>
          <w:p w14:paraId="22187EF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CB40E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三维渲染引擎</w:t>
            </w:r>
          </w:p>
        </w:tc>
        <w:tc>
          <w:tcPr>
            <w:tcW w:w="4030" w:type="dxa"/>
            <w:tcBorders>
              <w:top w:val="nil"/>
              <w:left w:val="nil"/>
              <w:bottom w:val="single" w:sz="4" w:space="0" w:color="auto"/>
              <w:right w:val="single" w:sz="4" w:space="0" w:color="auto"/>
            </w:tcBorders>
            <w:shd w:val="clear" w:color="000000" w:fill="FFFFFF"/>
            <w:vAlign w:val="center"/>
            <w:hideMark/>
          </w:tcPr>
          <w:p w14:paraId="3085340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物理渲染</w:t>
            </w:r>
          </w:p>
        </w:tc>
        <w:tc>
          <w:tcPr>
            <w:tcW w:w="1180" w:type="dxa"/>
            <w:tcBorders>
              <w:top w:val="nil"/>
              <w:left w:val="nil"/>
              <w:bottom w:val="single" w:sz="4" w:space="0" w:color="auto"/>
              <w:right w:val="single" w:sz="4" w:space="0" w:color="auto"/>
            </w:tcBorders>
            <w:vAlign w:val="center"/>
            <w:hideMark/>
          </w:tcPr>
          <w:p w14:paraId="012A028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43AEE269"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7309DEE"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F2772D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01E69B41"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4D8F53E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16</w:t>
            </w:r>
          </w:p>
        </w:tc>
        <w:tc>
          <w:tcPr>
            <w:tcW w:w="1230" w:type="dxa"/>
            <w:vMerge/>
            <w:tcBorders>
              <w:top w:val="nil"/>
              <w:left w:val="single" w:sz="4" w:space="0" w:color="auto"/>
              <w:bottom w:val="single" w:sz="8" w:space="0" w:color="000000"/>
              <w:right w:val="single" w:sz="4" w:space="0" w:color="auto"/>
            </w:tcBorders>
            <w:vAlign w:val="center"/>
            <w:hideMark/>
          </w:tcPr>
          <w:p w14:paraId="0E938E8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DCFAC4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33120F51"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实时云渲染</w:t>
            </w:r>
          </w:p>
        </w:tc>
        <w:tc>
          <w:tcPr>
            <w:tcW w:w="1180" w:type="dxa"/>
            <w:tcBorders>
              <w:top w:val="nil"/>
              <w:left w:val="nil"/>
              <w:bottom w:val="single" w:sz="4" w:space="0" w:color="auto"/>
              <w:right w:val="single" w:sz="4" w:space="0" w:color="auto"/>
            </w:tcBorders>
            <w:vAlign w:val="center"/>
            <w:hideMark/>
          </w:tcPr>
          <w:p w14:paraId="56E26E3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47AC15D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FCFBB3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F4E177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1431A7C8"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6DEC57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17</w:t>
            </w:r>
          </w:p>
        </w:tc>
        <w:tc>
          <w:tcPr>
            <w:tcW w:w="1230" w:type="dxa"/>
            <w:vMerge/>
            <w:tcBorders>
              <w:top w:val="nil"/>
              <w:left w:val="single" w:sz="4" w:space="0" w:color="auto"/>
              <w:bottom w:val="single" w:sz="4" w:space="0" w:color="auto"/>
              <w:right w:val="single" w:sz="4" w:space="0" w:color="auto"/>
            </w:tcBorders>
            <w:vAlign w:val="center"/>
            <w:hideMark/>
          </w:tcPr>
          <w:p w14:paraId="2B4AFAB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7681390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6769EF8"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多用户并发</w:t>
            </w:r>
          </w:p>
        </w:tc>
        <w:tc>
          <w:tcPr>
            <w:tcW w:w="1180" w:type="dxa"/>
            <w:tcBorders>
              <w:top w:val="nil"/>
              <w:left w:val="nil"/>
              <w:bottom w:val="single" w:sz="4" w:space="0" w:color="auto"/>
              <w:right w:val="single" w:sz="4" w:space="0" w:color="auto"/>
            </w:tcBorders>
            <w:vAlign w:val="center"/>
            <w:hideMark/>
          </w:tcPr>
          <w:p w14:paraId="1FBD804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43EE60F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25,000 </w:t>
            </w:r>
          </w:p>
        </w:tc>
        <w:tc>
          <w:tcPr>
            <w:tcW w:w="783" w:type="dxa"/>
            <w:tcBorders>
              <w:top w:val="nil"/>
              <w:left w:val="nil"/>
              <w:bottom w:val="single" w:sz="4" w:space="0" w:color="auto"/>
              <w:right w:val="single" w:sz="4" w:space="0" w:color="auto"/>
            </w:tcBorders>
            <w:vAlign w:val="center"/>
            <w:hideMark/>
          </w:tcPr>
          <w:p w14:paraId="2B0A6FF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A7561B1"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125,000 </w:t>
            </w:r>
          </w:p>
        </w:tc>
      </w:tr>
      <w:tr w:rsidR="001E7196" w:rsidRPr="001E7196" w14:paraId="031CDAC4"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4FFE6D6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6EB73E9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06E9EA1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56C68B7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底图加载</w:t>
            </w:r>
          </w:p>
        </w:tc>
        <w:tc>
          <w:tcPr>
            <w:tcW w:w="1180" w:type="dxa"/>
            <w:tcBorders>
              <w:top w:val="single" w:sz="4" w:space="0" w:color="auto"/>
              <w:left w:val="nil"/>
              <w:bottom w:val="single" w:sz="4" w:space="0" w:color="auto"/>
              <w:right w:val="single" w:sz="4" w:space="0" w:color="auto"/>
            </w:tcBorders>
            <w:vAlign w:val="center"/>
            <w:hideMark/>
          </w:tcPr>
          <w:p w14:paraId="19E1FC0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single" w:sz="4" w:space="0" w:color="auto"/>
              <w:left w:val="nil"/>
              <w:bottom w:val="single" w:sz="4" w:space="0" w:color="auto"/>
              <w:right w:val="single" w:sz="4" w:space="0" w:color="auto"/>
            </w:tcBorders>
            <w:vAlign w:val="center"/>
            <w:hideMark/>
          </w:tcPr>
          <w:p w14:paraId="0D8F36B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4A321870"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4" w:space="0" w:color="auto"/>
            </w:tcBorders>
            <w:vAlign w:val="center"/>
            <w:hideMark/>
          </w:tcPr>
          <w:p w14:paraId="7EE06F5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241F2FC8"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vAlign w:val="center"/>
            <w:hideMark/>
          </w:tcPr>
          <w:p w14:paraId="0501497A"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19</w:t>
            </w:r>
          </w:p>
        </w:tc>
        <w:tc>
          <w:tcPr>
            <w:tcW w:w="1230" w:type="dxa"/>
            <w:vMerge/>
            <w:tcBorders>
              <w:top w:val="single" w:sz="4" w:space="0" w:color="auto"/>
              <w:left w:val="single" w:sz="4" w:space="0" w:color="auto"/>
              <w:bottom w:val="single" w:sz="8" w:space="0" w:color="000000"/>
              <w:right w:val="single" w:sz="4" w:space="0" w:color="auto"/>
            </w:tcBorders>
            <w:vAlign w:val="center"/>
            <w:hideMark/>
          </w:tcPr>
          <w:p w14:paraId="1D6C909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68F47F7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06CBDA45"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城市级场景加载优化</w:t>
            </w:r>
          </w:p>
        </w:tc>
        <w:tc>
          <w:tcPr>
            <w:tcW w:w="1180" w:type="dxa"/>
            <w:tcBorders>
              <w:top w:val="single" w:sz="4" w:space="0" w:color="auto"/>
              <w:left w:val="nil"/>
              <w:bottom w:val="single" w:sz="4" w:space="0" w:color="auto"/>
              <w:right w:val="single" w:sz="4" w:space="0" w:color="auto"/>
            </w:tcBorders>
            <w:vAlign w:val="center"/>
            <w:hideMark/>
          </w:tcPr>
          <w:p w14:paraId="55814635"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single" w:sz="4" w:space="0" w:color="auto"/>
              <w:left w:val="nil"/>
              <w:bottom w:val="single" w:sz="4" w:space="0" w:color="auto"/>
              <w:right w:val="single" w:sz="4" w:space="0" w:color="auto"/>
            </w:tcBorders>
            <w:vAlign w:val="center"/>
            <w:hideMark/>
          </w:tcPr>
          <w:p w14:paraId="5B6F417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563010E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8" w:space="0" w:color="auto"/>
            </w:tcBorders>
            <w:vAlign w:val="center"/>
            <w:hideMark/>
          </w:tcPr>
          <w:p w14:paraId="0D056C7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08633C6C"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B78CC9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20</w:t>
            </w:r>
          </w:p>
        </w:tc>
        <w:tc>
          <w:tcPr>
            <w:tcW w:w="1230" w:type="dxa"/>
            <w:vMerge/>
            <w:tcBorders>
              <w:top w:val="nil"/>
              <w:left w:val="single" w:sz="4" w:space="0" w:color="auto"/>
              <w:bottom w:val="single" w:sz="8" w:space="0" w:color="000000"/>
              <w:right w:val="single" w:sz="4" w:space="0" w:color="auto"/>
            </w:tcBorders>
            <w:vAlign w:val="center"/>
            <w:hideMark/>
          </w:tcPr>
          <w:p w14:paraId="444EB5B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1A9F2CE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6789EBC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业务图层</w:t>
            </w:r>
          </w:p>
        </w:tc>
        <w:tc>
          <w:tcPr>
            <w:tcW w:w="1180" w:type="dxa"/>
            <w:tcBorders>
              <w:top w:val="nil"/>
              <w:left w:val="nil"/>
              <w:bottom w:val="single" w:sz="4" w:space="0" w:color="auto"/>
              <w:right w:val="single" w:sz="4" w:space="0" w:color="auto"/>
            </w:tcBorders>
            <w:vAlign w:val="center"/>
            <w:hideMark/>
          </w:tcPr>
          <w:p w14:paraId="312675E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2B84EAA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52A6E5F"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7D8EF5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64333C5F"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2119DD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21</w:t>
            </w:r>
          </w:p>
        </w:tc>
        <w:tc>
          <w:tcPr>
            <w:tcW w:w="1230" w:type="dxa"/>
            <w:vMerge/>
            <w:tcBorders>
              <w:top w:val="nil"/>
              <w:left w:val="single" w:sz="4" w:space="0" w:color="auto"/>
              <w:bottom w:val="single" w:sz="8" w:space="0" w:color="000000"/>
              <w:right w:val="single" w:sz="4" w:space="0" w:color="auto"/>
            </w:tcBorders>
            <w:vAlign w:val="center"/>
            <w:hideMark/>
          </w:tcPr>
          <w:p w14:paraId="58E18AE3"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5F9A065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32F3578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镜头控制</w:t>
            </w:r>
          </w:p>
        </w:tc>
        <w:tc>
          <w:tcPr>
            <w:tcW w:w="1180" w:type="dxa"/>
            <w:tcBorders>
              <w:top w:val="nil"/>
              <w:left w:val="nil"/>
              <w:bottom w:val="single" w:sz="4" w:space="0" w:color="auto"/>
              <w:right w:val="single" w:sz="4" w:space="0" w:color="auto"/>
            </w:tcBorders>
            <w:vAlign w:val="center"/>
            <w:hideMark/>
          </w:tcPr>
          <w:p w14:paraId="3C71E14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77DB8D8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3CD21544"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286B0A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3BE31C36"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C9FFC9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22</w:t>
            </w:r>
          </w:p>
        </w:tc>
        <w:tc>
          <w:tcPr>
            <w:tcW w:w="1230" w:type="dxa"/>
            <w:vMerge/>
            <w:tcBorders>
              <w:top w:val="nil"/>
              <w:left w:val="single" w:sz="4" w:space="0" w:color="auto"/>
              <w:bottom w:val="single" w:sz="8" w:space="0" w:color="000000"/>
              <w:right w:val="single" w:sz="4" w:space="0" w:color="auto"/>
            </w:tcBorders>
            <w:vAlign w:val="center"/>
            <w:hideMark/>
          </w:tcPr>
          <w:p w14:paraId="40A97B1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0E47D4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8A69E54"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基础工具</w:t>
            </w:r>
          </w:p>
        </w:tc>
        <w:tc>
          <w:tcPr>
            <w:tcW w:w="1180" w:type="dxa"/>
            <w:tcBorders>
              <w:top w:val="nil"/>
              <w:left w:val="nil"/>
              <w:bottom w:val="single" w:sz="4" w:space="0" w:color="auto"/>
              <w:right w:val="single" w:sz="4" w:space="0" w:color="auto"/>
            </w:tcBorders>
            <w:vAlign w:val="center"/>
            <w:hideMark/>
          </w:tcPr>
          <w:p w14:paraId="4B14C35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10</w:t>
            </w:r>
          </w:p>
        </w:tc>
        <w:tc>
          <w:tcPr>
            <w:tcW w:w="1348" w:type="dxa"/>
            <w:tcBorders>
              <w:top w:val="nil"/>
              <w:left w:val="nil"/>
              <w:bottom w:val="single" w:sz="4" w:space="0" w:color="auto"/>
              <w:right w:val="single" w:sz="4" w:space="0" w:color="auto"/>
            </w:tcBorders>
            <w:vAlign w:val="center"/>
            <w:hideMark/>
          </w:tcPr>
          <w:p w14:paraId="7696139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679F917"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055EFF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200,000 </w:t>
            </w:r>
          </w:p>
        </w:tc>
      </w:tr>
      <w:tr w:rsidR="001E7196" w:rsidRPr="001E7196" w14:paraId="4AE6BEA7"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2BE22C7"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23</w:t>
            </w:r>
          </w:p>
        </w:tc>
        <w:tc>
          <w:tcPr>
            <w:tcW w:w="1230" w:type="dxa"/>
            <w:vMerge/>
            <w:tcBorders>
              <w:top w:val="nil"/>
              <w:left w:val="single" w:sz="4" w:space="0" w:color="auto"/>
              <w:bottom w:val="single" w:sz="8" w:space="0" w:color="000000"/>
              <w:right w:val="single" w:sz="4" w:space="0" w:color="auto"/>
            </w:tcBorders>
            <w:vAlign w:val="center"/>
            <w:hideMark/>
          </w:tcPr>
          <w:p w14:paraId="2348F9F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AB6CF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交通类场景展示</w:t>
            </w:r>
          </w:p>
        </w:tc>
        <w:tc>
          <w:tcPr>
            <w:tcW w:w="4030" w:type="dxa"/>
            <w:tcBorders>
              <w:top w:val="nil"/>
              <w:left w:val="nil"/>
              <w:bottom w:val="single" w:sz="4" w:space="0" w:color="auto"/>
              <w:right w:val="single" w:sz="4" w:space="0" w:color="auto"/>
            </w:tcBorders>
            <w:shd w:val="clear" w:color="000000" w:fill="FFFFFF"/>
            <w:vAlign w:val="center"/>
            <w:hideMark/>
          </w:tcPr>
          <w:p w14:paraId="68807548"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交通类场景展示规划设计</w:t>
            </w:r>
          </w:p>
        </w:tc>
        <w:tc>
          <w:tcPr>
            <w:tcW w:w="1180" w:type="dxa"/>
            <w:tcBorders>
              <w:top w:val="nil"/>
              <w:left w:val="nil"/>
              <w:bottom w:val="single" w:sz="4" w:space="0" w:color="auto"/>
              <w:right w:val="single" w:sz="4" w:space="0" w:color="auto"/>
            </w:tcBorders>
            <w:vAlign w:val="center"/>
            <w:hideMark/>
          </w:tcPr>
          <w:p w14:paraId="2320296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8</w:t>
            </w:r>
          </w:p>
        </w:tc>
        <w:tc>
          <w:tcPr>
            <w:tcW w:w="1348" w:type="dxa"/>
            <w:tcBorders>
              <w:top w:val="nil"/>
              <w:left w:val="nil"/>
              <w:bottom w:val="single" w:sz="4" w:space="0" w:color="auto"/>
              <w:right w:val="single" w:sz="4" w:space="0" w:color="auto"/>
            </w:tcBorders>
            <w:vAlign w:val="center"/>
            <w:hideMark/>
          </w:tcPr>
          <w:p w14:paraId="23E1B4A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4DD43A4"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778A88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160,000 </w:t>
            </w:r>
          </w:p>
        </w:tc>
      </w:tr>
      <w:tr w:rsidR="001E7196" w:rsidRPr="001E7196" w14:paraId="786A5BC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12CE49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24</w:t>
            </w:r>
          </w:p>
        </w:tc>
        <w:tc>
          <w:tcPr>
            <w:tcW w:w="1230" w:type="dxa"/>
            <w:vMerge/>
            <w:tcBorders>
              <w:top w:val="nil"/>
              <w:left w:val="single" w:sz="4" w:space="0" w:color="auto"/>
              <w:bottom w:val="single" w:sz="8" w:space="0" w:color="000000"/>
              <w:right w:val="single" w:sz="4" w:space="0" w:color="auto"/>
            </w:tcBorders>
            <w:vAlign w:val="center"/>
            <w:hideMark/>
          </w:tcPr>
          <w:p w14:paraId="02491E4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A1AC1C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7F8926DE"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宏观交通场景展示开发</w:t>
            </w:r>
          </w:p>
        </w:tc>
        <w:tc>
          <w:tcPr>
            <w:tcW w:w="1180" w:type="dxa"/>
            <w:tcBorders>
              <w:top w:val="nil"/>
              <w:left w:val="nil"/>
              <w:bottom w:val="single" w:sz="4" w:space="0" w:color="auto"/>
              <w:right w:val="single" w:sz="4" w:space="0" w:color="auto"/>
            </w:tcBorders>
            <w:vAlign w:val="center"/>
            <w:hideMark/>
          </w:tcPr>
          <w:p w14:paraId="4BA5043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14A0801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C5EA35B"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5ADD25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1C805B25"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35069F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25</w:t>
            </w:r>
          </w:p>
        </w:tc>
        <w:tc>
          <w:tcPr>
            <w:tcW w:w="1230" w:type="dxa"/>
            <w:vMerge/>
            <w:tcBorders>
              <w:top w:val="nil"/>
              <w:left w:val="single" w:sz="4" w:space="0" w:color="auto"/>
              <w:bottom w:val="single" w:sz="8" w:space="0" w:color="000000"/>
              <w:right w:val="single" w:sz="4" w:space="0" w:color="auto"/>
            </w:tcBorders>
            <w:vAlign w:val="center"/>
            <w:hideMark/>
          </w:tcPr>
          <w:p w14:paraId="5EFD0B4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2CA7977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346B5C52"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中观佳通场景展示开发</w:t>
            </w:r>
          </w:p>
        </w:tc>
        <w:tc>
          <w:tcPr>
            <w:tcW w:w="1180" w:type="dxa"/>
            <w:tcBorders>
              <w:top w:val="nil"/>
              <w:left w:val="nil"/>
              <w:bottom w:val="single" w:sz="4" w:space="0" w:color="auto"/>
              <w:right w:val="single" w:sz="4" w:space="0" w:color="auto"/>
            </w:tcBorders>
            <w:vAlign w:val="center"/>
            <w:hideMark/>
          </w:tcPr>
          <w:p w14:paraId="15C17B5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3AA4E83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36D16EA"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B14EAC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43723B87"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0335556A"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26</w:t>
            </w:r>
          </w:p>
        </w:tc>
        <w:tc>
          <w:tcPr>
            <w:tcW w:w="1230" w:type="dxa"/>
            <w:vMerge/>
            <w:tcBorders>
              <w:top w:val="nil"/>
              <w:left w:val="single" w:sz="4" w:space="0" w:color="auto"/>
              <w:bottom w:val="single" w:sz="8" w:space="0" w:color="000000"/>
              <w:right w:val="single" w:sz="4" w:space="0" w:color="auto"/>
            </w:tcBorders>
            <w:vAlign w:val="center"/>
            <w:hideMark/>
          </w:tcPr>
          <w:p w14:paraId="301A751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020B967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197C47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微观交通数据采集和场景展示</w:t>
            </w:r>
          </w:p>
        </w:tc>
        <w:tc>
          <w:tcPr>
            <w:tcW w:w="1180" w:type="dxa"/>
            <w:tcBorders>
              <w:top w:val="nil"/>
              <w:left w:val="nil"/>
              <w:bottom w:val="single" w:sz="4" w:space="0" w:color="auto"/>
              <w:right w:val="single" w:sz="4" w:space="0" w:color="auto"/>
            </w:tcBorders>
            <w:vAlign w:val="center"/>
            <w:hideMark/>
          </w:tcPr>
          <w:p w14:paraId="065911C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220AE1A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67F4A3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C4DE5B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100,000 </w:t>
            </w:r>
          </w:p>
        </w:tc>
      </w:tr>
      <w:tr w:rsidR="001E7196" w:rsidRPr="001E7196" w14:paraId="335D9BA7"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0627DA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27</w:t>
            </w:r>
          </w:p>
        </w:tc>
        <w:tc>
          <w:tcPr>
            <w:tcW w:w="1230" w:type="dxa"/>
            <w:vMerge/>
            <w:tcBorders>
              <w:top w:val="nil"/>
              <w:left w:val="single" w:sz="4" w:space="0" w:color="auto"/>
              <w:bottom w:val="single" w:sz="4" w:space="0" w:color="auto"/>
              <w:right w:val="single" w:sz="4" w:space="0" w:color="auto"/>
            </w:tcBorders>
            <w:vAlign w:val="center"/>
            <w:hideMark/>
          </w:tcPr>
          <w:p w14:paraId="2D7BB182"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559E6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网联类场景展示</w:t>
            </w:r>
          </w:p>
        </w:tc>
        <w:tc>
          <w:tcPr>
            <w:tcW w:w="4030" w:type="dxa"/>
            <w:tcBorders>
              <w:top w:val="nil"/>
              <w:left w:val="nil"/>
              <w:bottom w:val="single" w:sz="4" w:space="0" w:color="auto"/>
              <w:right w:val="single" w:sz="4" w:space="0" w:color="auto"/>
            </w:tcBorders>
            <w:shd w:val="clear" w:color="000000" w:fill="FFFFFF"/>
            <w:vAlign w:val="center"/>
            <w:hideMark/>
          </w:tcPr>
          <w:p w14:paraId="58AA5E2F"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网联类场景展示设计</w:t>
            </w:r>
          </w:p>
        </w:tc>
        <w:tc>
          <w:tcPr>
            <w:tcW w:w="1180" w:type="dxa"/>
            <w:tcBorders>
              <w:top w:val="nil"/>
              <w:left w:val="nil"/>
              <w:bottom w:val="single" w:sz="4" w:space="0" w:color="auto"/>
              <w:right w:val="single" w:sz="4" w:space="0" w:color="auto"/>
            </w:tcBorders>
            <w:vAlign w:val="center"/>
            <w:hideMark/>
          </w:tcPr>
          <w:p w14:paraId="1AEC14A8"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w:t>
            </w:r>
          </w:p>
        </w:tc>
        <w:tc>
          <w:tcPr>
            <w:tcW w:w="1348" w:type="dxa"/>
            <w:tcBorders>
              <w:top w:val="nil"/>
              <w:left w:val="nil"/>
              <w:bottom w:val="single" w:sz="4" w:space="0" w:color="auto"/>
              <w:right w:val="single" w:sz="4" w:space="0" w:color="auto"/>
            </w:tcBorders>
            <w:vAlign w:val="center"/>
            <w:hideMark/>
          </w:tcPr>
          <w:p w14:paraId="6DE133D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c>
          <w:tcPr>
            <w:tcW w:w="783" w:type="dxa"/>
            <w:tcBorders>
              <w:top w:val="nil"/>
              <w:left w:val="nil"/>
              <w:bottom w:val="single" w:sz="4" w:space="0" w:color="auto"/>
              <w:right w:val="single" w:sz="4" w:space="0" w:color="auto"/>
            </w:tcBorders>
            <w:vAlign w:val="center"/>
            <w:hideMark/>
          </w:tcPr>
          <w:p w14:paraId="738FA66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8EEFC9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200,000 </w:t>
            </w:r>
          </w:p>
        </w:tc>
      </w:tr>
      <w:tr w:rsidR="001E7196" w:rsidRPr="001E7196" w14:paraId="6D2B0213"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29292B3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2B6C874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7D8E402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5540DD95"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全景展示</w:t>
            </w:r>
          </w:p>
        </w:tc>
        <w:tc>
          <w:tcPr>
            <w:tcW w:w="1180" w:type="dxa"/>
            <w:tcBorders>
              <w:top w:val="single" w:sz="4" w:space="0" w:color="auto"/>
              <w:left w:val="nil"/>
              <w:bottom w:val="single" w:sz="4" w:space="0" w:color="auto"/>
              <w:right w:val="single" w:sz="4" w:space="0" w:color="auto"/>
            </w:tcBorders>
            <w:vAlign w:val="center"/>
            <w:hideMark/>
          </w:tcPr>
          <w:p w14:paraId="348171E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w:t>
            </w:r>
          </w:p>
        </w:tc>
        <w:tc>
          <w:tcPr>
            <w:tcW w:w="1348" w:type="dxa"/>
            <w:tcBorders>
              <w:top w:val="single" w:sz="4" w:space="0" w:color="auto"/>
              <w:left w:val="nil"/>
              <w:bottom w:val="single" w:sz="4" w:space="0" w:color="auto"/>
              <w:right w:val="single" w:sz="4" w:space="0" w:color="auto"/>
            </w:tcBorders>
            <w:vAlign w:val="center"/>
            <w:hideMark/>
          </w:tcPr>
          <w:p w14:paraId="64FA628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74A3ED06"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4" w:space="0" w:color="auto"/>
            </w:tcBorders>
            <w:vAlign w:val="center"/>
            <w:hideMark/>
          </w:tcPr>
          <w:p w14:paraId="4FC900A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60,000 </w:t>
            </w:r>
          </w:p>
        </w:tc>
      </w:tr>
      <w:tr w:rsidR="001E7196" w:rsidRPr="001E7196" w14:paraId="2B16F936"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vAlign w:val="center"/>
            <w:hideMark/>
          </w:tcPr>
          <w:p w14:paraId="25FB72F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29</w:t>
            </w:r>
          </w:p>
        </w:tc>
        <w:tc>
          <w:tcPr>
            <w:tcW w:w="1230" w:type="dxa"/>
            <w:vMerge/>
            <w:tcBorders>
              <w:top w:val="single" w:sz="4" w:space="0" w:color="auto"/>
              <w:left w:val="single" w:sz="4" w:space="0" w:color="auto"/>
              <w:bottom w:val="single" w:sz="8" w:space="0" w:color="000000"/>
              <w:right w:val="single" w:sz="4" w:space="0" w:color="auto"/>
            </w:tcBorders>
            <w:vAlign w:val="center"/>
            <w:hideMark/>
          </w:tcPr>
          <w:p w14:paraId="3A761BF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8" w:space="0" w:color="000000"/>
              <w:right w:val="single" w:sz="4" w:space="0" w:color="auto"/>
            </w:tcBorders>
            <w:vAlign w:val="center"/>
            <w:hideMark/>
          </w:tcPr>
          <w:p w14:paraId="601B88F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1B62CC25"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公交优先场景展示</w:t>
            </w:r>
          </w:p>
        </w:tc>
        <w:tc>
          <w:tcPr>
            <w:tcW w:w="1180" w:type="dxa"/>
            <w:tcBorders>
              <w:top w:val="single" w:sz="4" w:space="0" w:color="auto"/>
              <w:left w:val="nil"/>
              <w:bottom w:val="single" w:sz="4" w:space="0" w:color="auto"/>
              <w:right w:val="single" w:sz="4" w:space="0" w:color="auto"/>
            </w:tcBorders>
            <w:vAlign w:val="center"/>
            <w:hideMark/>
          </w:tcPr>
          <w:p w14:paraId="383E5B7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w:t>
            </w:r>
          </w:p>
        </w:tc>
        <w:tc>
          <w:tcPr>
            <w:tcW w:w="1348" w:type="dxa"/>
            <w:tcBorders>
              <w:top w:val="single" w:sz="4" w:space="0" w:color="auto"/>
              <w:left w:val="nil"/>
              <w:bottom w:val="single" w:sz="4" w:space="0" w:color="auto"/>
              <w:right w:val="single" w:sz="4" w:space="0" w:color="auto"/>
            </w:tcBorders>
            <w:vAlign w:val="center"/>
            <w:hideMark/>
          </w:tcPr>
          <w:p w14:paraId="4B46DA2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782B539E"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8" w:space="0" w:color="auto"/>
            </w:tcBorders>
            <w:vAlign w:val="center"/>
            <w:hideMark/>
          </w:tcPr>
          <w:p w14:paraId="3133CB9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80,000 </w:t>
            </w:r>
          </w:p>
        </w:tc>
      </w:tr>
      <w:tr w:rsidR="001E7196" w:rsidRPr="001E7196" w14:paraId="52EDBFBD"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B6368C8"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30</w:t>
            </w:r>
          </w:p>
        </w:tc>
        <w:tc>
          <w:tcPr>
            <w:tcW w:w="1230" w:type="dxa"/>
            <w:vMerge/>
            <w:tcBorders>
              <w:top w:val="nil"/>
              <w:left w:val="single" w:sz="4" w:space="0" w:color="auto"/>
              <w:bottom w:val="single" w:sz="8" w:space="0" w:color="000000"/>
              <w:right w:val="single" w:sz="4" w:space="0" w:color="auto"/>
            </w:tcBorders>
            <w:vAlign w:val="center"/>
            <w:hideMark/>
          </w:tcPr>
          <w:p w14:paraId="1FB7842B"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E56325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BD65A2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网联出租场景展示</w:t>
            </w:r>
          </w:p>
        </w:tc>
        <w:tc>
          <w:tcPr>
            <w:tcW w:w="1180" w:type="dxa"/>
            <w:tcBorders>
              <w:top w:val="nil"/>
              <w:left w:val="nil"/>
              <w:bottom w:val="single" w:sz="4" w:space="0" w:color="auto"/>
              <w:right w:val="single" w:sz="4" w:space="0" w:color="auto"/>
            </w:tcBorders>
            <w:vAlign w:val="center"/>
            <w:hideMark/>
          </w:tcPr>
          <w:p w14:paraId="594E1BA8"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2487D56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A135E77"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41BA09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479664EC"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05E1968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31</w:t>
            </w:r>
          </w:p>
        </w:tc>
        <w:tc>
          <w:tcPr>
            <w:tcW w:w="1230" w:type="dxa"/>
            <w:vMerge/>
            <w:tcBorders>
              <w:top w:val="nil"/>
              <w:left w:val="single" w:sz="4" w:space="0" w:color="auto"/>
              <w:bottom w:val="single" w:sz="8" w:space="0" w:color="000000"/>
              <w:right w:val="single" w:sz="4" w:space="0" w:color="auto"/>
            </w:tcBorders>
            <w:vAlign w:val="center"/>
            <w:hideMark/>
          </w:tcPr>
          <w:p w14:paraId="3A59270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093A9A1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8367C2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城市作业车辆网联化场景展示</w:t>
            </w:r>
          </w:p>
        </w:tc>
        <w:tc>
          <w:tcPr>
            <w:tcW w:w="1180" w:type="dxa"/>
            <w:tcBorders>
              <w:top w:val="nil"/>
              <w:left w:val="nil"/>
              <w:bottom w:val="single" w:sz="4" w:space="0" w:color="auto"/>
              <w:right w:val="single" w:sz="4" w:space="0" w:color="auto"/>
            </w:tcBorders>
            <w:vAlign w:val="center"/>
            <w:hideMark/>
          </w:tcPr>
          <w:p w14:paraId="4D460AE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2</w:t>
            </w:r>
          </w:p>
        </w:tc>
        <w:tc>
          <w:tcPr>
            <w:tcW w:w="1348" w:type="dxa"/>
            <w:tcBorders>
              <w:top w:val="nil"/>
              <w:left w:val="nil"/>
              <w:bottom w:val="single" w:sz="4" w:space="0" w:color="auto"/>
              <w:right w:val="single" w:sz="4" w:space="0" w:color="auto"/>
            </w:tcBorders>
            <w:vAlign w:val="center"/>
            <w:hideMark/>
          </w:tcPr>
          <w:p w14:paraId="131C5FB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42909A44"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07AF1A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40,000 </w:t>
            </w:r>
          </w:p>
        </w:tc>
      </w:tr>
      <w:tr w:rsidR="001E7196" w:rsidRPr="001E7196" w14:paraId="6BBA6A04"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FAA7AD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32</w:t>
            </w:r>
          </w:p>
        </w:tc>
        <w:tc>
          <w:tcPr>
            <w:tcW w:w="1230" w:type="dxa"/>
            <w:vMerge/>
            <w:tcBorders>
              <w:top w:val="nil"/>
              <w:left w:val="single" w:sz="4" w:space="0" w:color="auto"/>
              <w:bottom w:val="single" w:sz="8" w:space="0" w:color="000000"/>
              <w:right w:val="single" w:sz="4" w:space="0" w:color="auto"/>
            </w:tcBorders>
            <w:vAlign w:val="center"/>
            <w:hideMark/>
          </w:tcPr>
          <w:p w14:paraId="7A3854E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E1E6CB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03ED03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和云控基础平台数据对接</w:t>
            </w:r>
          </w:p>
        </w:tc>
        <w:tc>
          <w:tcPr>
            <w:tcW w:w="1180" w:type="dxa"/>
            <w:tcBorders>
              <w:top w:val="nil"/>
              <w:left w:val="nil"/>
              <w:bottom w:val="single" w:sz="4" w:space="0" w:color="auto"/>
              <w:right w:val="single" w:sz="4" w:space="0" w:color="auto"/>
            </w:tcBorders>
            <w:vAlign w:val="center"/>
            <w:hideMark/>
          </w:tcPr>
          <w:p w14:paraId="14C6153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6</w:t>
            </w:r>
          </w:p>
        </w:tc>
        <w:tc>
          <w:tcPr>
            <w:tcW w:w="1348" w:type="dxa"/>
            <w:tcBorders>
              <w:top w:val="nil"/>
              <w:left w:val="nil"/>
              <w:bottom w:val="single" w:sz="4" w:space="0" w:color="auto"/>
              <w:right w:val="single" w:sz="4" w:space="0" w:color="auto"/>
            </w:tcBorders>
            <w:vAlign w:val="center"/>
            <w:hideMark/>
          </w:tcPr>
          <w:p w14:paraId="0E27920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30,000 </w:t>
            </w:r>
          </w:p>
        </w:tc>
        <w:tc>
          <w:tcPr>
            <w:tcW w:w="783" w:type="dxa"/>
            <w:tcBorders>
              <w:top w:val="nil"/>
              <w:left w:val="nil"/>
              <w:bottom w:val="single" w:sz="4" w:space="0" w:color="auto"/>
              <w:right w:val="single" w:sz="4" w:space="0" w:color="auto"/>
            </w:tcBorders>
            <w:vAlign w:val="center"/>
            <w:hideMark/>
          </w:tcPr>
          <w:p w14:paraId="1F1ADEBB"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4DF75E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180,000 </w:t>
            </w:r>
          </w:p>
        </w:tc>
      </w:tr>
      <w:tr w:rsidR="001E7196" w:rsidRPr="001E7196" w14:paraId="368D41DF" w14:textId="77777777" w:rsidTr="001E7196">
        <w:trPr>
          <w:trHeight w:val="600"/>
        </w:trPr>
        <w:tc>
          <w:tcPr>
            <w:tcW w:w="780" w:type="dxa"/>
            <w:tcBorders>
              <w:top w:val="nil"/>
              <w:left w:val="single" w:sz="8" w:space="0" w:color="auto"/>
              <w:bottom w:val="single" w:sz="4" w:space="0" w:color="auto"/>
              <w:right w:val="single" w:sz="4" w:space="0" w:color="auto"/>
            </w:tcBorders>
            <w:vAlign w:val="center"/>
            <w:hideMark/>
          </w:tcPr>
          <w:p w14:paraId="6982128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33</w:t>
            </w:r>
          </w:p>
        </w:tc>
        <w:tc>
          <w:tcPr>
            <w:tcW w:w="1230" w:type="dxa"/>
            <w:vMerge/>
            <w:tcBorders>
              <w:top w:val="nil"/>
              <w:left w:val="single" w:sz="4" w:space="0" w:color="auto"/>
              <w:bottom w:val="single" w:sz="8" w:space="0" w:color="000000"/>
              <w:right w:val="single" w:sz="4" w:space="0" w:color="auto"/>
            </w:tcBorders>
            <w:vAlign w:val="center"/>
            <w:hideMark/>
          </w:tcPr>
          <w:p w14:paraId="3E0D1D8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1833B4F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2B3370A"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车路云一体化典型技术场景展示</w:t>
            </w:r>
          </w:p>
        </w:tc>
        <w:tc>
          <w:tcPr>
            <w:tcW w:w="1180" w:type="dxa"/>
            <w:tcBorders>
              <w:top w:val="nil"/>
              <w:left w:val="nil"/>
              <w:bottom w:val="nil"/>
              <w:right w:val="single" w:sz="4" w:space="0" w:color="auto"/>
            </w:tcBorders>
            <w:vAlign w:val="center"/>
            <w:hideMark/>
          </w:tcPr>
          <w:p w14:paraId="0053280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nil"/>
              <w:left w:val="nil"/>
              <w:bottom w:val="nil"/>
              <w:right w:val="single" w:sz="4" w:space="0" w:color="auto"/>
            </w:tcBorders>
            <w:vAlign w:val="center"/>
            <w:hideMark/>
          </w:tcPr>
          <w:p w14:paraId="1133E45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ECAEBB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19C1B01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27CC7F3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424DA0A"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34</w:t>
            </w:r>
          </w:p>
        </w:tc>
        <w:tc>
          <w:tcPr>
            <w:tcW w:w="1230" w:type="dxa"/>
            <w:vMerge/>
            <w:tcBorders>
              <w:top w:val="nil"/>
              <w:left w:val="single" w:sz="4" w:space="0" w:color="auto"/>
              <w:bottom w:val="single" w:sz="8" w:space="0" w:color="000000"/>
              <w:right w:val="single" w:sz="4" w:space="0" w:color="auto"/>
            </w:tcBorders>
            <w:vAlign w:val="center"/>
            <w:hideMark/>
          </w:tcPr>
          <w:p w14:paraId="74CD8F5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0D01EBE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DC3E632"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交通信号灯上车</w:t>
            </w:r>
          </w:p>
        </w:tc>
        <w:tc>
          <w:tcPr>
            <w:tcW w:w="1180" w:type="dxa"/>
            <w:tcBorders>
              <w:top w:val="single" w:sz="4" w:space="0" w:color="auto"/>
              <w:left w:val="nil"/>
              <w:bottom w:val="nil"/>
              <w:right w:val="single" w:sz="4" w:space="0" w:color="auto"/>
            </w:tcBorders>
            <w:vAlign w:val="center"/>
            <w:hideMark/>
          </w:tcPr>
          <w:p w14:paraId="7F62C78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0B8C9AA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C16873C"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774EDEF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5A6FD53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B39914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35</w:t>
            </w:r>
          </w:p>
        </w:tc>
        <w:tc>
          <w:tcPr>
            <w:tcW w:w="1230" w:type="dxa"/>
            <w:vMerge/>
            <w:tcBorders>
              <w:top w:val="nil"/>
              <w:left w:val="single" w:sz="4" w:space="0" w:color="auto"/>
              <w:bottom w:val="single" w:sz="8" w:space="0" w:color="000000"/>
              <w:right w:val="single" w:sz="4" w:space="0" w:color="auto"/>
            </w:tcBorders>
            <w:vAlign w:val="center"/>
            <w:hideMark/>
          </w:tcPr>
          <w:p w14:paraId="1A8786B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C481B9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556FBB1"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闯红灯预警</w:t>
            </w:r>
          </w:p>
        </w:tc>
        <w:tc>
          <w:tcPr>
            <w:tcW w:w="1180" w:type="dxa"/>
            <w:tcBorders>
              <w:top w:val="single" w:sz="4" w:space="0" w:color="auto"/>
              <w:left w:val="nil"/>
              <w:bottom w:val="nil"/>
              <w:right w:val="single" w:sz="4" w:space="0" w:color="auto"/>
            </w:tcBorders>
            <w:vAlign w:val="center"/>
            <w:hideMark/>
          </w:tcPr>
          <w:p w14:paraId="0502A9F8"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523F3B7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5ED898FF"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36724FE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139A3E9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F5279D8"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36</w:t>
            </w:r>
          </w:p>
        </w:tc>
        <w:tc>
          <w:tcPr>
            <w:tcW w:w="1230" w:type="dxa"/>
            <w:vMerge/>
            <w:tcBorders>
              <w:top w:val="nil"/>
              <w:left w:val="single" w:sz="4" w:space="0" w:color="auto"/>
              <w:bottom w:val="single" w:sz="8" w:space="0" w:color="000000"/>
              <w:right w:val="single" w:sz="4" w:space="0" w:color="auto"/>
            </w:tcBorders>
            <w:vAlign w:val="center"/>
            <w:hideMark/>
          </w:tcPr>
          <w:p w14:paraId="6A18FA0E"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B3DD9D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6EDA85AF"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绿波车速引导</w:t>
            </w:r>
          </w:p>
        </w:tc>
        <w:tc>
          <w:tcPr>
            <w:tcW w:w="1180" w:type="dxa"/>
            <w:tcBorders>
              <w:top w:val="single" w:sz="4" w:space="0" w:color="auto"/>
              <w:left w:val="nil"/>
              <w:bottom w:val="nil"/>
              <w:right w:val="single" w:sz="4" w:space="0" w:color="auto"/>
            </w:tcBorders>
            <w:vAlign w:val="center"/>
            <w:hideMark/>
          </w:tcPr>
          <w:p w14:paraId="50478B7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63BDA4C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D68272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1FB23B5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420E2BAE"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F5ECD4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37</w:t>
            </w:r>
          </w:p>
        </w:tc>
        <w:tc>
          <w:tcPr>
            <w:tcW w:w="1230" w:type="dxa"/>
            <w:vMerge/>
            <w:tcBorders>
              <w:top w:val="nil"/>
              <w:left w:val="single" w:sz="4" w:space="0" w:color="auto"/>
              <w:bottom w:val="single" w:sz="4" w:space="0" w:color="auto"/>
              <w:right w:val="single" w:sz="4" w:space="0" w:color="auto"/>
            </w:tcBorders>
            <w:vAlign w:val="center"/>
            <w:hideMark/>
          </w:tcPr>
          <w:p w14:paraId="12F570F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6CFB5D3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234DF21"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前方有遮挡异常车辆</w:t>
            </w:r>
          </w:p>
        </w:tc>
        <w:tc>
          <w:tcPr>
            <w:tcW w:w="1180" w:type="dxa"/>
            <w:tcBorders>
              <w:top w:val="single" w:sz="4" w:space="0" w:color="auto"/>
              <w:left w:val="nil"/>
              <w:bottom w:val="single" w:sz="4" w:space="0" w:color="auto"/>
              <w:right w:val="single" w:sz="4" w:space="0" w:color="auto"/>
            </w:tcBorders>
            <w:vAlign w:val="center"/>
            <w:hideMark/>
          </w:tcPr>
          <w:p w14:paraId="4160B31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single" w:sz="4" w:space="0" w:color="auto"/>
              <w:right w:val="single" w:sz="4" w:space="0" w:color="auto"/>
            </w:tcBorders>
            <w:vAlign w:val="center"/>
            <w:hideMark/>
          </w:tcPr>
          <w:p w14:paraId="35C3DC8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35F080C9"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6689730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7DBC7276" w14:textId="77777777" w:rsidTr="001E7196">
        <w:trPr>
          <w:trHeight w:val="600"/>
        </w:trPr>
        <w:tc>
          <w:tcPr>
            <w:tcW w:w="780" w:type="dxa"/>
            <w:tcBorders>
              <w:top w:val="single" w:sz="4" w:space="0" w:color="auto"/>
              <w:left w:val="single" w:sz="4" w:space="0" w:color="auto"/>
              <w:bottom w:val="single" w:sz="4" w:space="0" w:color="auto"/>
              <w:right w:val="single" w:sz="4" w:space="0" w:color="auto"/>
            </w:tcBorders>
            <w:vAlign w:val="center"/>
            <w:hideMark/>
          </w:tcPr>
          <w:p w14:paraId="34AE9A2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38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295C081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4AAEDF8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31C205FA"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有遮挡的十字路口交叉碰撞预警</w:t>
            </w:r>
          </w:p>
        </w:tc>
        <w:tc>
          <w:tcPr>
            <w:tcW w:w="1180" w:type="dxa"/>
            <w:tcBorders>
              <w:top w:val="single" w:sz="4" w:space="0" w:color="auto"/>
              <w:left w:val="nil"/>
              <w:bottom w:val="single" w:sz="4" w:space="0" w:color="auto"/>
              <w:right w:val="single" w:sz="4" w:space="0" w:color="auto"/>
            </w:tcBorders>
            <w:vAlign w:val="center"/>
            <w:hideMark/>
          </w:tcPr>
          <w:p w14:paraId="7B6C09A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single" w:sz="4" w:space="0" w:color="auto"/>
              <w:right w:val="single" w:sz="4" w:space="0" w:color="auto"/>
            </w:tcBorders>
            <w:vAlign w:val="center"/>
            <w:hideMark/>
          </w:tcPr>
          <w:p w14:paraId="7ABC4B7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24A7628E"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4" w:space="0" w:color="auto"/>
            </w:tcBorders>
            <w:vAlign w:val="center"/>
            <w:hideMark/>
          </w:tcPr>
          <w:p w14:paraId="447CAB1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7D635A7E"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vAlign w:val="center"/>
            <w:hideMark/>
          </w:tcPr>
          <w:p w14:paraId="4180024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39</w:t>
            </w:r>
          </w:p>
        </w:tc>
        <w:tc>
          <w:tcPr>
            <w:tcW w:w="1230" w:type="dxa"/>
            <w:vMerge/>
            <w:tcBorders>
              <w:top w:val="single" w:sz="4" w:space="0" w:color="auto"/>
              <w:left w:val="single" w:sz="4" w:space="0" w:color="auto"/>
              <w:bottom w:val="single" w:sz="8" w:space="0" w:color="000000"/>
              <w:right w:val="single" w:sz="4" w:space="0" w:color="auto"/>
            </w:tcBorders>
            <w:vAlign w:val="center"/>
            <w:hideMark/>
          </w:tcPr>
          <w:p w14:paraId="66E4C09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8" w:space="0" w:color="000000"/>
              <w:right w:val="single" w:sz="4" w:space="0" w:color="auto"/>
            </w:tcBorders>
            <w:vAlign w:val="center"/>
            <w:hideMark/>
          </w:tcPr>
          <w:p w14:paraId="70BDA71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36C0F534"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超视距弱势交通参与者</w:t>
            </w:r>
          </w:p>
        </w:tc>
        <w:tc>
          <w:tcPr>
            <w:tcW w:w="1180" w:type="dxa"/>
            <w:tcBorders>
              <w:top w:val="single" w:sz="4" w:space="0" w:color="auto"/>
              <w:left w:val="nil"/>
              <w:bottom w:val="nil"/>
              <w:right w:val="single" w:sz="4" w:space="0" w:color="auto"/>
            </w:tcBorders>
            <w:vAlign w:val="center"/>
            <w:hideMark/>
          </w:tcPr>
          <w:p w14:paraId="238B948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3CCCA65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121698D9"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8" w:space="0" w:color="auto"/>
            </w:tcBorders>
            <w:vAlign w:val="center"/>
            <w:hideMark/>
          </w:tcPr>
          <w:p w14:paraId="07F2819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46EBA8A8"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7939AA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40</w:t>
            </w:r>
          </w:p>
        </w:tc>
        <w:tc>
          <w:tcPr>
            <w:tcW w:w="1230" w:type="dxa"/>
            <w:vMerge/>
            <w:tcBorders>
              <w:top w:val="nil"/>
              <w:left w:val="single" w:sz="4" w:space="0" w:color="auto"/>
              <w:bottom w:val="single" w:sz="8" w:space="0" w:color="000000"/>
              <w:right w:val="single" w:sz="4" w:space="0" w:color="auto"/>
            </w:tcBorders>
            <w:vAlign w:val="center"/>
            <w:hideMark/>
          </w:tcPr>
          <w:p w14:paraId="24A083F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3CF41E6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7C405187"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道路状况推送</w:t>
            </w:r>
          </w:p>
        </w:tc>
        <w:tc>
          <w:tcPr>
            <w:tcW w:w="1180" w:type="dxa"/>
            <w:tcBorders>
              <w:top w:val="single" w:sz="4" w:space="0" w:color="auto"/>
              <w:left w:val="nil"/>
              <w:bottom w:val="nil"/>
              <w:right w:val="single" w:sz="4" w:space="0" w:color="auto"/>
            </w:tcBorders>
            <w:vAlign w:val="center"/>
            <w:hideMark/>
          </w:tcPr>
          <w:p w14:paraId="4A8493A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5B20CE1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4906969"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328951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0DB0CA0E"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9B21C0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41</w:t>
            </w:r>
          </w:p>
        </w:tc>
        <w:tc>
          <w:tcPr>
            <w:tcW w:w="1230" w:type="dxa"/>
            <w:vMerge/>
            <w:tcBorders>
              <w:top w:val="nil"/>
              <w:left w:val="single" w:sz="4" w:space="0" w:color="auto"/>
              <w:bottom w:val="single" w:sz="8" w:space="0" w:color="000000"/>
              <w:right w:val="single" w:sz="4" w:space="0" w:color="auto"/>
            </w:tcBorders>
            <w:vAlign w:val="center"/>
            <w:hideMark/>
          </w:tcPr>
          <w:p w14:paraId="20EB52E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7ED9220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6AFADE1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紧急车辆优先通行</w:t>
            </w:r>
          </w:p>
        </w:tc>
        <w:tc>
          <w:tcPr>
            <w:tcW w:w="1180" w:type="dxa"/>
            <w:tcBorders>
              <w:top w:val="single" w:sz="4" w:space="0" w:color="auto"/>
              <w:left w:val="nil"/>
              <w:bottom w:val="nil"/>
              <w:right w:val="single" w:sz="4" w:space="0" w:color="auto"/>
            </w:tcBorders>
            <w:vAlign w:val="center"/>
            <w:hideMark/>
          </w:tcPr>
          <w:p w14:paraId="35266B0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1DE4A33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7564D3E"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74DE42A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4DB7C20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244417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42</w:t>
            </w:r>
          </w:p>
        </w:tc>
        <w:tc>
          <w:tcPr>
            <w:tcW w:w="1230" w:type="dxa"/>
            <w:vMerge/>
            <w:tcBorders>
              <w:top w:val="nil"/>
              <w:left w:val="single" w:sz="4" w:space="0" w:color="auto"/>
              <w:bottom w:val="single" w:sz="8" w:space="0" w:color="000000"/>
              <w:right w:val="single" w:sz="4" w:space="0" w:color="auto"/>
            </w:tcBorders>
            <w:vAlign w:val="center"/>
            <w:hideMark/>
          </w:tcPr>
          <w:p w14:paraId="1F8F7B6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E7DA862"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5B1978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行驶车道建议</w:t>
            </w:r>
          </w:p>
        </w:tc>
        <w:tc>
          <w:tcPr>
            <w:tcW w:w="1180" w:type="dxa"/>
            <w:tcBorders>
              <w:top w:val="single" w:sz="4" w:space="0" w:color="auto"/>
              <w:left w:val="nil"/>
              <w:bottom w:val="nil"/>
              <w:right w:val="single" w:sz="4" w:space="0" w:color="auto"/>
            </w:tcBorders>
            <w:vAlign w:val="center"/>
            <w:hideMark/>
          </w:tcPr>
          <w:p w14:paraId="590E433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1336ACB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338DBB3B"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F54A7D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754D972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D9BD8C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43</w:t>
            </w:r>
          </w:p>
        </w:tc>
        <w:tc>
          <w:tcPr>
            <w:tcW w:w="1230" w:type="dxa"/>
            <w:vMerge/>
            <w:tcBorders>
              <w:top w:val="nil"/>
              <w:left w:val="single" w:sz="4" w:space="0" w:color="auto"/>
              <w:bottom w:val="single" w:sz="8" w:space="0" w:color="000000"/>
              <w:right w:val="single" w:sz="4" w:space="0" w:color="auto"/>
            </w:tcBorders>
            <w:vAlign w:val="center"/>
            <w:hideMark/>
          </w:tcPr>
          <w:p w14:paraId="7ED8B171"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5A1C4A1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A54235D"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高速公路/快速路匝道汇入</w:t>
            </w:r>
          </w:p>
        </w:tc>
        <w:tc>
          <w:tcPr>
            <w:tcW w:w="1180" w:type="dxa"/>
            <w:tcBorders>
              <w:top w:val="single" w:sz="4" w:space="0" w:color="auto"/>
              <w:left w:val="nil"/>
              <w:bottom w:val="nil"/>
              <w:right w:val="single" w:sz="4" w:space="0" w:color="auto"/>
            </w:tcBorders>
            <w:vAlign w:val="center"/>
            <w:hideMark/>
          </w:tcPr>
          <w:p w14:paraId="58DD5EA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1</w:t>
            </w:r>
          </w:p>
        </w:tc>
        <w:tc>
          <w:tcPr>
            <w:tcW w:w="1348" w:type="dxa"/>
            <w:tcBorders>
              <w:top w:val="single" w:sz="4" w:space="0" w:color="auto"/>
              <w:left w:val="nil"/>
              <w:bottom w:val="nil"/>
              <w:right w:val="single" w:sz="4" w:space="0" w:color="auto"/>
            </w:tcBorders>
            <w:vAlign w:val="center"/>
            <w:hideMark/>
          </w:tcPr>
          <w:p w14:paraId="3F862662"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87B4A0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CD3D2D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r>
      <w:tr w:rsidR="001E7196" w:rsidRPr="001E7196" w14:paraId="2A09DAD1"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CAD248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44</w:t>
            </w:r>
          </w:p>
        </w:tc>
        <w:tc>
          <w:tcPr>
            <w:tcW w:w="1230" w:type="dxa"/>
            <w:vMerge/>
            <w:tcBorders>
              <w:top w:val="nil"/>
              <w:left w:val="single" w:sz="4" w:space="0" w:color="auto"/>
              <w:bottom w:val="single" w:sz="8" w:space="0" w:color="000000"/>
              <w:right w:val="single" w:sz="4" w:space="0" w:color="auto"/>
            </w:tcBorders>
            <w:vAlign w:val="center"/>
            <w:hideMark/>
          </w:tcPr>
          <w:p w14:paraId="595E91F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1C12FC3D"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F637087"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车道级交通拥堵信息</w:t>
            </w:r>
          </w:p>
        </w:tc>
        <w:tc>
          <w:tcPr>
            <w:tcW w:w="1180" w:type="dxa"/>
            <w:tcBorders>
              <w:top w:val="single" w:sz="4" w:space="0" w:color="auto"/>
              <w:left w:val="nil"/>
              <w:bottom w:val="nil"/>
              <w:right w:val="single" w:sz="4" w:space="0" w:color="auto"/>
            </w:tcBorders>
            <w:vAlign w:val="center"/>
            <w:hideMark/>
          </w:tcPr>
          <w:p w14:paraId="44E09FA5"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7859440C"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39468AA"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3F7FEF3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65E146DC"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71C4DB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45</w:t>
            </w:r>
          </w:p>
        </w:tc>
        <w:tc>
          <w:tcPr>
            <w:tcW w:w="1230" w:type="dxa"/>
            <w:vMerge/>
            <w:tcBorders>
              <w:top w:val="nil"/>
              <w:left w:val="single" w:sz="4" w:space="0" w:color="auto"/>
              <w:bottom w:val="single" w:sz="8" w:space="0" w:color="000000"/>
              <w:right w:val="single" w:sz="4" w:space="0" w:color="auto"/>
            </w:tcBorders>
            <w:vAlign w:val="center"/>
            <w:hideMark/>
          </w:tcPr>
          <w:p w14:paraId="73DED58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46B35B2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69BD251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感知信息共享</w:t>
            </w:r>
          </w:p>
        </w:tc>
        <w:tc>
          <w:tcPr>
            <w:tcW w:w="1180" w:type="dxa"/>
            <w:tcBorders>
              <w:top w:val="single" w:sz="4" w:space="0" w:color="auto"/>
              <w:left w:val="nil"/>
              <w:bottom w:val="nil"/>
              <w:right w:val="single" w:sz="4" w:space="0" w:color="auto"/>
            </w:tcBorders>
            <w:vAlign w:val="center"/>
            <w:hideMark/>
          </w:tcPr>
          <w:p w14:paraId="18458E9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3F7D2F5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408F1F89"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DB9A44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1A93BAF3"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0E684FCD"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46</w:t>
            </w:r>
          </w:p>
        </w:tc>
        <w:tc>
          <w:tcPr>
            <w:tcW w:w="1230" w:type="dxa"/>
            <w:vMerge/>
            <w:tcBorders>
              <w:top w:val="nil"/>
              <w:left w:val="single" w:sz="4" w:space="0" w:color="auto"/>
              <w:bottom w:val="single" w:sz="8" w:space="0" w:color="000000"/>
              <w:right w:val="single" w:sz="4" w:space="0" w:color="auto"/>
            </w:tcBorders>
            <w:vAlign w:val="center"/>
            <w:hideMark/>
          </w:tcPr>
          <w:p w14:paraId="52CA11D6"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2D1B189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038ADDCE"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盲区预警/变道预警</w:t>
            </w:r>
          </w:p>
        </w:tc>
        <w:tc>
          <w:tcPr>
            <w:tcW w:w="1180" w:type="dxa"/>
            <w:tcBorders>
              <w:top w:val="single" w:sz="4" w:space="0" w:color="auto"/>
              <w:left w:val="nil"/>
              <w:bottom w:val="nil"/>
              <w:right w:val="single" w:sz="4" w:space="0" w:color="auto"/>
            </w:tcBorders>
            <w:vAlign w:val="center"/>
            <w:hideMark/>
          </w:tcPr>
          <w:p w14:paraId="016BDAD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21B81E8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F775358"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FC52E7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4DC351DE"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3077AAD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47</w:t>
            </w:r>
          </w:p>
        </w:tc>
        <w:tc>
          <w:tcPr>
            <w:tcW w:w="1230" w:type="dxa"/>
            <w:vMerge/>
            <w:tcBorders>
              <w:top w:val="nil"/>
              <w:left w:val="single" w:sz="4" w:space="0" w:color="auto"/>
              <w:bottom w:val="single" w:sz="4" w:space="0" w:color="auto"/>
              <w:right w:val="single" w:sz="4" w:space="0" w:color="auto"/>
            </w:tcBorders>
            <w:vAlign w:val="center"/>
            <w:hideMark/>
          </w:tcPr>
          <w:p w14:paraId="79E20941"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6F89F091"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9DEED21"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逆向超车预警</w:t>
            </w:r>
          </w:p>
        </w:tc>
        <w:tc>
          <w:tcPr>
            <w:tcW w:w="1180" w:type="dxa"/>
            <w:tcBorders>
              <w:top w:val="single" w:sz="4" w:space="0" w:color="auto"/>
              <w:left w:val="nil"/>
              <w:bottom w:val="single" w:sz="4" w:space="0" w:color="auto"/>
              <w:right w:val="single" w:sz="4" w:space="0" w:color="auto"/>
            </w:tcBorders>
            <w:vAlign w:val="center"/>
            <w:hideMark/>
          </w:tcPr>
          <w:p w14:paraId="183BC79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single" w:sz="4" w:space="0" w:color="auto"/>
              <w:right w:val="single" w:sz="4" w:space="0" w:color="auto"/>
            </w:tcBorders>
            <w:vAlign w:val="center"/>
            <w:hideMark/>
          </w:tcPr>
          <w:p w14:paraId="48655D2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3B269F7"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1E9824AA"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44602084" w14:textId="77777777" w:rsidTr="001E7196">
        <w:trPr>
          <w:trHeight w:val="300"/>
        </w:trPr>
        <w:tc>
          <w:tcPr>
            <w:tcW w:w="780" w:type="dxa"/>
            <w:tcBorders>
              <w:top w:val="single" w:sz="4" w:space="0" w:color="auto"/>
              <w:left w:val="single" w:sz="4" w:space="0" w:color="auto"/>
              <w:bottom w:val="single" w:sz="4" w:space="0" w:color="auto"/>
              <w:right w:val="single" w:sz="4" w:space="0" w:color="auto"/>
            </w:tcBorders>
            <w:vAlign w:val="center"/>
            <w:hideMark/>
          </w:tcPr>
          <w:p w14:paraId="59288FC2"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48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041FE4B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5695EEC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50F67899"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紧急制动预警</w:t>
            </w:r>
          </w:p>
        </w:tc>
        <w:tc>
          <w:tcPr>
            <w:tcW w:w="1180" w:type="dxa"/>
            <w:tcBorders>
              <w:top w:val="single" w:sz="4" w:space="0" w:color="auto"/>
              <w:left w:val="nil"/>
              <w:bottom w:val="single" w:sz="4" w:space="0" w:color="auto"/>
              <w:right w:val="single" w:sz="4" w:space="0" w:color="auto"/>
            </w:tcBorders>
            <w:vAlign w:val="center"/>
            <w:hideMark/>
          </w:tcPr>
          <w:p w14:paraId="1A7D6EC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single" w:sz="4" w:space="0" w:color="auto"/>
              <w:right w:val="single" w:sz="4" w:space="0" w:color="auto"/>
            </w:tcBorders>
            <w:vAlign w:val="center"/>
            <w:hideMark/>
          </w:tcPr>
          <w:p w14:paraId="590FC96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4DAE0042"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4" w:space="0" w:color="auto"/>
            </w:tcBorders>
            <w:vAlign w:val="center"/>
            <w:hideMark/>
          </w:tcPr>
          <w:p w14:paraId="274CB24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5981DD7C"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vAlign w:val="center"/>
            <w:hideMark/>
          </w:tcPr>
          <w:p w14:paraId="36CC2FC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49</w:t>
            </w:r>
          </w:p>
        </w:tc>
        <w:tc>
          <w:tcPr>
            <w:tcW w:w="1230" w:type="dxa"/>
            <w:vMerge/>
            <w:tcBorders>
              <w:top w:val="single" w:sz="4" w:space="0" w:color="auto"/>
              <w:left w:val="single" w:sz="4" w:space="0" w:color="auto"/>
              <w:bottom w:val="single" w:sz="8" w:space="0" w:color="000000"/>
              <w:right w:val="single" w:sz="4" w:space="0" w:color="auto"/>
            </w:tcBorders>
            <w:vAlign w:val="center"/>
            <w:hideMark/>
          </w:tcPr>
          <w:p w14:paraId="5252F97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single" w:sz="4" w:space="0" w:color="auto"/>
              <w:left w:val="single" w:sz="4" w:space="0" w:color="auto"/>
              <w:bottom w:val="single" w:sz="8" w:space="0" w:color="000000"/>
              <w:right w:val="single" w:sz="4" w:space="0" w:color="auto"/>
            </w:tcBorders>
            <w:vAlign w:val="center"/>
            <w:hideMark/>
          </w:tcPr>
          <w:p w14:paraId="5438CE80"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single" w:sz="4" w:space="0" w:color="auto"/>
              <w:left w:val="nil"/>
              <w:bottom w:val="single" w:sz="4" w:space="0" w:color="auto"/>
              <w:right w:val="single" w:sz="4" w:space="0" w:color="auto"/>
            </w:tcBorders>
            <w:shd w:val="clear" w:color="000000" w:fill="FFFFFF"/>
            <w:vAlign w:val="center"/>
            <w:hideMark/>
          </w:tcPr>
          <w:p w14:paraId="2256EBE7"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异常车辆提醒</w:t>
            </w:r>
          </w:p>
        </w:tc>
        <w:tc>
          <w:tcPr>
            <w:tcW w:w="1180" w:type="dxa"/>
            <w:tcBorders>
              <w:top w:val="single" w:sz="4" w:space="0" w:color="auto"/>
              <w:left w:val="nil"/>
              <w:bottom w:val="nil"/>
              <w:right w:val="single" w:sz="4" w:space="0" w:color="auto"/>
            </w:tcBorders>
            <w:vAlign w:val="center"/>
            <w:hideMark/>
          </w:tcPr>
          <w:p w14:paraId="7BA4C9D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7BE1386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0A3D4001"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single" w:sz="4" w:space="0" w:color="auto"/>
              <w:left w:val="nil"/>
              <w:bottom w:val="single" w:sz="4" w:space="0" w:color="auto"/>
              <w:right w:val="single" w:sz="8" w:space="0" w:color="auto"/>
            </w:tcBorders>
            <w:vAlign w:val="center"/>
            <w:hideMark/>
          </w:tcPr>
          <w:p w14:paraId="6ACD1A9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6AF37314"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661AB49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50</w:t>
            </w:r>
          </w:p>
        </w:tc>
        <w:tc>
          <w:tcPr>
            <w:tcW w:w="1230" w:type="dxa"/>
            <w:vMerge/>
            <w:tcBorders>
              <w:top w:val="nil"/>
              <w:left w:val="single" w:sz="4" w:space="0" w:color="auto"/>
              <w:bottom w:val="single" w:sz="8" w:space="0" w:color="000000"/>
              <w:right w:val="single" w:sz="4" w:space="0" w:color="auto"/>
            </w:tcBorders>
            <w:vAlign w:val="center"/>
            <w:hideMark/>
          </w:tcPr>
          <w:p w14:paraId="298ED6D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67D451E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757621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车辆失控预警</w:t>
            </w:r>
          </w:p>
        </w:tc>
        <w:tc>
          <w:tcPr>
            <w:tcW w:w="1180" w:type="dxa"/>
            <w:tcBorders>
              <w:top w:val="single" w:sz="4" w:space="0" w:color="auto"/>
              <w:left w:val="nil"/>
              <w:bottom w:val="nil"/>
              <w:right w:val="single" w:sz="4" w:space="0" w:color="auto"/>
            </w:tcBorders>
            <w:vAlign w:val="center"/>
            <w:hideMark/>
          </w:tcPr>
          <w:p w14:paraId="4E5BBFC9"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30D9664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F35669F"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EAE9769"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11F07D0A"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1892C19A"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51</w:t>
            </w:r>
          </w:p>
        </w:tc>
        <w:tc>
          <w:tcPr>
            <w:tcW w:w="1230" w:type="dxa"/>
            <w:vMerge/>
            <w:tcBorders>
              <w:top w:val="nil"/>
              <w:left w:val="single" w:sz="4" w:space="0" w:color="auto"/>
              <w:bottom w:val="single" w:sz="8" w:space="0" w:color="000000"/>
              <w:right w:val="single" w:sz="4" w:space="0" w:color="auto"/>
            </w:tcBorders>
            <w:vAlign w:val="center"/>
            <w:hideMark/>
          </w:tcPr>
          <w:p w14:paraId="5119E3AC"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69401633"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5AA07EC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限速预警</w:t>
            </w:r>
          </w:p>
        </w:tc>
        <w:tc>
          <w:tcPr>
            <w:tcW w:w="1180" w:type="dxa"/>
            <w:tcBorders>
              <w:top w:val="single" w:sz="4" w:space="0" w:color="auto"/>
              <w:left w:val="nil"/>
              <w:bottom w:val="nil"/>
              <w:right w:val="single" w:sz="4" w:space="0" w:color="auto"/>
            </w:tcBorders>
            <w:vAlign w:val="center"/>
            <w:hideMark/>
          </w:tcPr>
          <w:p w14:paraId="5A2BEFA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6296D52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4F7D1FED"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0E3E954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23EF4A3B"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1F9925E"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52</w:t>
            </w:r>
          </w:p>
        </w:tc>
        <w:tc>
          <w:tcPr>
            <w:tcW w:w="1230" w:type="dxa"/>
            <w:vMerge/>
            <w:tcBorders>
              <w:top w:val="nil"/>
              <w:left w:val="single" w:sz="4" w:space="0" w:color="auto"/>
              <w:bottom w:val="single" w:sz="8" w:space="0" w:color="000000"/>
              <w:right w:val="single" w:sz="4" w:space="0" w:color="auto"/>
            </w:tcBorders>
            <w:vAlign w:val="center"/>
            <w:hideMark/>
          </w:tcPr>
          <w:p w14:paraId="6E7100A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00330514"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40566DDD"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车内标牌</w:t>
            </w:r>
          </w:p>
        </w:tc>
        <w:tc>
          <w:tcPr>
            <w:tcW w:w="1180" w:type="dxa"/>
            <w:tcBorders>
              <w:top w:val="single" w:sz="4" w:space="0" w:color="auto"/>
              <w:left w:val="nil"/>
              <w:bottom w:val="nil"/>
              <w:right w:val="single" w:sz="4" w:space="0" w:color="auto"/>
            </w:tcBorders>
            <w:vAlign w:val="center"/>
            <w:hideMark/>
          </w:tcPr>
          <w:p w14:paraId="4EC1877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7176895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B80AA45"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4211121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75359305"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DFF7F6B"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53</w:t>
            </w:r>
          </w:p>
        </w:tc>
        <w:tc>
          <w:tcPr>
            <w:tcW w:w="1230" w:type="dxa"/>
            <w:vMerge/>
            <w:tcBorders>
              <w:top w:val="nil"/>
              <w:left w:val="single" w:sz="4" w:space="0" w:color="auto"/>
              <w:bottom w:val="single" w:sz="8" w:space="0" w:color="000000"/>
              <w:right w:val="single" w:sz="4" w:space="0" w:color="auto"/>
            </w:tcBorders>
            <w:vAlign w:val="center"/>
            <w:hideMark/>
          </w:tcPr>
          <w:p w14:paraId="3DC7F860"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3B903FC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7ECC63C"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异常车辆远程接管</w:t>
            </w:r>
          </w:p>
        </w:tc>
        <w:tc>
          <w:tcPr>
            <w:tcW w:w="1180" w:type="dxa"/>
            <w:tcBorders>
              <w:top w:val="single" w:sz="4" w:space="0" w:color="auto"/>
              <w:left w:val="nil"/>
              <w:bottom w:val="nil"/>
              <w:right w:val="single" w:sz="4" w:space="0" w:color="auto"/>
            </w:tcBorders>
            <w:vAlign w:val="center"/>
            <w:hideMark/>
          </w:tcPr>
          <w:p w14:paraId="417DC41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10D7729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34546127"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41FDB87"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3DFAE9E0"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235623E0"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54</w:t>
            </w:r>
          </w:p>
        </w:tc>
        <w:tc>
          <w:tcPr>
            <w:tcW w:w="1230" w:type="dxa"/>
            <w:vMerge/>
            <w:tcBorders>
              <w:top w:val="nil"/>
              <w:left w:val="single" w:sz="4" w:space="0" w:color="auto"/>
              <w:bottom w:val="single" w:sz="8" w:space="0" w:color="000000"/>
              <w:right w:val="single" w:sz="4" w:space="0" w:color="auto"/>
            </w:tcBorders>
            <w:vAlign w:val="center"/>
            <w:hideMark/>
          </w:tcPr>
          <w:p w14:paraId="3AAB01FF"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4D786143"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E382813"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C-AEB</w:t>
            </w:r>
          </w:p>
        </w:tc>
        <w:tc>
          <w:tcPr>
            <w:tcW w:w="1180" w:type="dxa"/>
            <w:tcBorders>
              <w:top w:val="single" w:sz="4" w:space="0" w:color="auto"/>
              <w:left w:val="nil"/>
              <w:bottom w:val="nil"/>
              <w:right w:val="single" w:sz="4" w:space="0" w:color="auto"/>
            </w:tcBorders>
            <w:vAlign w:val="center"/>
            <w:hideMark/>
          </w:tcPr>
          <w:p w14:paraId="6B66277C"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49059DE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788A43A"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0112D12"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54E1B0EF"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5DEB0426"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55</w:t>
            </w:r>
          </w:p>
        </w:tc>
        <w:tc>
          <w:tcPr>
            <w:tcW w:w="1230" w:type="dxa"/>
            <w:vMerge/>
            <w:tcBorders>
              <w:top w:val="nil"/>
              <w:left w:val="single" w:sz="4" w:space="0" w:color="auto"/>
              <w:bottom w:val="single" w:sz="8" w:space="0" w:color="000000"/>
              <w:right w:val="single" w:sz="4" w:space="0" w:color="auto"/>
            </w:tcBorders>
            <w:vAlign w:val="center"/>
            <w:hideMark/>
          </w:tcPr>
          <w:p w14:paraId="1C0B147A"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701D4AA8"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2EC61408"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C-ACC</w:t>
            </w:r>
          </w:p>
        </w:tc>
        <w:tc>
          <w:tcPr>
            <w:tcW w:w="1180" w:type="dxa"/>
            <w:tcBorders>
              <w:top w:val="single" w:sz="4" w:space="0" w:color="auto"/>
              <w:left w:val="nil"/>
              <w:bottom w:val="nil"/>
              <w:right w:val="single" w:sz="4" w:space="0" w:color="auto"/>
            </w:tcBorders>
            <w:vAlign w:val="center"/>
            <w:hideMark/>
          </w:tcPr>
          <w:p w14:paraId="7FFB3A43"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63F727D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1BC0DEA4"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512A0A80"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5E151304" w14:textId="77777777" w:rsidTr="001E7196">
        <w:trPr>
          <w:trHeight w:val="300"/>
        </w:trPr>
        <w:tc>
          <w:tcPr>
            <w:tcW w:w="780" w:type="dxa"/>
            <w:tcBorders>
              <w:top w:val="nil"/>
              <w:left w:val="single" w:sz="8" w:space="0" w:color="auto"/>
              <w:bottom w:val="single" w:sz="4" w:space="0" w:color="auto"/>
              <w:right w:val="single" w:sz="4" w:space="0" w:color="auto"/>
            </w:tcBorders>
            <w:vAlign w:val="center"/>
            <w:hideMark/>
          </w:tcPr>
          <w:p w14:paraId="714D91E5"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56</w:t>
            </w:r>
          </w:p>
        </w:tc>
        <w:tc>
          <w:tcPr>
            <w:tcW w:w="1230" w:type="dxa"/>
            <w:vMerge/>
            <w:tcBorders>
              <w:top w:val="nil"/>
              <w:left w:val="single" w:sz="4" w:space="0" w:color="auto"/>
              <w:bottom w:val="single" w:sz="8" w:space="0" w:color="000000"/>
              <w:right w:val="single" w:sz="4" w:space="0" w:color="auto"/>
            </w:tcBorders>
            <w:vAlign w:val="center"/>
            <w:hideMark/>
          </w:tcPr>
          <w:p w14:paraId="47E2EC90"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8" w:space="0" w:color="000000"/>
              <w:right w:val="single" w:sz="4" w:space="0" w:color="auto"/>
            </w:tcBorders>
            <w:vAlign w:val="center"/>
            <w:hideMark/>
          </w:tcPr>
          <w:p w14:paraId="679A1937"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1DC64912"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C-AVP</w:t>
            </w:r>
          </w:p>
        </w:tc>
        <w:tc>
          <w:tcPr>
            <w:tcW w:w="1180" w:type="dxa"/>
            <w:tcBorders>
              <w:top w:val="single" w:sz="4" w:space="0" w:color="auto"/>
              <w:left w:val="nil"/>
              <w:bottom w:val="nil"/>
              <w:right w:val="single" w:sz="4" w:space="0" w:color="auto"/>
            </w:tcBorders>
            <w:vAlign w:val="center"/>
            <w:hideMark/>
          </w:tcPr>
          <w:p w14:paraId="5AEDF534"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nil"/>
              <w:right w:val="single" w:sz="4" w:space="0" w:color="auto"/>
            </w:tcBorders>
            <w:vAlign w:val="center"/>
            <w:hideMark/>
          </w:tcPr>
          <w:p w14:paraId="75E4B889"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2884825"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1448E5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10,000 </w:t>
            </w:r>
          </w:p>
        </w:tc>
      </w:tr>
      <w:tr w:rsidR="001E7196" w:rsidRPr="001E7196" w14:paraId="136B8A76" w14:textId="77777777" w:rsidTr="001E7196">
        <w:trPr>
          <w:trHeight w:val="320"/>
        </w:trPr>
        <w:tc>
          <w:tcPr>
            <w:tcW w:w="780" w:type="dxa"/>
            <w:tcBorders>
              <w:top w:val="nil"/>
              <w:left w:val="single" w:sz="8" w:space="0" w:color="auto"/>
              <w:bottom w:val="single" w:sz="4" w:space="0" w:color="auto"/>
              <w:right w:val="single" w:sz="4" w:space="0" w:color="auto"/>
            </w:tcBorders>
            <w:vAlign w:val="center"/>
            <w:hideMark/>
          </w:tcPr>
          <w:p w14:paraId="69876CD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57</w:t>
            </w:r>
          </w:p>
        </w:tc>
        <w:tc>
          <w:tcPr>
            <w:tcW w:w="1230" w:type="dxa"/>
            <w:vMerge/>
            <w:tcBorders>
              <w:top w:val="nil"/>
              <w:left w:val="single" w:sz="4" w:space="0" w:color="auto"/>
              <w:bottom w:val="single" w:sz="4" w:space="0" w:color="auto"/>
              <w:right w:val="single" w:sz="4" w:space="0" w:color="auto"/>
            </w:tcBorders>
            <w:vAlign w:val="center"/>
            <w:hideMark/>
          </w:tcPr>
          <w:p w14:paraId="0B68A0D9"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1430" w:type="dxa"/>
            <w:vMerge/>
            <w:tcBorders>
              <w:top w:val="nil"/>
              <w:left w:val="single" w:sz="4" w:space="0" w:color="auto"/>
              <w:bottom w:val="single" w:sz="4" w:space="0" w:color="auto"/>
              <w:right w:val="single" w:sz="4" w:space="0" w:color="auto"/>
            </w:tcBorders>
            <w:vAlign w:val="center"/>
            <w:hideMark/>
          </w:tcPr>
          <w:p w14:paraId="47EF65A5" w14:textId="77777777" w:rsidR="001E7196" w:rsidRPr="001E7196" w:rsidRDefault="001E7196" w:rsidP="001E7196">
            <w:pPr>
              <w:widowControl/>
              <w:spacing w:line="240" w:lineRule="auto"/>
              <w:jc w:val="left"/>
              <w:rPr>
                <w:rFonts w:ascii="宋体" w:hAnsi="宋体" w:cs="宋体" w:hint="eastAsia"/>
                <w:b w:val="0"/>
                <w:kern w:val="0"/>
                <w:sz w:val="22"/>
                <w:szCs w:val="22"/>
              </w:rPr>
            </w:pPr>
          </w:p>
        </w:tc>
        <w:tc>
          <w:tcPr>
            <w:tcW w:w="4030" w:type="dxa"/>
            <w:tcBorders>
              <w:top w:val="nil"/>
              <w:left w:val="nil"/>
              <w:bottom w:val="single" w:sz="4" w:space="0" w:color="auto"/>
              <w:right w:val="single" w:sz="4" w:space="0" w:color="auto"/>
            </w:tcBorders>
            <w:shd w:val="clear" w:color="000000" w:fill="FFFFFF"/>
            <w:vAlign w:val="center"/>
            <w:hideMark/>
          </w:tcPr>
          <w:p w14:paraId="461B495A" w14:textId="77777777" w:rsidR="001E7196" w:rsidRPr="001E7196" w:rsidRDefault="001E7196" w:rsidP="001E7196">
            <w:pPr>
              <w:widowControl/>
              <w:spacing w:line="240" w:lineRule="auto"/>
              <w:jc w:val="left"/>
              <w:rPr>
                <w:rFonts w:ascii="宋体" w:hAnsi="宋体" w:cs="宋体" w:hint="eastAsia"/>
                <w:b w:val="0"/>
                <w:kern w:val="0"/>
                <w:sz w:val="22"/>
                <w:szCs w:val="22"/>
              </w:rPr>
            </w:pPr>
            <w:r w:rsidRPr="001E7196">
              <w:rPr>
                <w:rFonts w:ascii="宋体" w:hAnsi="宋体" w:cs="宋体" w:hint="eastAsia"/>
                <w:b w:val="0"/>
                <w:kern w:val="0"/>
                <w:sz w:val="22"/>
                <w:szCs w:val="22"/>
              </w:rPr>
              <w:t>左转辅助</w:t>
            </w:r>
          </w:p>
        </w:tc>
        <w:tc>
          <w:tcPr>
            <w:tcW w:w="1180" w:type="dxa"/>
            <w:tcBorders>
              <w:top w:val="single" w:sz="4" w:space="0" w:color="auto"/>
              <w:left w:val="nil"/>
              <w:bottom w:val="single" w:sz="4" w:space="0" w:color="auto"/>
              <w:right w:val="single" w:sz="4" w:space="0" w:color="auto"/>
            </w:tcBorders>
            <w:vAlign w:val="center"/>
            <w:hideMark/>
          </w:tcPr>
          <w:p w14:paraId="1FD9D671"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t>0.5</w:t>
            </w:r>
          </w:p>
        </w:tc>
        <w:tc>
          <w:tcPr>
            <w:tcW w:w="1348" w:type="dxa"/>
            <w:tcBorders>
              <w:top w:val="single" w:sz="4" w:space="0" w:color="auto"/>
              <w:left w:val="nil"/>
              <w:bottom w:val="single" w:sz="4" w:space="0" w:color="auto"/>
              <w:right w:val="single" w:sz="4" w:space="0" w:color="auto"/>
            </w:tcBorders>
            <w:vAlign w:val="center"/>
            <w:hideMark/>
          </w:tcPr>
          <w:p w14:paraId="0304713D" w14:textId="6C5ED71C"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w:t>
            </w:r>
            <w:del w:id="145" w:author="Howie zhang" w:date="2025-07-16T15:57:00Z" w16du:dateUtc="2025-07-16T07:57:00Z">
              <w:r w:rsidRPr="001E7196" w:rsidDel="00321D7D">
                <w:rPr>
                  <w:rFonts w:ascii="宋体" w:hAnsi="宋体" w:cs="宋体" w:hint="eastAsia"/>
                  <w:b w:val="0"/>
                  <w:kern w:val="0"/>
                  <w:sz w:val="22"/>
                  <w:szCs w:val="22"/>
                </w:rPr>
                <w:delText>20,000</w:delText>
              </w:r>
            </w:del>
            <w:ins w:id="146" w:author="Howie zhang" w:date="2025-07-16T15:57:00Z" w16du:dateUtc="2025-07-16T07:57:00Z">
              <w:r w:rsidR="00321D7D">
                <w:rPr>
                  <w:rFonts w:ascii="宋体" w:hAnsi="宋体" w:cs="宋体" w:hint="eastAsia"/>
                  <w:b w:val="0"/>
                  <w:kern w:val="0"/>
                  <w:sz w:val="22"/>
                  <w:szCs w:val="22"/>
                </w:rPr>
                <w:t xml:space="preserve"> 19</w:t>
              </w:r>
            </w:ins>
            <w:ins w:id="147" w:author="Howie zhang" w:date="2025-07-16T15:58:00Z" w16du:dateUtc="2025-07-16T07:58:00Z">
              <w:r w:rsidR="00321D7D">
                <w:rPr>
                  <w:rFonts w:ascii="宋体" w:hAnsi="宋体" w:cs="宋体" w:hint="eastAsia"/>
                  <w:b w:val="0"/>
                  <w:kern w:val="0"/>
                  <w:sz w:val="22"/>
                  <w:szCs w:val="22"/>
                </w:rPr>
                <w:t>,</w:t>
              </w:r>
            </w:ins>
            <w:ins w:id="148" w:author="Howie zhang" w:date="2025-07-16T15:57:00Z" w16du:dateUtc="2025-07-16T07:57:00Z">
              <w:r w:rsidR="00321D7D">
                <w:rPr>
                  <w:rFonts w:ascii="宋体" w:hAnsi="宋体" w:cs="宋体" w:hint="eastAsia"/>
                  <w:b w:val="0"/>
                  <w:kern w:val="0"/>
                  <w:sz w:val="22"/>
                  <w:szCs w:val="22"/>
                </w:rPr>
                <w:t>000</w:t>
              </w:r>
            </w:ins>
            <w:r w:rsidRPr="001E7196">
              <w:rPr>
                <w:rFonts w:ascii="宋体" w:hAnsi="宋体" w:cs="宋体" w:hint="eastAsia"/>
                <w:b w:val="0"/>
                <w:kern w:val="0"/>
                <w:sz w:val="22"/>
                <w:szCs w:val="22"/>
              </w:rPr>
              <w:t xml:space="preserve"> </w:t>
            </w:r>
          </w:p>
        </w:tc>
        <w:tc>
          <w:tcPr>
            <w:tcW w:w="783" w:type="dxa"/>
            <w:tcBorders>
              <w:top w:val="nil"/>
              <w:left w:val="nil"/>
              <w:bottom w:val="single" w:sz="4" w:space="0" w:color="auto"/>
              <w:right w:val="single" w:sz="4" w:space="0" w:color="auto"/>
            </w:tcBorders>
            <w:vAlign w:val="center"/>
            <w:hideMark/>
          </w:tcPr>
          <w:p w14:paraId="5C78EFE0" w14:textId="77777777" w:rsidR="001E7196" w:rsidRPr="001E7196" w:rsidRDefault="001E7196" w:rsidP="001E7196">
            <w:pPr>
              <w:widowControl/>
              <w:spacing w:line="240" w:lineRule="auto"/>
              <w:jc w:val="center"/>
              <w:rPr>
                <w:rFonts w:ascii="宋体" w:hAnsi="宋体" w:cs="宋体" w:hint="eastAsia"/>
                <w:b w:val="0"/>
                <w:color w:val="000000"/>
                <w:kern w:val="0"/>
                <w:sz w:val="22"/>
                <w:szCs w:val="22"/>
              </w:rPr>
            </w:pPr>
            <w:r w:rsidRPr="001E7196">
              <w:rPr>
                <w:rFonts w:ascii="宋体" w:hAnsi="宋体" w:cs="宋体" w:hint="eastAsia"/>
                <w:b w:val="0"/>
                <w:color w:val="000000"/>
                <w:kern w:val="0"/>
                <w:sz w:val="22"/>
                <w:szCs w:val="22"/>
              </w:rPr>
              <w:t>6%</w:t>
            </w:r>
          </w:p>
        </w:tc>
        <w:tc>
          <w:tcPr>
            <w:tcW w:w="2140" w:type="dxa"/>
            <w:tcBorders>
              <w:top w:val="nil"/>
              <w:left w:val="nil"/>
              <w:bottom w:val="single" w:sz="4" w:space="0" w:color="auto"/>
              <w:right w:val="single" w:sz="8" w:space="0" w:color="auto"/>
            </w:tcBorders>
            <w:vAlign w:val="center"/>
            <w:hideMark/>
          </w:tcPr>
          <w:p w14:paraId="26973F7E" w14:textId="31033B9C"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w:t>
            </w:r>
            <w:del w:id="149" w:author="Howie zhang" w:date="2025-07-16T15:58:00Z" w16du:dateUtc="2025-07-16T07:58:00Z">
              <w:r w:rsidRPr="001E7196" w:rsidDel="00321D7D">
                <w:rPr>
                  <w:rFonts w:ascii="宋体" w:hAnsi="宋体" w:cs="宋体" w:hint="eastAsia"/>
                  <w:b w:val="0"/>
                  <w:kern w:val="0"/>
                  <w:sz w:val="22"/>
                  <w:szCs w:val="22"/>
                </w:rPr>
                <w:delText xml:space="preserve">10,000 </w:delText>
              </w:r>
            </w:del>
            <w:ins w:id="150" w:author="Howie zhang" w:date="2025-07-16T15:58:00Z" w16du:dateUtc="2025-07-16T07:58:00Z">
              <w:r w:rsidR="00321D7D">
                <w:rPr>
                  <w:rFonts w:ascii="宋体" w:hAnsi="宋体" w:cs="宋体" w:hint="eastAsia"/>
                  <w:b w:val="0"/>
                  <w:kern w:val="0"/>
                  <w:sz w:val="22"/>
                  <w:szCs w:val="22"/>
                </w:rPr>
                <w:t>9,500</w:t>
              </w:r>
            </w:ins>
          </w:p>
        </w:tc>
      </w:tr>
      <w:tr w:rsidR="001E7196" w:rsidRPr="001E7196" w14:paraId="0085858D" w14:textId="77777777" w:rsidTr="001E7196">
        <w:trPr>
          <w:trHeight w:val="320"/>
        </w:trPr>
        <w:tc>
          <w:tcPr>
            <w:tcW w:w="780" w:type="dxa"/>
            <w:tcBorders>
              <w:top w:val="single" w:sz="4" w:space="0" w:color="auto"/>
              <w:left w:val="single" w:sz="4" w:space="0" w:color="auto"/>
              <w:bottom w:val="single" w:sz="4" w:space="0" w:color="auto"/>
              <w:right w:val="single" w:sz="4" w:space="0" w:color="auto"/>
            </w:tcBorders>
            <w:vAlign w:val="center"/>
            <w:hideMark/>
          </w:tcPr>
          <w:p w14:paraId="1FAB817F" w14:textId="77777777" w:rsidR="001E7196" w:rsidRPr="001E7196" w:rsidRDefault="001E7196" w:rsidP="001E7196">
            <w:pPr>
              <w:widowControl/>
              <w:spacing w:line="240" w:lineRule="auto"/>
              <w:jc w:val="center"/>
              <w:rPr>
                <w:rFonts w:ascii="宋体" w:hAnsi="宋体" w:cs="宋体" w:hint="eastAsia"/>
                <w:b w:val="0"/>
                <w:kern w:val="0"/>
                <w:sz w:val="22"/>
                <w:szCs w:val="22"/>
              </w:rPr>
            </w:pPr>
            <w:r w:rsidRPr="001E7196">
              <w:rPr>
                <w:rFonts w:ascii="宋体" w:hAnsi="宋体" w:cs="宋体" w:hint="eastAsia"/>
                <w:b w:val="0"/>
                <w:kern w:val="0"/>
                <w:sz w:val="22"/>
                <w:szCs w:val="22"/>
              </w:rPr>
              <w:lastRenderedPageBreak/>
              <w:t>58</w:t>
            </w:r>
          </w:p>
        </w:tc>
        <w:tc>
          <w:tcPr>
            <w:tcW w:w="1230" w:type="dxa"/>
            <w:tcBorders>
              <w:top w:val="single" w:sz="4" w:space="0" w:color="auto"/>
              <w:left w:val="single" w:sz="4" w:space="0" w:color="auto"/>
              <w:bottom w:val="single" w:sz="4" w:space="0" w:color="auto"/>
              <w:right w:val="single" w:sz="4" w:space="0" w:color="auto"/>
            </w:tcBorders>
            <w:hideMark/>
          </w:tcPr>
          <w:p w14:paraId="1193BA8F"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小计</w:t>
            </w:r>
          </w:p>
        </w:tc>
        <w:tc>
          <w:tcPr>
            <w:tcW w:w="5460" w:type="dxa"/>
            <w:gridSpan w:val="2"/>
            <w:tcBorders>
              <w:top w:val="single" w:sz="4" w:space="0" w:color="auto"/>
              <w:left w:val="single" w:sz="4" w:space="0" w:color="auto"/>
              <w:bottom w:val="single" w:sz="4" w:space="0" w:color="auto"/>
              <w:right w:val="single" w:sz="4" w:space="0" w:color="auto"/>
            </w:tcBorders>
            <w:hideMark/>
          </w:tcPr>
          <w:p w14:paraId="6B68B61F"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合计</w:t>
            </w:r>
          </w:p>
        </w:tc>
        <w:tc>
          <w:tcPr>
            <w:tcW w:w="1180" w:type="dxa"/>
            <w:tcBorders>
              <w:top w:val="single" w:sz="4" w:space="0" w:color="auto"/>
              <w:left w:val="single" w:sz="4" w:space="0" w:color="auto"/>
              <w:bottom w:val="single" w:sz="4" w:space="0" w:color="auto"/>
              <w:right w:val="single" w:sz="4" w:space="0" w:color="auto"/>
            </w:tcBorders>
            <w:vAlign w:val="center"/>
            <w:hideMark/>
          </w:tcPr>
          <w:p w14:paraId="2B1FA99E" w14:textId="77777777" w:rsidR="001E7196" w:rsidRPr="001E7196" w:rsidRDefault="001E7196" w:rsidP="001E7196">
            <w:pPr>
              <w:widowControl/>
              <w:spacing w:line="240" w:lineRule="auto"/>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78BACA84" w14:textId="77777777" w:rsidR="001E7196" w:rsidRPr="001E7196" w:rsidRDefault="001E7196" w:rsidP="001E7196">
            <w:pPr>
              <w:widowControl/>
              <w:spacing w:line="240" w:lineRule="auto"/>
              <w:jc w:val="right"/>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783" w:type="dxa"/>
            <w:tcBorders>
              <w:top w:val="single" w:sz="4" w:space="0" w:color="auto"/>
              <w:left w:val="single" w:sz="4" w:space="0" w:color="auto"/>
              <w:bottom w:val="single" w:sz="4" w:space="0" w:color="auto"/>
              <w:right w:val="single" w:sz="4" w:space="0" w:color="auto"/>
            </w:tcBorders>
            <w:noWrap/>
            <w:vAlign w:val="center"/>
            <w:hideMark/>
          </w:tcPr>
          <w:p w14:paraId="30F82C08" w14:textId="77777777" w:rsidR="001E7196" w:rsidRPr="001E7196" w:rsidRDefault="001E7196" w:rsidP="001E7196">
            <w:pPr>
              <w:widowControl/>
              <w:spacing w:line="240" w:lineRule="auto"/>
              <w:jc w:val="center"/>
              <w:rPr>
                <w:rFonts w:ascii="宋体" w:hAnsi="宋体" w:cs="宋体" w:hint="eastAsia"/>
                <w:bCs/>
                <w:kern w:val="0"/>
                <w:sz w:val="22"/>
                <w:szCs w:val="22"/>
              </w:rPr>
            </w:pPr>
            <w:r w:rsidRPr="001E7196">
              <w:rPr>
                <w:rFonts w:ascii="宋体" w:hAnsi="宋体" w:cs="宋体" w:hint="eastAsia"/>
                <w:bCs/>
                <w:kern w:val="0"/>
                <w:sz w:val="22"/>
                <w:szCs w:val="22"/>
              </w:rPr>
              <w:t xml:space="preserve">　</w:t>
            </w:r>
          </w:p>
        </w:tc>
        <w:tc>
          <w:tcPr>
            <w:tcW w:w="2140" w:type="dxa"/>
            <w:tcBorders>
              <w:top w:val="single" w:sz="4" w:space="0" w:color="auto"/>
              <w:left w:val="single" w:sz="4" w:space="0" w:color="auto"/>
              <w:bottom w:val="single" w:sz="4" w:space="0" w:color="auto"/>
              <w:right w:val="single" w:sz="4" w:space="0" w:color="auto"/>
            </w:tcBorders>
            <w:noWrap/>
            <w:vAlign w:val="center"/>
            <w:hideMark/>
          </w:tcPr>
          <w:p w14:paraId="3BBDEEF8" w14:textId="711EA9F7" w:rsidR="001E7196" w:rsidRPr="001E7196" w:rsidRDefault="001E7196" w:rsidP="001E7196">
            <w:pPr>
              <w:widowControl/>
              <w:spacing w:line="240" w:lineRule="auto"/>
              <w:jc w:val="right"/>
              <w:rPr>
                <w:rFonts w:ascii="宋体" w:hAnsi="宋体" w:cs="宋体" w:hint="eastAsia"/>
                <w:bCs/>
                <w:kern w:val="0"/>
                <w:sz w:val="22"/>
                <w:szCs w:val="22"/>
              </w:rPr>
            </w:pPr>
            <w:r w:rsidRPr="001E7196">
              <w:rPr>
                <w:rFonts w:ascii="宋体" w:hAnsi="宋体" w:cs="宋体" w:hint="eastAsia"/>
                <w:bCs/>
                <w:kern w:val="0"/>
                <w:sz w:val="22"/>
                <w:szCs w:val="22"/>
              </w:rPr>
              <w:t xml:space="preserve">       </w:t>
            </w:r>
            <w:del w:id="151" w:author="Howie zhang" w:date="2025-07-16T15:21:00Z" w16du:dateUtc="2025-07-16T07:21:00Z">
              <w:r w:rsidRPr="001E7196" w:rsidDel="00B70B10">
                <w:rPr>
                  <w:rFonts w:ascii="宋体" w:hAnsi="宋体" w:cs="宋体" w:hint="eastAsia"/>
                  <w:bCs/>
                  <w:kern w:val="0"/>
                  <w:sz w:val="22"/>
                  <w:szCs w:val="22"/>
                </w:rPr>
                <w:delText>3,925,000</w:delText>
              </w:r>
            </w:del>
            <w:ins w:id="152" w:author="Howie zhang" w:date="2025-07-16T15:21:00Z" w16du:dateUtc="2025-07-16T07:21:00Z">
              <w:r w:rsidR="00B70B10">
                <w:rPr>
                  <w:rFonts w:ascii="宋体" w:hAnsi="宋体" w:cs="宋体" w:hint="eastAsia"/>
                  <w:bCs/>
                  <w:kern w:val="0"/>
                  <w:sz w:val="22"/>
                  <w:szCs w:val="22"/>
                </w:rPr>
                <w:t xml:space="preserve"> 3,924</w:t>
              </w:r>
            </w:ins>
            <w:ins w:id="153" w:author="Howie zhang" w:date="2025-07-16T15:22:00Z" w16du:dateUtc="2025-07-16T07:22:00Z">
              <w:r w:rsidR="00B70B10">
                <w:rPr>
                  <w:rFonts w:ascii="宋体" w:hAnsi="宋体" w:cs="宋体" w:hint="eastAsia"/>
                  <w:bCs/>
                  <w:kern w:val="0"/>
                  <w:sz w:val="22"/>
                  <w:szCs w:val="22"/>
                </w:rPr>
                <w:t>,</w:t>
              </w:r>
            </w:ins>
            <w:ins w:id="154" w:author="Howie zhang" w:date="2025-07-16T15:21:00Z" w16du:dateUtc="2025-07-16T07:21:00Z">
              <w:r w:rsidR="00B70B10">
                <w:rPr>
                  <w:rFonts w:ascii="宋体" w:hAnsi="宋体" w:cs="宋体" w:hint="eastAsia"/>
                  <w:bCs/>
                  <w:kern w:val="0"/>
                  <w:sz w:val="22"/>
                  <w:szCs w:val="22"/>
                </w:rPr>
                <w:t>500</w:t>
              </w:r>
            </w:ins>
            <w:r w:rsidRPr="001E7196">
              <w:rPr>
                <w:rFonts w:ascii="宋体" w:hAnsi="宋体" w:cs="宋体" w:hint="eastAsia"/>
                <w:bCs/>
                <w:kern w:val="0"/>
                <w:sz w:val="22"/>
                <w:szCs w:val="22"/>
              </w:rPr>
              <w:t xml:space="preserve"> </w:t>
            </w:r>
          </w:p>
        </w:tc>
      </w:tr>
      <w:tr w:rsidR="001E7196" w:rsidRPr="001E7196" w14:paraId="1D8C3776" w14:textId="77777777" w:rsidTr="001E7196">
        <w:trPr>
          <w:trHeight w:val="300"/>
        </w:trPr>
        <w:tc>
          <w:tcPr>
            <w:tcW w:w="780" w:type="dxa"/>
            <w:tcBorders>
              <w:top w:val="single" w:sz="4" w:space="0" w:color="auto"/>
              <w:left w:val="nil"/>
              <w:bottom w:val="nil"/>
              <w:right w:val="nil"/>
            </w:tcBorders>
            <w:noWrap/>
            <w:vAlign w:val="center"/>
            <w:hideMark/>
          </w:tcPr>
          <w:p w14:paraId="1D612374" w14:textId="77777777" w:rsidR="001E7196" w:rsidRPr="001E7196" w:rsidRDefault="001E7196" w:rsidP="001E7196">
            <w:pPr>
              <w:widowControl/>
              <w:spacing w:line="240" w:lineRule="auto"/>
              <w:jc w:val="right"/>
              <w:rPr>
                <w:rFonts w:ascii="宋体" w:hAnsi="宋体" w:cs="宋体" w:hint="eastAsia"/>
                <w:bCs/>
                <w:kern w:val="0"/>
                <w:sz w:val="22"/>
                <w:szCs w:val="22"/>
              </w:rPr>
            </w:pPr>
          </w:p>
        </w:tc>
        <w:tc>
          <w:tcPr>
            <w:tcW w:w="1230" w:type="dxa"/>
            <w:tcBorders>
              <w:top w:val="single" w:sz="4" w:space="0" w:color="auto"/>
              <w:left w:val="nil"/>
              <w:bottom w:val="nil"/>
              <w:right w:val="nil"/>
            </w:tcBorders>
            <w:noWrap/>
            <w:vAlign w:val="center"/>
            <w:hideMark/>
          </w:tcPr>
          <w:p w14:paraId="3299D995" w14:textId="77777777" w:rsidR="001E7196" w:rsidRPr="001E7196" w:rsidRDefault="001E7196" w:rsidP="001E7196">
            <w:pPr>
              <w:widowControl/>
              <w:spacing w:line="240" w:lineRule="auto"/>
              <w:jc w:val="center"/>
              <w:rPr>
                <w:rFonts w:eastAsia="Times New Roman"/>
                <w:b w:val="0"/>
                <w:kern w:val="0"/>
                <w:sz w:val="20"/>
              </w:rPr>
            </w:pPr>
          </w:p>
        </w:tc>
        <w:tc>
          <w:tcPr>
            <w:tcW w:w="1430" w:type="dxa"/>
            <w:tcBorders>
              <w:top w:val="single" w:sz="4" w:space="0" w:color="auto"/>
              <w:left w:val="nil"/>
              <w:bottom w:val="nil"/>
              <w:right w:val="nil"/>
            </w:tcBorders>
            <w:noWrap/>
            <w:vAlign w:val="center"/>
            <w:hideMark/>
          </w:tcPr>
          <w:p w14:paraId="533CF033" w14:textId="77777777" w:rsidR="001E7196" w:rsidRPr="001E7196" w:rsidRDefault="001E7196" w:rsidP="001E7196">
            <w:pPr>
              <w:widowControl/>
              <w:spacing w:line="240" w:lineRule="auto"/>
              <w:jc w:val="left"/>
              <w:rPr>
                <w:rFonts w:eastAsia="Times New Roman"/>
                <w:b w:val="0"/>
                <w:kern w:val="0"/>
                <w:sz w:val="20"/>
              </w:rPr>
            </w:pPr>
          </w:p>
        </w:tc>
        <w:tc>
          <w:tcPr>
            <w:tcW w:w="4030" w:type="dxa"/>
            <w:tcBorders>
              <w:top w:val="single" w:sz="4" w:space="0" w:color="auto"/>
              <w:left w:val="nil"/>
              <w:bottom w:val="nil"/>
              <w:right w:val="nil"/>
            </w:tcBorders>
            <w:vAlign w:val="center"/>
            <w:hideMark/>
          </w:tcPr>
          <w:p w14:paraId="63D7A629" w14:textId="77777777" w:rsidR="001E7196" w:rsidRPr="001E7196" w:rsidRDefault="001E7196" w:rsidP="001E7196">
            <w:pPr>
              <w:widowControl/>
              <w:spacing w:line="240" w:lineRule="auto"/>
              <w:jc w:val="left"/>
              <w:rPr>
                <w:rFonts w:eastAsia="Times New Roman"/>
                <w:b w:val="0"/>
                <w:kern w:val="0"/>
                <w:sz w:val="20"/>
              </w:rPr>
            </w:pPr>
          </w:p>
        </w:tc>
        <w:tc>
          <w:tcPr>
            <w:tcW w:w="1180" w:type="dxa"/>
            <w:tcBorders>
              <w:top w:val="single" w:sz="4" w:space="0" w:color="auto"/>
              <w:left w:val="nil"/>
              <w:bottom w:val="nil"/>
              <w:right w:val="nil"/>
            </w:tcBorders>
            <w:noWrap/>
            <w:vAlign w:val="center"/>
            <w:hideMark/>
          </w:tcPr>
          <w:p w14:paraId="630E5C04" w14:textId="77777777" w:rsidR="001E7196" w:rsidRPr="001E7196" w:rsidRDefault="001E7196" w:rsidP="001E7196">
            <w:pPr>
              <w:widowControl/>
              <w:spacing w:line="240" w:lineRule="auto"/>
              <w:jc w:val="left"/>
              <w:rPr>
                <w:rFonts w:eastAsia="Times New Roman"/>
                <w:b w:val="0"/>
                <w:kern w:val="0"/>
                <w:sz w:val="20"/>
              </w:rPr>
            </w:pPr>
          </w:p>
        </w:tc>
        <w:tc>
          <w:tcPr>
            <w:tcW w:w="1348" w:type="dxa"/>
            <w:tcBorders>
              <w:top w:val="single" w:sz="4" w:space="0" w:color="auto"/>
              <w:left w:val="nil"/>
              <w:bottom w:val="nil"/>
              <w:right w:val="nil"/>
            </w:tcBorders>
            <w:noWrap/>
            <w:vAlign w:val="center"/>
            <w:hideMark/>
          </w:tcPr>
          <w:p w14:paraId="38ECFF96" w14:textId="77777777" w:rsidR="001E7196" w:rsidRPr="001E7196" w:rsidRDefault="001E7196" w:rsidP="001E7196">
            <w:pPr>
              <w:widowControl/>
              <w:spacing w:line="240" w:lineRule="auto"/>
              <w:jc w:val="center"/>
              <w:rPr>
                <w:rFonts w:eastAsia="Times New Roman"/>
                <w:b w:val="0"/>
                <w:kern w:val="0"/>
                <w:sz w:val="20"/>
              </w:rPr>
            </w:pPr>
          </w:p>
        </w:tc>
        <w:tc>
          <w:tcPr>
            <w:tcW w:w="783" w:type="dxa"/>
            <w:tcBorders>
              <w:top w:val="single" w:sz="4" w:space="0" w:color="auto"/>
              <w:left w:val="nil"/>
              <w:bottom w:val="nil"/>
              <w:right w:val="nil"/>
            </w:tcBorders>
            <w:noWrap/>
            <w:vAlign w:val="center"/>
            <w:hideMark/>
          </w:tcPr>
          <w:p w14:paraId="7715FA2D" w14:textId="77777777" w:rsidR="001E7196" w:rsidRPr="001E7196" w:rsidRDefault="001E7196" w:rsidP="001E7196">
            <w:pPr>
              <w:widowControl/>
              <w:spacing w:line="240" w:lineRule="auto"/>
              <w:jc w:val="right"/>
              <w:rPr>
                <w:rFonts w:eastAsia="Times New Roman"/>
                <w:b w:val="0"/>
                <w:kern w:val="0"/>
                <w:sz w:val="20"/>
              </w:rPr>
            </w:pPr>
          </w:p>
        </w:tc>
        <w:tc>
          <w:tcPr>
            <w:tcW w:w="2140" w:type="dxa"/>
            <w:tcBorders>
              <w:top w:val="single" w:sz="4" w:space="0" w:color="auto"/>
              <w:left w:val="nil"/>
              <w:bottom w:val="nil"/>
              <w:right w:val="nil"/>
            </w:tcBorders>
            <w:noWrap/>
            <w:vAlign w:val="center"/>
            <w:hideMark/>
          </w:tcPr>
          <w:p w14:paraId="212B84A3" w14:textId="77777777" w:rsidR="001E7196" w:rsidRPr="001E7196" w:rsidRDefault="001E7196" w:rsidP="001E7196">
            <w:pPr>
              <w:widowControl/>
              <w:spacing w:line="240" w:lineRule="auto"/>
              <w:jc w:val="left"/>
              <w:rPr>
                <w:rFonts w:eastAsia="Times New Roman"/>
                <w:b w:val="0"/>
                <w:kern w:val="0"/>
                <w:sz w:val="20"/>
              </w:rPr>
            </w:pPr>
          </w:p>
        </w:tc>
      </w:tr>
      <w:tr w:rsidR="001E7196" w:rsidRPr="001E7196" w14:paraId="38C6661D" w14:textId="77777777" w:rsidTr="001E7196">
        <w:trPr>
          <w:trHeight w:val="300"/>
        </w:trPr>
        <w:tc>
          <w:tcPr>
            <w:tcW w:w="12921" w:type="dxa"/>
            <w:gridSpan w:val="8"/>
            <w:tcBorders>
              <w:top w:val="single" w:sz="8" w:space="0" w:color="auto"/>
              <w:left w:val="single" w:sz="8" w:space="0" w:color="auto"/>
              <w:bottom w:val="single" w:sz="8" w:space="0" w:color="auto"/>
              <w:right w:val="single" w:sz="8" w:space="0" w:color="000000"/>
            </w:tcBorders>
            <w:noWrap/>
            <w:vAlign w:val="center"/>
            <w:hideMark/>
          </w:tcPr>
          <w:p w14:paraId="27385FF8"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公交场景定制开发软件</w:t>
            </w:r>
          </w:p>
        </w:tc>
      </w:tr>
      <w:tr w:rsidR="001E7196" w:rsidRPr="001E7196" w14:paraId="23A14726" w14:textId="77777777" w:rsidTr="001E7196">
        <w:trPr>
          <w:trHeight w:val="620"/>
        </w:trPr>
        <w:tc>
          <w:tcPr>
            <w:tcW w:w="780" w:type="dxa"/>
            <w:tcBorders>
              <w:top w:val="nil"/>
              <w:left w:val="single" w:sz="8" w:space="0" w:color="auto"/>
              <w:bottom w:val="single" w:sz="8" w:space="0" w:color="auto"/>
              <w:right w:val="single" w:sz="4" w:space="0" w:color="auto"/>
            </w:tcBorders>
            <w:shd w:val="clear" w:color="000000" w:fill="C0E6F5"/>
            <w:noWrap/>
            <w:vAlign w:val="center"/>
            <w:hideMark/>
          </w:tcPr>
          <w:p w14:paraId="2E484924"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序号</w:t>
            </w:r>
          </w:p>
        </w:tc>
        <w:tc>
          <w:tcPr>
            <w:tcW w:w="1230" w:type="dxa"/>
            <w:tcBorders>
              <w:top w:val="nil"/>
              <w:left w:val="nil"/>
              <w:bottom w:val="single" w:sz="8" w:space="0" w:color="auto"/>
              <w:right w:val="single" w:sz="4" w:space="0" w:color="auto"/>
            </w:tcBorders>
            <w:shd w:val="clear" w:color="000000" w:fill="C0E6F5"/>
            <w:noWrap/>
            <w:vAlign w:val="center"/>
            <w:hideMark/>
          </w:tcPr>
          <w:p w14:paraId="262AC56B"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子系统名称</w:t>
            </w:r>
          </w:p>
        </w:tc>
        <w:tc>
          <w:tcPr>
            <w:tcW w:w="1430" w:type="dxa"/>
            <w:tcBorders>
              <w:top w:val="nil"/>
              <w:left w:val="nil"/>
              <w:bottom w:val="single" w:sz="8" w:space="0" w:color="auto"/>
              <w:right w:val="single" w:sz="4" w:space="0" w:color="auto"/>
            </w:tcBorders>
            <w:shd w:val="clear" w:color="000000" w:fill="C0E6F5"/>
            <w:noWrap/>
            <w:vAlign w:val="center"/>
            <w:hideMark/>
          </w:tcPr>
          <w:p w14:paraId="51E45D75"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一级模块</w:t>
            </w:r>
          </w:p>
        </w:tc>
        <w:tc>
          <w:tcPr>
            <w:tcW w:w="4030" w:type="dxa"/>
            <w:tcBorders>
              <w:top w:val="nil"/>
              <w:left w:val="nil"/>
              <w:bottom w:val="single" w:sz="8" w:space="0" w:color="auto"/>
              <w:right w:val="single" w:sz="4" w:space="0" w:color="auto"/>
            </w:tcBorders>
            <w:shd w:val="clear" w:color="000000" w:fill="C0E6F5"/>
            <w:noWrap/>
            <w:vAlign w:val="center"/>
            <w:hideMark/>
          </w:tcPr>
          <w:p w14:paraId="40E22533"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二级模块</w:t>
            </w:r>
          </w:p>
        </w:tc>
        <w:tc>
          <w:tcPr>
            <w:tcW w:w="1180" w:type="dxa"/>
            <w:tcBorders>
              <w:top w:val="nil"/>
              <w:left w:val="nil"/>
              <w:bottom w:val="single" w:sz="8" w:space="0" w:color="auto"/>
              <w:right w:val="single" w:sz="4" w:space="0" w:color="auto"/>
            </w:tcBorders>
            <w:shd w:val="clear" w:color="000000" w:fill="C0E6F5"/>
            <w:vAlign w:val="center"/>
            <w:hideMark/>
          </w:tcPr>
          <w:p w14:paraId="3EB9EB3F"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工作量(人·月)</w:t>
            </w:r>
          </w:p>
        </w:tc>
        <w:tc>
          <w:tcPr>
            <w:tcW w:w="1348" w:type="dxa"/>
            <w:tcBorders>
              <w:top w:val="nil"/>
              <w:left w:val="nil"/>
              <w:bottom w:val="single" w:sz="8" w:space="0" w:color="auto"/>
              <w:right w:val="single" w:sz="4" w:space="0" w:color="auto"/>
            </w:tcBorders>
            <w:shd w:val="clear" w:color="000000" w:fill="C0E6F5"/>
            <w:vAlign w:val="center"/>
            <w:hideMark/>
          </w:tcPr>
          <w:p w14:paraId="7D82A1EE"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综合单价(人·月)</w:t>
            </w:r>
          </w:p>
        </w:tc>
        <w:tc>
          <w:tcPr>
            <w:tcW w:w="783" w:type="dxa"/>
            <w:tcBorders>
              <w:top w:val="nil"/>
              <w:left w:val="nil"/>
              <w:bottom w:val="single" w:sz="8" w:space="0" w:color="auto"/>
              <w:right w:val="single" w:sz="4" w:space="0" w:color="auto"/>
            </w:tcBorders>
            <w:shd w:val="clear" w:color="000000" w:fill="C0E6F5"/>
            <w:noWrap/>
            <w:vAlign w:val="center"/>
            <w:hideMark/>
          </w:tcPr>
          <w:p w14:paraId="178B23B2"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税率</w:t>
            </w:r>
          </w:p>
        </w:tc>
        <w:tc>
          <w:tcPr>
            <w:tcW w:w="2140" w:type="dxa"/>
            <w:tcBorders>
              <w:top w:val="nil"/>
              <w:left w:val="nil"/>
              <w:bottom w:val="single" w:sz="8" w:space="0" w:color="auto"/>
              <w:right w:val="single" w:sz="8" w:space="0" w:color="auto"/>
            </w:tcBorders>
            <w:shd w:val="clear" w:color="000000" w:fill="C0E6F5"/>
            <w:noWrap/>
            <w:vAlign w:val="center"/>
            <w:hideMark/>
          </w:tcPr>
          <w:p w14:paraId="4FE51D49"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含税金额（元）</w:t>
            </w:r>
          </w:p>
        </w:tc>
      </w:tr>
      <w:tr w:rsidR="001E7196" w:rsidRPr="001E7196" w14:paraId="1E6656FB"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7D33372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230" w:type="dxa"/>
            <w:vMerge w:val="restart"/>
            <w:tcBorders>
              <w:top w:val="nil"/>
              <w:left w:val="single" w:sz="4" w:space="0" w:color="auto"/>
              <w:bottom w:val="single" w:sz="4" w:space="0" w:color="auto"/>
              <w:right w:val="single" w:sz="4" w:space="0" w:color="auto"/>
            </w:tcBorders>
            <w:noWrap/>
            <w:vAlign w:val="center"/>
            <w:hideMark/>
          </w:tcPr>
          <w:p w14:paraId="30D87FE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车载应用系统</w:t>
            </w:r>
          </w:p>
        </w:tc>
        <w:tc>
          <w:tcPr>
            <w:tcW w:w="1430" w:type="dxa"/>
            <w:vMerge w:val="restart"/>
            <w:tcBorders>
              <w:top w:val="nil"/>
              <w:left w:val="single" w:sz="4" w:space="0" w:color="auto"/>
              <w:bottom w:val="single" w:sz="4" w:space="0" w:color="auto"/>
              <w:right w:val="single" w:sz="4" w:space="0" w:color="auto"/>
            </w:tcBorders>
            <w:vAlign w:val="center"/>
            <w:hideMark/>
          </w:tcPr>
          <w:p w14:paraId="7CB0AB58"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智慧屏端场景应用</w:t>
            </w:r>
          </w:p>
        </w:tc>
        <w:tc>
          <w:tcPr>
            <w:tcW w:w="4030" w:type="dxa"/>
            <w:tcBorders>
              <w:top w:val="nil"/>
              <w:left w:val="nil"/>
              <w:bottom w:val="single" w:sz="4" w:space="0" w:color="auto"/>
              <w:right w:val="single" w:sz="4" w:space="0" w:color="auto"/>
            </w:tcBorders>
            <w:hideMark/>
          </w:tcPr>
          <w:p w14:paraId="20AA3FAA"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主动安全预警效果提升</w:t>
            </w:r>
          </w:p>
        </w:tc>
        <w:tc>
          <w:tcPr>
            <w:tcW w:w="1180" w:type="dxa"/>
            <w:tcBorders>
              <w:top w:val="nil"/>
              <w:left w:val="nil"/>
              <w:bottom w:val="single" w:sz="4" w:space="0" w:color="auto"/>
              <w:right w:val="single" w:sz="4" w:space="0" w:color="auto"/>
            </w:tcBorders>
            <w:noWrap/>
            <w:vAlign w:val="center"/>
            <w:hideMark/>
          </w:tcPr>
          <w:p w14:paraId="3E59176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15</w:t>
            </w:r>
          </w:p>
        </w:tc>
        <w:tc>
          <w:tcPr>
            <w:tcW w:w="1348" w:type="dxa"/>
            <w:tcBorders>
              <w:top w:val="single" w:sz="4" w:space="0" w:color="auto"/>
              <w:left w:val="nil"/>
              <w:bottom w:val="nil"/>
              <w:right w:val="single" w:sz="4" w:space="0" w:color="auto"/>
            </w:tcBorders>
            <w:vAlign w:val="center"/>
            <w:hideMark/>
          </w:tcPr>
          <w:p w14:paraId="7AE4930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DEA4D7D"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10AB8051"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300,000 </w:t>
            </w:r>
          </w:p>
        </w:tc>
      </w:tr>
      <w:tr w:rsidR="001E7196" w:rsidRPr="001E7196" w14:paraId="45BB97D1"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57238D7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w:t>
            </w:r>
          </w:p>
        </w:tc>
        <w:tc>
          <w:tcPr>
            <w:tcW w:w="1230" w:type="dxa"/>
            <w:vMerge/>
            <w:tcBorders>
              <w:top w:val="nil"/>
              <w:left w:val="single" w:sz="4" w:space="0" w:color="auto"/>
              <w:bottom w:val="single" w:sz="4" w:space="0" w:color="auto"/>
              <w:right w:val="single" w:sz="4" w:space="0" w:color="auto"/>
            </w:tcBorders>
            <w:vAlign w:val="center"/>
            <w:hideMark/>
          </w:tcPr>
          <w:p w14:paraId="09F6BD2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59C2B65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1DD909A9"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车路协同安全融合预警</w:t>
            </w:r>
          </w:p>
        </w:tc>
        <w:tc>
          <w:tcPr>
            <w:tcW w:w="1180" w:type="dxa"/>
            <w:tcBorders>
              <w:top w:val="nil"/>
              <w:left w:val="nil"/>
              <w:bottom w:val="single" w:sz="4" w:space="0" w:color="auto"/>
              <w:right w:val="single" w:sz="4" w:space="0" w:color="auto"/>
            </w:tcBorders>
            <w:noWrap/>
            <w:vAlign w:val="center"/>
            <w:hideMark/>
          </w:tcPr>
          <w:p w14:paraId="2A544FC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17</w:t>
            </w:r>
          </w:p>
        </w:tc>
        <w:tc>
          <w:tcPr>
            <w:tcW w:w="1348" w:type="dxa"/>
            <w:tcBorders>
              <w:top w:val="single" w:sz="4" w:space="0" w:color="auto"/>
              <w:left w:val="nil"/>
              <w:bottom w:val="nil"/>
              <w:right w:val="single" w:sz="4" w:space="0" w:color="auto"/>
            </w:tcBorders>
            <w:vAlign w:val="center"/>
            <w:hideMark/>
          </w:tcPr>
          <w:p w14:paraId="7F84F4F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AB6444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2D66399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340,000 </w:t>
            </w:r>
          </w:p>
        </w:tc>
      </w:tr>
      <w:tr w:rsidR="001E7196" w:rsidRPr="001E7196" w14:paraId="34C9F3BB" w14:textId="77777777" w:rsidTr="001E7196">
        <w:trPr>
          <w:trHeight w:val="900"/>
        </w:trPr>
        <w:tc>
          <w:tcPr>
            <w:tcW w:w="780" w:type="dxa"/>
            <w:tcBorders>
              <w:top w:val="nil"/>
              <w:left w:val="single" w:sz="8" w:space="0" w:color="auto"/>
              <w:bottom w:val="single" w:sz="4" w:space="0" w:color="auto"/>
              <w:right w:val="single" w:sz="4" w:space="0" w:color="auto"/>
            </w:tcBorders>
            <w:noWrap/>
            <w:vAlign w:val="center"/>
            <w:hideMark/>
          </w:tcPr>
          <w:p w14:paraId="48BBF77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w:t>
            </w:r>
          </w:p>
        </w:tc>
        <w:tc>
          <w:tcPr>
            <w:tcW w:w="1230" w:type="dxa"/>
            <w:vMerge/>
            <w:tcBorders>
              <w:top w:val="nil"/>
              <w:left w:val="single" w:sz="4" w:space="0" w:color="auto"/>
              <w:bottom w:val="single" w:sz="4" w:space="0" w:color="auto"/>
              <w:right w:val="single" w:sz="4" w:space="0" w:color="auto"/>
            </w:tcBorders>
            <w:vAlign w:val="center"/>
            <w:hideMark/>
          </w:tcPr>
          <w:p w14:paraId="6E11F941"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42942F12"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车端主动防御系统接口开发</w:t>
            </w:r>
          </w:p>
        </w:tc>
        <w:tc>
          <w:tcPr>
            <w:tcW w:w="4030" w:type="dxa"/>
            <w:tcBorders>
              <w:top w:val="nil"/>
              <w:left w:val="nil"/>
              <w:bottom w:val="single" w:sz="4" w:space="0" w:color="auto"/>
              <w:right w:val="single" w:sz="4" w:space="0" w:color="auto"/>
            </w:tcBorders>
            <w:noWrap/>
            <w:vAlign w:val="center"/>
            <w:hideMark/>
          </w:tcPr>
          <w:p w14:paraId="49DE9423" w14:textId="77777777" w:rsidR="001E7196" w:rsidRPr="001E7196" w:rsidRDefault="001E7196" w:rsidP="001E7196">
            <w:pPr>
              <w:widowControl/>
              <w:spacing w:line="240" w:lineRule="auto"/>
              <w:jc w:val="left"/>
              <w:rPr>
                <w:rFonts w:ascii="宋体" w:hAnsi="宋体" w:cs="宋体" w:hint="eastAsia"/>
                <w:b w:val="0"/>
                <w:color w:val="000000"/>
                <w:kern w:val="0"/>
                <w:sz w:val="20"/>
              </w:rPr>
            </w:pPr>
            <w:r w:rsidRPr="001E7196">
              <w:rPr>
                <w:rFonts w:ascii="宋体" w:hAnsi="宋体" w:cs="宋体" w:hint="eastAsia"/>
                <w:b w:val="0"/>
                <w:color w:val="000000"/>
                <w:kern w:val="0"/>
                <w:sz w:val="20"/>
              </w:rPr>
              <w:t>车端主防系统原始感知数据协议开发</w:t>
            </w:r>
          </w:p>
        </w:tc>
        <w:tc>
          <w:tcPr>
            <w:tcW w:w="1180" w:type="dxa"/>
            <w:tcBorders>
              <w:top w:val="nil"/>
              <w:left w:val="nil"/>
              <w:bottom w:val="single" w:sz="4" w:space="0" w:color="auto"/>
              <w:right w:val="single" w:sz="4" w:space="0" w:color="auto"/>
            </w:tcBorders>
            <w:noWrap/>
            <w:vAlign w:val="center"/>
            <w:hideMark/>
          </w:tcPr>
          <w:p w14:paraId="7AE5F14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w:t>
            </w:r>
          </w:p>
        </w:tc>
        <w:tc>
          <w:tcPr>
            <w:tcW w:w="1348" w:type="dxa"/>
            <w:tcBorders>
              <w:top w:val="single" w:sz="4" w:space="0" w:color="auto"/>
              <w:left w:val="nil"/>
              <w:bottom w:val="nil"/>
              <w:right w:val="single" w:sz="4" w:space="0" w:color="auto"/>
            </w:tcBorders>
            <w:vAlign w:val="center"/>
            <w:hideMark/>
          </w:tcPr>
          <w:p w14:paraId="6267416F"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E46222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3992269"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200,000 </w:t>
            </w:r>
          </w:p>
        </w:tc>
      </w:tr>
      <w:tr w:rsidR="001E7196" w:rsidRPr="001E7196" w14:paraId="44F8127F"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429821C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4</w:t>
            </w:r>
          </w:p>
        </w:tc>
        <w:tc>
          <w:tcPr>
            <w:tcW w:w="1230" w:type="dxa"/>
            <w:vMerge w:val="restart"/>
            <w:tcBorders>
              <w:top w:val="nil"/>
              <w:left w:val="single" w:sz="4" w:space="0" w:color="auto"/>
              <w:bottom w:val="single" w:sz="4" w:space="0" w:color="auto"/>
              <w:right w:val="single" w:sz="4" w:space="0" w:color="auto"/>
            </w:tcBorders>
            <w:vAlign w:val="center"/>
            <w:hideMark/>
          </w:tcPr>
          <w:p w14:paraId="6153B44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网联公交子系统</w:t>
            </w:r>
          </w:p>
        </w:tc>
        <w:tc>
          <w:tcPr>
            <w:tcW w:w="1430" w:type="dxa"/>
            <w:vMerge w:val="restart"/>
            <w:tcBorders>
              <w:top w:val="nil"/>
              <w:left w:val="single" w:sz="4" w:space="0" w:color="auto"/>
              <w:bottom w:val="single" w:sz="4" w:space="0" w:color="auto"/>
              <w:right w:val="single" w:sz="4" w:space="0" w:color="auto"/>
            </w:tcBorders>
            <w:vAlign w:val="center"/>
            <w:hideMark/>
          </w:tcPr>
          <w:p w14:paraId="633775A9"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行车安全保障</w:t>
            </w:r>
          </w:p>
        </w:tc>
        <w:tc>
          <w:tcPr>
            <w:tcW w:w="4030" w:type="dxa"/>
            <w:tcBorders>
              <w:top w:val="nil"/>
              <w:left w:val="nil"/>
              <w:bottom w:val="single" w:sz="4" w:space="0" w:color="auto"/>
              <w:right w:val="single" w:sz="4" w:space="0" w:color="auto"/>
            </w:tcBorders>
            <w:noWrap/>
            <w:vAlign w:val="center"/>
            <w:hideMark/>
          </w:tcPr>
          <w:p w14:paraId="61A9AFE1"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基于车载CAN数据的驾驶行为与驾驶习惯分析</w:t>
            </w:r>
          </w:p>
        </w:tc>
        <w:tc>
          <w:tcPr>
            <w:tcW w:w="1180" w:type="dxa"/>
            <w:tcBorders>
              <w:top w:val="nil"/>
              <w:left w:val="nil"/>
              <w:bottom w:val="single" w:sz="4" w:space="0" w:color="auto"/>
              <w:right w:val="single" w:sz="4" w:space="0" w:color="auto"/>
            </w:tcBorders>
            <w:noWrap/>
            <w:vAlign w:val="center"/>
            <w:hideMark/>
          </w:tcPr>
          <w:p w14:paraId="45CD42A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w:t>
            </w:r>
          </w:p>
        </w:tc>
        <w:tc>
          <w:tcPr>
            <w:tcW w:w="1348" w:type="dxa"/>
            <w:tcBorders>
              <w:top w:val="single" w:sz="4" w:space="0" w:color="auto"/>
              <w:left w:val="nil"/>
              <w:bottom w:val="nil"/>
              <w:right w:val="single" w:sz="4" w:space="0" w:color="auto"/>
            </w:tcBorders>
            <w:vAlign w:val="center"/>
            <w:hideMark/>
          </w:tcPr>
          <w:p w14:paraId="6E81BF93"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29F673D"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84833CD"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200,000 </w:t>
            </w:r>
          </w:p>
        </w:tc>
      </w:tr>
      <w:tr w:rsidR="001E7196" w:rsidRPr="001E7196" w14:paraId="0017B583"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7BEA668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5</w:t>
            </w:r>
          </w:p>
        </w:tc>
        <w:tc>
          <w:tcPr>
            <w:tcW w:w="1230" w:type="dxa"/>
            <w:vMerge/>
            <w:tcBorders>
              <w:top w:val="nil"/>
              <w:left w:val="single" w:sz="4" w:space="0" w:color="auto"/>
              <w:bottom w:val="single" w:sz="4" w:space="0" w:color="auto"/>
              <w:right w:val="single" w:sz="4" w:space="0" w:color="auto"/>
            </w:tcBorders>
            <w:vAlign w:val="center"/>
            <w:hideMark/>
          </w:tcPr>
          <w:p w14:paraId="6A6B50E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320CB438"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2C6AA88E"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路段危险点分级预警</w:t>
            </w:r>
          </w:p>
        </w:tc>
        <w:tc>
          <w:tcPr>
            <w:tcW w:w="1180" w:type="dxa"/>
            <w:tcBorders>
              <w:top w:val="nil"/>
              <w:left w:val="nil"/>
              <w:bottom w:val="single" w:sz="4" w:space="0" w:color="auto"/>
              <w:right w:val="single" w:sz="4" w:space="0" w:color="auto"/>
            </w:tcBorders>
            <w:noWrap/>
            <w:vAlign w:val="center"/>
            <w:hideMark/>
          </w:tcPr>
          <w:p w14:paraId="12D10BC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7.5</w:t>
            </w:r>
          </w:p>
        </w:tc>
        <w:tc>
          <w:tcPr>
            <w:tcW w:w="1348" w:type="dxa"/>
            <w:tcBorders>
              <w:top w:val="single" w:sz="4" w:space="0" w:color="auto"/>
              <w:left w:val="nil"/>
              <w:bottom w:val="nil"/>
              <w:right w:val="single" w:sz="4" w:space="0" w:color="auto"/>
            </w:tcBorders>
            <w:vAlign w:val="center"/>
            <w:hideMark/>
          </w:tcPr>
          <w:p w14:paraId="78BCBF7B"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C0ABFC0"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36B2282"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150,000 </w:t>
            </w:r>
          </w:p>
        </w:tc>
      </w:tr>
      <w:tr w:rsidR="001E7196" w:rsidRPr="001E7196" w14:paraId="71B334F8"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289B25B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230" w:type="dxa"/>
            <w:vMerge/>
            <w:tcBorders>
              <w:top w:val="nil"/>
              <w:left w:val="single" w:sz="4" w:space="0" w:color="auto"/>
              <w:bottom w:val="single" w:sz="4" w:space="0" w:color="auto"/>
              <w:right w:val="single" w:sz="4" w:space="0" w:color="auto"/>
            </w:tcBorders>
            <w:vAlign w:val="center"/>
            <w:hideMark/>
          </w:tcPr>
          <w:p w14:paraId="630320D1"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nil"/>
              <w:left w:val="single" w:sz="4" w:space="0" w:color="auto"/>
              <w:bottom w:val="single" w:sz="4" w:space="0" w:color="auto"/>
              <w:right w:val="single" w:sz="4" w:space="0" w:color="auto"/>
            </w:tcBorders>
            <w:noWrap/>
            <w:vAlign w:val="center"/>
            <w:hideMark/>
          </w:tcPr>
          <w:p w14:paraId="0A0EEE0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效率提升应用</w:t>
            </w:r>
          </w:p>
        </w:tc>
        <w:tc>
          <w:tcPr>
            <w:tcW w:w="4030" w:type="dxa"/>
            <w:tcBorders>
              <w:top w:val="nil"/>
              <w:left w:val="nil"/>
              <w:bottom w:val="single" w:sz="4" w:space="0" w:color="auto"/>
              <w:right w:val="single" w:sz="4" w:space="0" w:color="auto"/>
            </w:tcBorders>
            <w:noWrap/>
            <w:vAlign w:val="center"/>
            <w:hideMark/>
          </w:tcPr>
          <w:p w14:paraId="79CD94C5"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公交信号优先数据应用及统计</w:t>
            </w:r>
          </w:p>
        </w:tc>
        <w:tc>
          <w:tcPr>
            <w:tcW w:w="1180" w:type="dxa"/>
            <w:tcBorders>
              <w:top w:val="nil"/>
              <w:left w:val="nil"/>
              <w:bottom w:val="single" w:sz="4" w:space="0" w:color="auto"/>
              <w:right w:val="single" w:sz="4" w:space="0" w:color="auto"/>
            </w:tcBorders>
            <w:noWrap/>
            <w:vAlign w:val="center"/>
            <w:hideMark/>
          </w:tcPr>
          <w:p w14:paraId="5ED145C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348" w:type="dxa"/>
            <w:tcBorders>
              <w:top w:val="single" w:sz="4" w:space="0" w:color="auto"/>
              <w:left w:val="nil"/>
              <w:bottom w:val="nil"/>
              <w:right w:val="single" w:sz="4" w:space="0" w:color="auto"/>
            </w:tcBorders>
            <w:vAlign w:val="center"/>
            <w:hideMark/>
          </w:tcPr>
          <w:p w14:paraId="1D6F831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5A04FD58"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C77F9B4"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20,000 </w:t>
            </w:r>
          </w:p>
        </w:tc>
      </w:tr>
      <w:tr w:rsidR="001E7196" w:rsidRPr="001E7196" w14:paraId="2D5E4481"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0304125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7</w:t>
            </w:r>
          </w:p>
        </w:tc>
        <w:tc>
          <w:tcPr>
            <w:tcW w:w="1230" w:type="dxa"/>
            <w:vMerge/>
            <w:tcBorders>
              <w:top w:val="nil"/>
              <w:left w:val="single" w:sz="4" w:space="0" w:color="auto"/>
              <w:bottom w:val="single" w:sz="4" w:space="0" w:color="auto"/>
              <w:right w:val="single" w:sz="4" w:space="0" w:color="auto"/>
            </w:tcBorders>
            <w:vAlign w:val="center"/>
            <w:hideMark/>
          </w:tcPr>
          <w:p w14:paraId="4E40845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1C23188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09704EEE"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车辆回场准点率提醒</w:t>
            </w:r>
          </w:p>
        </w:tc>
        <w:tc>
          <w:tcPr>
            <w:tcW w:w="1180" w:type="dxa"/>
            <w:tcBorders>
              <w:top w:val="nil"/>
              <w:left w:val="nil"/>
              <w:bottom w:val="single" w:sz="4" w:space="0" w:color="auto"/>
              <w:right w:val="single" w:sz="4" w:space="0" w:color="auto"/>
            </w:tcBorders>
            <w:noWrap/>
            <w:vAlign w:val="center"/>
            <w:hideMark/>
          </w:tcPr>
          <w:p w14:paraId="3490C52C"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348" w:type="dxa"/>
            <w:tcBorders>
              <w:top w:val="single" w:sz="4" w:space="0" w:color="auto"/>
              <w:left w:val="nil"/>
              <w:bottom w:val="single" w:sz="4" w:space="0" w:color="auto"/>
              <w:right w:val="single" w:sz="4" w:space="0" w:color="auto"/>
            </w:tcBorders>
            <w:vAlign w:val="center"/>
            <w:hideMark/>
          </w:tcPr>
          <w:p w14:paraId="30E8F21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39D272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6EF44DEC"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50,000 </w:t>
            </w:r>
          </w:p>
        </w:tc>
      </w:tr>
      <w:tr w:rsidR="001E7196" w:rsidRPr="001E7196" w14:paraId="5C43B0B5" w14:textId="77777777" w:rsidTr="001E7196">
        <w:trPr>
          <w:trHeight w:val="600"/>
        </w:trPr>
        <w:tc>
          <w:tcPr>
            <w:tcW w:w="780" w:type="dxa"/>
            <w:tcBorders>
              <w:top w:val="single" w:sz="4" w:space="0" w:color="auto"/>
              <w:left w:val="single" w:sz="4" w:space="0" w:color="auto"/>
              <w:bottom w:val="single" w:sz="4" w:space="0" w:color="auto"/>
              <w:right w:val="single" w:sz="4" w:space="0" w:color="auto"/>
            </w:tcBorders>
            <w:noWrap/>
            <w:vAlign w:val="center"/>
            <w:hideMark/>
          </w:tcPr>
          <w:p w14:paraId="1476E6C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307F1E15"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17B1C64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single" w:sz="4" w:space="0" w:color="auto"/>
              <w:left w:val="nil"/>
              <w:bottom w:val="single" w:sz="4" w:space="0" w:color="auto"/>
              <w:right w:val="single" w:sz="4" w:space="0" w:color="auto"/>
            </w:tcBorders>
            <w:vAlign w:val="center"/>
            <w:hideMark/>
          </w:tcPr>
          <w:p w14:paraId="1A113411"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道路异常情况下常规线路智能调度辅助</w:t>
            </w:r>
          </w:p>
        </w:tc>
        <w:tc>
          <w:tcPr>
            <w:tcW w:w="1180" w:type="dxa"/>
            <w:tcBorders>
              <w:top w:val="single" w:sz="4" w:space="0" w:color="auto"/>
              <w:left w:val="nil"/>
              <w:bottom w:val="single" w:sz="4" w:space="0" w:color="auto"/>
              <w:right w:val="single" w:sz="4" w:space="0" w:color="auto"/>
            </w:tcBorders>
            <w:noWrap/>
            <w:vAlign w:val="center"/>
            <w:hideMark/>
          </w:tcPr>
          <w:p w14:paraId="21073D9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7.5</w:t>
            </w:r>
          </w:p>
        </w:tc>
        <w:tc>
          <w:tcPr>
            <w:tcW w:w="1348" w:type="dxa"/>
            <w:tcBorders>
              <w:top w:val="single" w:sz="4" w:space="0" w:color="auto"/>
              <w:left w:val="nil"/>
              <w:bottom w:val="single" w:sz="4" w:space="0" w:color="auto"/>
              <w:right w:val="single" w:sz="4" w:space="0" w:color="auto"/>
            </w:tcBorders>
            <w:vAlign w:val="center"/>
            <w:hideMark/>
          </w:tcPr>
          <w:p w14:paraId="2DD2229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7185F42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3AF4CC0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150,000 </w:t>
            </w:r>
          </w:p>
        </w:tc>
      </w:tr>
      <w:tr w:rsidR="001E7196" w:rsidRPr="001E7196" w14:paraId="12DD7A39" w14:textId="77777777" w:rsidTr="001E7196">
        <w:trPr>
          <w:trHeight w:val="300"/>
        </w:trPr>
        <w:tc>
          <w:tcPr>
            <w:tcW w:w="780" w:type="dxa"/>
            <w:tcBorders>
              <w:top w:val="single" w:sz="4" w:space="0" w:color="auto"/>
              <w:left w:val="single" w:sz="8" w:space="0" w:color="auto"/>
              <w:bottom w:val="single" w:sz="4" w:space="0" w:color="auto"/>
              <w:right w:val="single" w:sz="4" w:space="0" w:color="auto"/>
            </w:tcBorders>
            <w:noWrap/>
            <w:vAlign w:val="center"/>
            <w:hideMark/>
          </w:tcPr>
          <w:p w14:paraId="2BDF083D"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9</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264BE90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49365A8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single" w:sz="4" w:space="0" w:color="auto"/>
              <w:left w:val="nil"/>
              <w:bottom w:val="single" w:sz="4" w:space="0" w:color="auto"/>
              <w:right w:val="single" w:sz="4" w:space="0" w:color="auto"/>
            </w:tcBorders>
            <w:vAlign w:val="center"/>
            <w:hideMark/>
          </w:tcPr>
          <w:p w14:paraId="453AAE80"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热点景区旅游专线智能调度</w:t>
            </w:r>
          </w:p>
        </w:tc>
        <w:tc>
          <w:tcPr>
            <w:tcW w:w="1180" w:type="dxa"/>
            <w:tcBorders>
              <w:top w:val="single" w:sz="4" w:space="0" w:color="auto"/>
              <w:left w:val="nil"/>
              <w:bottom w:val="single" w:sz="4" w:space="0" w:color="auto"/>
              <w:right w:val="single" w:sz="4" w:space="0" w:color="auto"/>
            </w:tcBorders>
            <w:noWrap/>
            <w:vAlign w:val="center"/>
            <w:hideMark/>
          </w:tcPr>
          <w:p w14:paraId="774541B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14.5</w:t>
            </w:r>
          </w:p>
        </w:tc>
        <w:tc>
          <w:tcPr>
            <w:tcW w:w="1348" w:type="dxa"/>
            <w:tcBorders>
              <w:top w:val="single" w:sz="4" w:space="0" w:color="auto"/>
              <w:left w:val="nil"/>
              <w:bottom w:val="nil"/>
              <w:right w:val="single" w:sz="4" w:space="0" w:color="auto"/>
            </w:tcBorders>
            <w:vAlign w:val="center"/>
            <w:hideMark/>
          </w:tcPr>
          <w:p w14:paraId="36F6BB75"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32825757"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8" w:space="0" w:color="auto"/>
            </w:tcBorders>
            <w:noWrap/>
            <w:vAlign w:val="center"/>
            <w:hideMark/>
          </w:tcPr>
          <w:p w14:paraId="4D5D644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290,000 </w:t>
            </w:r>
          </w:p>
        </w:tc>
      </w:tr>
      <w:tr w:rsidR="001E7196" w:rsidRPr="001E7196" w14:paraId="65F87057"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55A6A28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10</w:t>
            </w:r>
          </w:p>
        </w:tc>
        <w:tc>
          <w:tcPr>
            <w:tcW w:w="1230" w:type="dxa"/>
            <w:vMerge/>
            <w:tcBorders>
              <w:top w:val="nil"/>
              <w:left w:val="single" w:sz="4" w:space="0" w:color="auto"/>
              <w:bottom w:val="single" w:sz="4" w:space="0" w:color="auto"/>
              <w:right w:val="single" w:sz="4" w:space="0" w:color="auto"/>
            </w:tcBorders>
            <w:vAlign w:val="center"/>
            <w:hideMark/>
          </w:tcPr>
          <w:p w14:paraId="74B66D0F"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1582CBF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vAlign w:val="center"/>
            <w:hideMark/>
          </w:tcPr>
          <w:p w14:paraId="55D88632" w14:textId="77777777" w:rsidR="001E7196" w:rsidRPr="001E7196" w:rsidRDefault="001E7196" w:rsidP="001E7196">
            <w:pPr>
              <w:widowControl/>
              <w:spacing w:line="240" w:lineRule="auto"/>
              <w:rPr>
                <w:rFonts w:ascii="宋体" w:hAnsi="宋体" w:cs="宋体" w:hint="eastAsia"/>
                <w:b w:val="0"/>
                <w:kern w:val="0"/>
                <w:sz w:val="20"/>
              </w:rPr>
            </w:pPr>
            <w:r w:rsidRPr="001E7196">
              <w:rPr>
                <w:rFonts w:ascii="宋体" w:hAnsi="宋体" w:cs="宋体" w:hint="eastAsia"/>
                <w:b w:val="0"/>
                <w:kern w:val="0"/>
                <w:sz w:val="20"/>
              </w:rPr>
              <w:t>公交站台智能巡查</w:t>
            </w:r>
          </w:p>
        </w:tc>
        <w:tc>
          <w:tcPr>
            <w:tcW w:w="1180" w:type="dxa"/>
            <w:tcBorders>
              <w:top w:val="nil"/>
              <w:left w:val="nil"/>
              <w:bottom w:val="single" w:sz="4" w:space="0" w:color="auto"/>
              <w:right w:val="single" w:sz="4" w:space="0" w:color="auto"/>
            </w:tcBorders>
            <w:noWrap/>
            <w:vAlign w:val="center"/>
            <w:hideMark/>
          </w:tcPr>
          <w:p w14:paraId="6EA10B7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348" w:type="dxa"/>
            <w:tcBorders>
              <w:top w:val="single" w:sz="4" w:space="0" w:color="auto"/>
              <w:left w:val="nil"/>
              <w:bottom w:val="nil"/>
              <w:right w:val="single" w:sz="4" w:space="0" w:color="auto"/>
            </w:tcBorders>
            <w:vAlign w:val="center"/>
            <w:hideMark/>
          </w:tcPr>
          <w:p w14:paraId="3341FC98"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58432C2"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B9BE04B"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320,000 </w:t>
            </w:r>
          </w:p>
        </w:tc>
      </w:tr>
      <w:tr w:rsidR="001E7196" w:rsidRPr="001E7196" w14:paraId="2707C859" w14:textId="77777777" w:rsidTr="001E7196">
        <w:trPr>
          <w:trHeight w:val="300"/>
        </w:trPr>
        <w:tc>
          <w:tcPr>
            <w:tcW w:w="780" w:type="dxa"/>
            <w:tcBorders>
              <w:top w:val="nil"/>
              <w:left w:val="single" w:sz="8" w:space="0" w:color="auto"/>
              <w:bottom w:val="single" w:sz="4" w:space="0" w:color="auto"/>
              <w:right w:val="single" w:sz="4" w:space="0" w:color="auto"/>
            </w:tcBorders>
            <w:noWrap/>
            <w:vAlign w:val="center"/>
            <w:hideMark/>
          </w:tcPr>
          <w:p w14:paraId="06FAA44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11</w:t>
            </w:r>
          </w:p>
        </w:tc>
        <w:tc>
          <w:tcPr>
            <w:tcW w:w="1230" w:type="dxa"/>
            <w:vMerge/>
            <w:tcBorders>
              <w:top w:val="nil"/>
              <w:left w:val="single" w:sz="4" w:space="0" w:color="auto"/>
              <w:bottom w:val="single" w:sz="4" w:space="0" w:color="auto"/>
              <w:right w:val="single" w:sz="4" w:space="0" w:color="auto"/>
            </w:tcBorders>
            <w:vAlign w:val="center"/>
            <w:hideMark/>
          </w:tcPr>
          <w:p w14:paraId="587E10FD"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775E8CC7"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hideMark/>
          </w:tcPr>
          <w:p w14:paraId="014BAA74"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公交运行态势分析与评估</w:t>
            </w:r>
          </w:p>
        </w:tc>
        <w:tc>
          <w:tcPr>
            <w:tcW w:w="1180" w:type="dxa"/>
            <w:tcBorders>
              <w:top w:val="nil"/>
              <w:left w:val="nil"/>
              <w:bottom w:val="single" w:sz="4" w:space="0" w:color="auto"/>
              <w:right w:val="single" w:sz="4" w:space="0" w:color="auto"/>
            </w:tcBorders>
            <w:noWrap/>
            <w:vAlign w:val="center"/>
            <w:hideMark/>
          </w:tcPr>
          <w:p w14:paraId="4ED6D6D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12.5</w:t>
            </w:r>
          </w:p>
        </w:tc>
        <w:tc>
          <w:tcPr>
            <w:tcW w:w="1348" w:type="dxa"/>
            <w:tcBorders>
              <w:top w:val="single" w:sz="4" w:space="0" w:color="auto"/>
              <w:left w:val="nil"/>
              <w:bottom w:val="nil"/>
              <w:right w:val="single" w:sz="4" w:space="0" w:color="auto"/>
            </w:tcBorders>
            <w:vAlign w:val="center"/>
            <w:hideMark/>
          </w:tcPr>
          <w:p w14:paraId="22FDDB5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FD5667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38C98BDF"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250,000 </w:t>
            </w:r>
          </w:p>
        </w:tc>
      </w:tr>
      <w:tr w:rsidR="001E7196" w:rsidRPr="001E7196" w14:paraId="5C0F55C8"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709DCC1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12</w:t>
            </w:r>
          </w:p>
        </w:tc>
        <w:tc>
          <w:tcPr>
            <w:tcW w:w="1230" w:type="dxa"/>
            <w:vMerge/>
            <w:tcBorders>
              <w:top w:val="nil"/>
              <w:left w:val="single" w:sz="4" w:space="0" w:color="auto"/>
              <w:bottom w:val="single" w:sz="4" w:space="0" w:color="auto"/>
              <w:right w:val="single" w:sz="4" w:space="0" w:color="auto"/>
            </w:tcBorders>
            <w:vAlign w:val="center"/>
            <w:hideMark/>
          </w:tcPr>
          <w:p w14:paraId="70AC167A"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nil"/>
              <w:left w:val="single" w:sz="4" w:space="0" w:color="auto"/>
              <w:bottom w:val="single" w:sz="4" w:space="0" w:color="auto"/>
              <w:right w:val="single" w:sz="4" w:space="0" w:color="auto"/>
            </w:tcBorders>
            <w:vAlign w:val="center"/>
            <w:hideMark/>
          </w:tcPr>
          <w:p w14:paraId="14E72B1A"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服务体验优化</w:t>
            </w:r>
          </w:p>
        </w:tc>
        <w:tc>
          <w:tcPr>
            <w:tcW w:w="4030" w:type="dxa"/>
            <w:tcBorders>
              <w:top w:val="nil"/>
              <w:left w:val="nil"/>
              <w:bottom w:val="single" w:sz="4" w:space="0" w:color="auto"/>
              <w:right w:val="single" w:sz="4" w:space="0" w:color="auto"/>
            </w:tcBorders>
            <w:noWrap/>
            <w:vAlign w:val="center"/>
            <w:hideMark/>
          </w:tcPr>
          <w:p w14:paraId="036D43C4"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公交预计到站时间测算</w:t>
            </w:r>
          </w:p>
        </w:tc>
        <w:tc>
          <w:tcPr>
            <w:tcW w:w="1180" w:type="dxa"/>
            <w:tcBorders>
              <w:top w:val="nil"/>
              <w:left w:val="nil"/>
              <w:bottom w:val="single" w:sz="4" w:space="0" w:color="auto"/>
              <w:right w:val="single" w:sz="4" w:space="0" w:color="auto"/>
            </w:tcBorders>
            <w:noWrap/>
            <w:vAlign w:val="center"/>
            <w:hideMark/>
          </w:tcPr>
          <w:p w14:paraId="11CD55F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348" w:type="dxa"/>
            <w:tcBorders>
              <w:top w:val="single" w:sz="4" w:space="0" w:color="auto"/>
              <w:left w:val="nil"/>
              <w:bottom w:val="nil"/>
              <w:right w:val="single" w:sz="4" w:space="0" w:color="auto"/>
            </w:tcBorders>
            <w:vAlign w:val="center"/>
            <w:hideMark/>
          </w:tcPr>
          <w:p w14:paraId="0D680BE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B9D333F"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8C3D6AD"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120,000 </w:t>
            </w:r>
          </w:p>
        </w:tc>
      </w:tr>
      <w:tr w:rsidR="001E7196" w:rsidRPr="001E7196" w14:paraId="10909D02"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535AB69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13</w:t>
            </w:r>
          </w:p>
        </w:tc>
        <w:tc>
          <w:tcPr>
            <w:tcW w:w="1230" w:type="dxa"/>
            <w:vMerge/>
            <w:tcBorders>
              <w:top w:val="nil"/>
              <w:left w:val="single" w:sz="4" w:space="0" w:color="auto"/>
              <w:bottom w:val="single" w:sz="4" w:space="0" w:color="auto"/>
              <w:right w:val="single" w:sz="4" w:space="0" w:color="auto"/>
            </w:tcBorders>
            <w:vAlign w:val="center"/>
            <w:hideMark/>
          </w:tcPr>
          <w:p w14:paraId="5A1ABB81"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nil"/>
              <w:left w:val="single" w:sz="4" w:space="0" w:color="auto"/>
              <w:bottom w:val="single" w:sz="4" w:space="0" w:color="auto"/>
              <w:right w:val="single" w:sz="4" w:space="0" w:color="auto"/>
            </w:tcBorders>
            <w:vAlign w:val="center"/>
            <w:hideMark/>
          </w:tcPr>
          <w:p w14:paraId="4E98341B"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nil"/>
              <w:left w:val="nil"/>
              <w:bottom w:val="single" w:sz="4" w:space="0" w:color="auto"/>
              <w:right w:val="single" w:sz="4" w:space="0" w:color="auto"/>
            </w:tcBorders>
            <w:noWrap/>
            <w:vAlign w:val="center"/>
            <w:hideMark/>
          </w:tcPr>
          <w:p w14:paraId="4013CD65"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公众车内屏控制应用</w:t>
            </w:r>
          </w:p>
        </w:tc>
        <w:tc>
          <w:tcPr>
            <w:tcW w:w="1180" w:type="dxa"/>
            <w:tcBorders>
              <w:top w:val="nil"/>
              <w:left w:val="nil"/>
              <w:bottom w:val="single" w:sz="4" w:space="0" w:color="auto"/>
              <w:right w:val="single" w:sz="4" w:space="0" w:color="auto"/>
            </w:tcBorders>
            <w:noWrap/>
            <w:vAlign w:val="center"/>
            <w:hideMark/>
          </w:tcPr>
          <w:p w14:paraId="52BB708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w:t>
            </w:r>
          </w:p>
        </w:tc>
        <w:tc>
          <w:tcPr>
            <w:tcW w:w="1348" w:type="dxa"/>
            <w:tcBorders>
              <w:top w:val="single" w:sz="4" w:space="0" w:color="auto"/>
              <w:left w:val="nil"/>
              <w:bottom w:val="nil"/>
              <w:right w:val="single" w:sz="4" w:space="0" w:color="auto"/>
            </w:tcBorders>
            <w:vAlign w:val="center"/>
            <w:hideMark/>
          </w:tcPr>
          <w:p w14:paraId="7BD81CBD"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CD385FB"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9C7C9AC"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120,000 </w:t>
            </w:r>
          </w:p>
        </w:tc>
      </w:tr>
      <w:tr w:rsidR="001E7196" w:rsidRPr="001E7196" w14:paraId="2E6E8D4E"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16E4212F"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14</w:t>
            </w:r>
          </w:p>
        </w:tc>
        <w:tc>
          <w:tcPr>
            <w:tcW w:w="1230" w:type="dxa"/>
            <w:vMerge w:val="restart"/>
            <w:tcBorders>
              <w:top w:val="nil"/>
              <w:left w:val="single" w:sz="4" w:space="0" w:color="auto"/>
              <w:bottom w:val="single" w:sz="4" w:space="0" w:color="auto"/>
              <w:right w:val="single" w:sz="4" w:space="0" w:color="auto"/>
            </w:tcBorders>
            <w:vAlign w:val="center"/>
            <w:hideMark/>
          </w:tcPr>
          <w:p w14:paraId="48D9B82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基础支撑子系统</w:t>
            </w:r>
          </w:p>
        </w:tc>
        <w:tc>
          <w:tcPr>
            <w:tcW w:w="1430" w:type="dxa"/>
            <w:tcBorders>
              <w:top w:val="nil"/>
              <w:left w:val="nil"/>
              <w:bottom w:val="single" w:sz="4" w:space="0" w:color="auto"/>
              <w:right w:val="single" w:sz="4" w:space="0" w:color="auto"/>
            </w:tcBorders>
            <w:noWrap/>
            <w:vAlign w:val="center"/>
            <w:hideMark/>
          </w:tcPr>
          <w:p w14:paraId="637B87B6"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外部系统对接</w:t>
            </w:r>
          </w:p>
        </w:tc>
        <w:tc>
          <w:tcPr>
            <w:tcW w:w="4030" w:type="dxa"/>
            <w:tcBorders>
              <w:top w:val="nil"/>
              <w:left w:val="nil"/>
              <w:bottom w:val="single" w:sz="4" w:space="0" w:color="auto"/>
              <w:right w:val="single" w:sz="4" w:space="0" w:color="auto"/>
            </w:tcBorders>
            <w:noWrap/>
            <w:vAlign w:val="center"/>
            <w:hideMark/>
          </w:tcPr>
          <w:p w14:paraId="15124A81"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车端\路侧\云控\智慧公交等系统对接</w:t>
            </w:r>
          </w:p>
        </w:tc>
        <w:tc>
          <w:tcPr>
            <w:tcW w:w="1180" w:type="dxa"/>
            <w:tcBorders>
              <w:top w:val="nil"/>
              <w:left w:val="nil"/>
              <w:bottom w:val="single" w:sz="4" w:space="0" w:color="auto"/>
              <w:right w:val="single" w:sz="4" w:space="0" w:color="auto"/>
            </w:tcBorders>
            <w:noWrap/>
            <w:vAlign w:val="center"/>
            <w:hideMark/>
          </w:tcPr>
          <w:p w14:paraId="79C0F43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8</w:t>
            </w:r>
          </w:p>
        </w:tc>
        <w:tc>
          <w:tcPr>
            <w:tcW w:w="1348" w:type="dxa"/>
            <w:tcBorders>
              <w:top w:val="single" w:sz="4" w:space="0" w:color="auto"/>
              <w:left w:val="nil"/>
              <w:bottom w:val="nil"/>
              <w:right w:val="single" w:sz="4" w:space="0" w:color="auto"/>
            </w:tcBorders>
            <w:vAlign w:val="center"/>
            <w:hideMark/>
          </w:tcPr>
          <w:p w14:paraId="7A664C34"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41865FC0"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B14222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160,000 </w:t>
            </w:r>
          </w:p>
        </w:tc>
      </w:tr>
      <w:tr w:rsidR="001E7196" w:rsidRPr="001E7196" w14:paraId="642EB9BB"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622FB51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15</w:t>
            </w:r>
          </w:p>
        </w:tc>
        <w:tc>
          <w:tcPr>
            <w:tcW w:w="1230" w:type="dxa"/>
            <w:vMerge/>
            <w:tcBorders>
              <w:top w:val="nil"/>
              <w:left w:val="single" w:sz="4" w:space="0" w:color="auto"/>
              <w:bottom w:val="single" w:sz="4" w:space="0" w:color="auto"/>
              <w:right w:val="single" w:sz="4" w:space="0" w:color="auto"/>
            </w:tcBorders>
            <w:vAlign w:val="center"/>
            <w:hideMark/>
          </w:tcPr>
          <w:p w14:paraId="5B42FF55"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noWrap/>
            <w:vAlign w:val="center"/>
            <w:hideMark/>
          </w:tcPr>
          <w:p w14:paraId="344A40C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数据采集与处理</w:t>
            </w:r>
          </w:p>
        </w:tc>
        <w:tc>
          <w:tcPr>
            <w:tcW w:w="4030" w:type="dxa"/>
            <w:tcBorders>
              <w:top w:val="nil"/>
              <w:left w:val="nil"/>
              <w:bottom w:val="single" w:sz="4" w:space="0" w:color="auto"/>
              <w:right w:val="single" w:sz="4" w:space="0" w:color="auto"/>
            </w:tcBorders>
            <w:noWrap/>
            <w:vAlign w:val="center"/>
            <w:hideMark/>
          </w:tcPr>
          <w:p w14:paraId="1FA34D5C"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数据治理</w:t>
            </w:r>
          </w:p>
        </w:tc>
        <w:tc>
          <w:tcPr>
            <w:tcW w:w="1180" w:type="dxa"/>
            <w:tcBorders>
              <w:top w:val="nil"/>
              <w:left w:val="nil"/>
              <w:bottom w:val="single" w:sz="4" w:space="0" w:color="auto"/>
              <w:right w:val="single" w:sz="4" w:space="0" w:color="auto"/>
            </w:tcBorders>
            <w:noWrap/>
            <w:vAlign w:val="center"/>
            <w:hideMark/>
          </w:tcPr>
          <w:p w14:paraId="56DB981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348" w:type="dxa"/>
            <w:tcBorders>
              <w:top w:val="single" w:sz="4" w:space="0" w:color="auto"/>
              <w:left w:val="nil"/>
              <w:bottom w:val="nil"/>
              <w:right w:val="single" w:sz="4" w:space="0" w:color="auto"/>
            </w:tcBorders>
            <w:vAlign w:val="center"/>
            <w:hideMark/>
          </w:tcPr>
          <w:p w14:paraId="41658F41"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70358A9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113158E"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50,000 </w:t>
            </w:r>
          </w:p>
        </w:tc>
      </w:tr>
      <w:tr w:rsidR="001E7196" w:rsidRPr="001E7196" w14:paraId="0C9B651D" w14:textId="77777777" w:rsidTr="001E7196">
        <w:trPr>
          <w:trHeight w:val="280"/>
        </w:trPr>
        <w:tc>
          <w:tcPr>
            <w:tcW w:w="780" w:type="dxa"/>
            <w:tcBorders>
              <w:top w:val="nil"/>
              <w:left w:val="single" w:sz="8" w:space="0" w:color="auto"/>
              <w:bottom w:val="single" w:sz="4" w:space="0" w:color="auto"/>
              <w:right w:val="single" w:sz="4" w:space="0" w:color="auto"/>
            </w:tcBorders>
            <w:noWrap/>
            <w:vAlign w:val="center"/>
            <w:hideMark/>
          </w:tcPr>
          <w:p w14:paraId="6F98304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16</w:t>
            </w:r>
          </w:p>
        </w:tc>
        <w:tc>
          <w:tcPr>
            <w:tcW w:w="1230" w:type="dxa"/>
            <w:vMerge/>
            <w:tcBorders>
              <w:top w:val="nil"/>
              <w:left w:val="single" w:sz="4" w:space="0" w:color="auto"/>
              <w:bottom w:val="single" w:sz="4" w:space="0" w:color="auto"/>
              <w:right w:val="single" w:sz="4" w:space="0" w:color="auto"/>
            </w:tcBorders>
            <w:vAlign w:val="center"/>
            <w:hideMark/>
          </w:tcPr>
          <w:p w14:paraId="3C80B22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noWrap/>
            <w:vAlign w:val="center"/>
            <w:hideMark/>
          </w:tcPr>
          <w:p w14:paraId="303ED849"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设备管理</w:t>
            </w:r>
          </w:p>
        </w:tc>
        <w:tc>
          <w:tcPr>
            <w:tcW w:w="4030" w:type="dxa"/>
            <w:tcBorders>
              <w:top w:val="nil"/>
              <w:left w:val="nil"/>
              <w:bottom w:val="single" w:sz="4" w:space="0" w:color="auto"/>
              <w:right w:val="single" w:sz="4" w:space="0" w:color="auto"/>
            </w:tcBorders>
            <w:noWrap/>
            <w:vAlign w:val="center"/>
            <w:hideMark/>
          </w:tcPr>
          <w:p w14:paraId="75FC2DC0"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车端设备运维与升级</w:t>
            </w:r>
          </w:p>
        </w:tc>
        <w:tc>
          <w:tcPr>
            <w:tcW w:w="1180" w:type="dxa"/>
            <w:tcBorders>
              <w:top w:val="nil"/>
              <w:left w:val="nil"/>
              <w:bottom w:val="single" w:sz="4" w:space="0" w:color="auto"/>
              <w:right w:val="single" w:sz="4" w:space="0" w:color="auto"/>
            </w:tcBorders>
            <w:noWrap/>
            <w:vAlign w:val="center"/>
            <w:hideMark/>
          </w:tcPr>
          <w:p w14:paraId="667418A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3.5</w:t>
            </w:r>
          </w:p>
        </w:tc>
        <w:tc>
          <w:tcPr>
            <w:tcW w:w="1348" w:type="dxa"/>
            <w:tcBorders>
              <w:top w:val="single" w:sz="4" w:space="0" w:color="auto"/>
              <w:left w:val="nil"/>
              <w:bottom w:val="nil"/>
              <w:right w:val="single" w:sz="4" w:space="0" w:color="auto"/>
            </w:tcBorders>
            <w:vAlign w:val="center"/>
            <w:hideMark/>
          </w:tcPr>
          <w:p w14:paraId="0EE2D341"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2ECF1F82"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5AF88F39"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70,000 </w:t>
            </w:r>
          </w:p>
        </w:tc>
      </w:tr>
      <w:tr w:rsidR="001E7196" w:rsidRPr="001E7196" w14:paraId="56B23090" w14:textId="77777777" w:rsidTr="001E7196">
        <w:trPr>
          <w:trHeight w:val="600"/>
        </w:trPr>
        <w:tc>
          <w:tcPr>
            <w:tcW w:w="780" w:type="dxa"/>
            <w:tcBorders>
              <w:top w:val="nil"/>
              <w:left w:val="single" w:sz="8" w:space="0" w:color="auto"/>
              <w:bottom w:val="single" w:sz="4" w:space="0" w:color="auto"/>
              <w:right w:val="single" w:sz="4" w:space="0" w:color="auto"/>
            </w:tcBorders>
            <w:noWrap/>
            <w:vAlign w:val="center"/>
            <w:hideMark/>
          </w:tcPr>
          <w:p w14:paraId="4082B02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17</w:t>
            </w:r>
          </w:p>
        </w:tc>
        <w:tc>
          <w:tcPr>
            <w:tcW w:w="1230" w:type="dxa"/>
            <w:vMerge w:val="restart"/>
            <w:tcBorders>
              <w:top w:val="nil"/>
              <w:left w:val="single" w:sz="4" w:space="0" w:color="auto"/>
              <w:bottom w:val="single" w:sz="4" w:space="0" w:color="auto"/>
              <w:right w:val="single" w:sz="4" w:space="0" w:color="auto"/>
            </w:tcBorders>
            <w:vAlign w:val="center"/>
            <w:hideMark/>
          </w:tcPr>
          <w:p w14:paraId="70AB8401"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智慧公交系统改造</w:t>
            </w:r>
          </w:p>
        </w:tc>
        <w:tc>
          <w:tcPr>
            <w:tcW w:w="1430" w:type="dxa"/>
            <w:tcBorders>
              <w:top w:val="nil"/>
              <w:left w:val="nil"/>
              <w:bottom w:val="single" w:sz="4" w:space="0" w:color="auto"/>
              <w:right w:val="single" w:sz="4" w:space="0" w:color="auto"/>
            </w:tcBorders>
            <w:vAlign w:val="center"/>
            <w:hideMark/>
          </w:tcPr>
          <w:p w14:paraId="7EF40608"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数据平台接口改造利旧</w:t>
            </w:r>
          </w:p>
        </w:tc>
        <w:tc>
          <w:tcPr>
            <w:tcW w:w="4030" w:type="dxa"/>
            <w:tcBorders>
              <w:top w:val="nil"/>
              <w:left w:val="nil"/>
              <w:bottom w:val="single" w:sz="4" w:space="0" w:color="auto"/>
              <w:right w:val="single" w:sz="4" w:space="0" w:color="auto"/>
            </w:tcBorders>
            <w:hideMark/>
          </w:tcPr>
          <w:p w14:paraId="729861DB"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智慧公交各系统与网联公交系统的数据交互的接口开发</w:t>
            </w:r>
          </w:p>
        </w:tc>
        <w:tc>
          <w:tcPr>
            <w:tcW w:w="1180" w:type="dxa"/>
            <w:tcBorders>
              <w:top w:val="nil"/>
              <w:left w:val="nil"/>
              <w:bottom w:val="single" w:sz="4" w:space="0" w:color="auto"/>
              <w:right w:val="single" w:sz="4" w:space="0" w:color="auto"/>
            </w:tcBorders>
            <w:noWrap/>
            <w:vAlign w:val="center"/>
            <w:hideMark/>
          </w:tcPr>
          <w:p w14:paraId="5AEEFFA0"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348" w:type="dxa"/>
            <w:tcBorders>
              <w:top w:val="single" w:sz="4" w:space="0" w:color="auto"/>
              <w:left w:val="nil"/>
              <w:bottom w:val="single" w:sz="4" w:space="0" w:color="auto"/>
              <w:right w:val="single" w:sz="4" w:space="0" w:color="auto"/>
            </w:tcBorders>
            <w:vAlign w:val="center"/>
            <w:hideMark/>
          </w:tcPr>
          <w:p w14:paraId="1DD17AB6"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085D6CF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0328FE58"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50,000 </w:t>
            </w:r>
          </w:p>
        </w:tc>
      </w:tr>
      <w:tr w:rsidR="001E7196" w:rsidRPr="001E7196" w14:paraId="505DC82D" w14:textId="77777777" w:rsidTr="001E7196">
        <w:trPr>
          <w:trHeight w:val="900"/>
        </w:trPr>
        <w:tc>
          <w:tcPr>
            <w:tcW w:w="780" w:type="dxa"/>
            <w:tcBorders>
              <w:top w:val="single" w:sz="4" w:space="0" w:color="auto"/>
              <w:left w:val="single" w:sz="4" w:space="0" w:color="auto"/>
              <w:bottom w:val="single" w:sz="4" w:space="0" w:color="auto"/>
              <w:right w:val="single" w:sz="4" w:space="0" w:color="auto"/>
            </w:tcBorders>
            <w:noWrap/>
            <w:vAlign w:val="center"/>
            <w:hideMark/>
          </w:tcPr>
          <w:p w14:paraId="0CFDDFC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lastRenderedPageBreak/>
              <w:t>18</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027FA400"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75C3566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营运调度系统改造利旧</w:t>
            </w:r>
          </w:p>
        </w:tc>
        <w:tc>
          <w:tcPr>
            <w:tcW w:w="4030" w:type="dxa"/>
            <w:tcBorders>
              <w:top w:val="single" w:sz="4" w:space="0" w:color="auto"/>
              <w:left w:val="nil"/>
              <w:bottom w:val="single" w:sz="4" w:space="0" w:color="auto"/>
              <w:right w:val="single" w:sz="4" w:space="0" w:color="auto"/>
            </w:tcBorders>
            <w:hideMark/>
          </w:tcPr>
          <w:p w14:paraId="61D5EB42"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对接网联公交系统突发事件\景区车辆位置及流量\路径规划等信息</w:t>
            </w:r>
          </w:p>
        </w:tc>
        <w:tc>
          <w:tcPr>
            <w:tcW w:w="1180" w:type="dxa"/>
            <w:tcBorders>
              <w:top w:val="single" w:sz="4" w:space="0" w:color="auto"/>
              <w:left w:val="nil"/>
              <w:bottom w:val="single" w:sz="4" w:space="0" w:color="auto"/>
              <w:right w:val="single" w:sz="4" w:space="0" w:color="auto"/>
            </w:tcBorders>
            <w:noWrap/>
            <w:vAlign w:val="center"/>
            <w:hideMark/>
          </w:tcPr>
          <w:p w14:paraId="66AF24E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6.5</w:t>
            </w:r>
          </w:p>
        </w:tc>
        <w:tc>
          <w:tcPr>
            <w:tcW w:w="1348" w:type="dxa"/>
            <w:tcBorders>
              <w:top w:val="single" w:sz="4" w:space="0" w:color="auto"/>
              <w:left w:val="nil"/>
              <w:bottom w:val="single" w:sz="4" w:space="0" w:color="auto"/>
              <w:right w:val="single" w:sz="4" w:space="0" w:color="auto"/>
            </w:tcBorders>
            <w:vAlign w:val="center"/>
            <w:hideMark/>
          </w:tcPr>
          <w:p w14:paraId="6827C1A1"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583C2629"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4" w:space="0" w:color="auto"/>
            </w:tcBorders>
            <w:noWrap/>
            <w:vAlign w:val="center"/>
            <w:hideMark/>
          </w:tcPr>
          <w:p w14:paraId="1690E995"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130,000 </w:t>
            </w:r>
          </w:p>
        </w:tc>
      </w:tr>
      <w:tr w:rsidR="001E7196" w:rsidRPr="001E7196" w14:paraId="7836934F" w14:textId="77777777" w:rsidTr="001E7196">
        <w:trPr>
          <w:trHeight w:val="900"/>
        </w:trPr>
        <w:tc>
          <w:tcPr>
            <w:tcW w:w="780" w:type="dxa"/>
            <w:tcBorders>
              <w:top w:val="single" w:sz="4" w:space="0" w:color="auto"/>
              <w:left w:val="single" w:sz="8" w:space="0" w:color="auto"/>
              <w:bottom w:val="single" w:sz="4" w:space="0" w:color="auto"/>
              <w:right w:val="single" w:sz="4" w:space="0" w:color="auto"/>
            </w:tcBorders>
            <w:noWrap/>
            <w:vAlign w:val="center"/>
            <w:hideMark/>
          </w:tcPr>
          <w:p w14:paraId="38D55864"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19</w:t>
            </w:r>
          </w:p>
        </w:tc>
        <w:tc>
          <w:tcPr>
            <w:tcW w:w="1230" w:type="dxa"/>
            <w:vMerge/>
            <w:tcBorders>
              <w:top w:val="single" w:sz="4" w:space="0" w:color="auto"/>
              <w:left w:val="single" w:sz="4" w:space="0" w:color="auto"/>
              <w:bottom w:val="single" w:sz="4" w:space="0" w:color="auto"/>
              <w:right w:val="single" w:sz="4" w:space="0" w:color="auto"/>
            </w:tcBorders>
            <w:vAlign w:val="center"/>
            <w:hideMark/>
          </w:tcPr>
          <w:p w14:paraId="6BACB956"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vMerge/>
            <w:tcBorders>
              <w:top w:val="single" w:sz="4" w:space="0" w:color="auto"/>
              <w:left w:val="single" w:sz="4" w:space="0" w:color="auto"/>
              <w:bottom w:val="single" w:sz="4" w:space="0" w:color="auto"/>
              <w:right w:val="single" w:sz="4" w:space="0" w:color="auto"/>
            </w:tcBorders>
            <w:vAlign w:val="center"/>
            <w:hideMark/>
          </w:tcPr>
          <w:p w14:paraId="5C4EFD3E"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4030" w:type="dxa"/>
            <w:tcBorders>
              <w:top w:val="single" w:sz="4" w:space="0" w:color="auto"/>
              <w:left w:val="nil"/>
              <w:bottom w:val="single" w:sz="4" w:space="0" w:color="auto"/>
              <w:right w:val="single" w:sz="4" w:space="0" w:color="auto"/>
            </w:tcBorders>
            <w:hideMark/>
          </w:tcPr>
          <w:p w14:paraId="5D562E08"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调度工单系统弹出信息及调度员线路审核与下发等功能的改造</w:t>
            </w:r>
          </w:p>
        </w:tc>
        <w:tc>
          <w:tcPr>
            <w:tcW w:w="1180" w:type="dxa"/>
            <w:tcBorders>
              <w:top w:val="single" w:sz="4" w:space="0" w:color="auto"/>
              <w:left w:val="nil"/>
              <w:bottom w:val="single" w:sz="4" w:space="0" w:color="auto"/>
              <w:right w:val="single" w:sz="4" w:space="0" w:color="auto"/>
            </w:tcBorders>
            <w:noWrap/>
            <w:vAlign w:val="center"/>
            <w:hideMark/>
          </w:tcPr>
          <w:p w14:paraId="4E30C212"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1.75</w:t>
            </w:r>
          </w:p>
        </w:tc>
        <w:tc>
          <w:tcPr>
            <w:tcW w:w="1348" w:type="dxa"/>
            <w:tcBorders>
              <w:top w:val="single" w:sz="4" w:space="0" w:color="auto"/>
              <w:left w:val="nil"/>
              <w:bottom w:val="nil"/>
              <w:right w:val="single" w:sz="4" w:space="0" w:color="auto"/>
            </w:tcBorders>
            <w:vAlign w:val="center"/>
            <w:hideMark/>
          </w:tcPr>
          <w:p w14:paraId="3F920C39"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single" w:sz="4" w:space="0" w:color="auto"/>
              <w:left w:val="nil"/>
              <w:bottom w:val="single" w:sz="4" w:space="0" w:color="auto"/>
              <w:right w:val="single" w:sz="4" w:space="0" w:color="auto"/>
            </w:tcBorders>
            <w:vAlign w:val="center"/>
            <w:hideMark/>
          </w:tcPr>
          <w:p w14:paraId="60EBBED2"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single" w:sz="4" w:space="0" w:color="auto"/>
              <w:left w:val="nil"/>
              <w:bottom w:val="single" w:sz="4" w:space="0" w:color="auto"/>
              <w:right w:val="single" w:sz="8" w:space="0" w:color="auto"/>
            </w:tcBorders>
            <w:noWrap/>
            <w:vAlign w:val="center"/>
            <w:hideMark/>
          </w:tcPr>
          <w:p w14:paraId="4F046F81"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35,000 </w:t>
            </w:r>
          </w:p>
        </w:tc>
      </w:tr>
      <w:tr w:rsidR="001E7196" w:rsidRPr="001E7196" w14:paraId="614EEA36" w14:textId="77777777" w:rsidTr="001E7196">
        <w:trPr>
          <w:trHeight w:val="900"/>
        </w:trPr>
        <w:tc>
          <w:tcPr>
            <w:tcW w:w="780" w:type="dxa"/>
            <w:tcBorders>
              <w:top w:val="nil"/>
              <w:left w:val="single" w:sz="8" w:space="0" w:color="auto"/>
              <w:bottom w:val="single" w:sz="4" w:space="0" w:color="auto"/>
              <w:right w:val="single" w:sz="4" w:space="0" w:color="auto"/>
            </w:tcBorders>
            <w:noWrap/>
            <w:vAlign w:val="center"/>
            <w:hideMark/>
          </w:tcPr>
          <w:p w14:paraId="60BE29A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20</w:t>
            </w:r>
          </w:p>
        </w:tc>
        <w:tc>
          <w:tcPr>
            <w:tcW w:w="1230" w:type="dxa"/>
            <w:vMerge/>
            <w:tcBorders>
              <w:top w:val="nil"/>
              <w:left w:val="single" w:sz="4" w:space="0" w:color="auto"/>
              <w:bottom w:val="single" w:sz="4" w:space="0" w:color="auto"/>
              <w:right w:val="single" w:sz="4" w:space="0" w:color="auto"/>
            </w:tcBorders>
            <w:vAlign w:val="center"/>
            <w:hideMark/>
          </w:tcPr>
          <w:p w14:paraId="7A517B94" w14:textId="77777777" w:rsidR="001E7196" w:rsidRPr="001E7196" w:rsidRDefault="001E7196" w:rsidP="001E7196">
            <w:pPr>
              <w:widowControl/>
              <w:spacing w:line="240" w:lineRule="auto"/>
              <w:jc w:val="left"/>
              <w:rPr>
                <w:rFonts w:ascii="宋体" w:hAnsi="宋体" w:cs="宋体" w:hint="eastAsia"/>
                <w:b w:val="0"/>
                <w:kern w:val="0"/>
                <w:sz w:val="20"/>
              </w:rPr>
            </w:pPr>
          </w:p>
        </w:tc>
        <w:tc>
          <w:tcPr>
            <w:tcW w:w="1430" w:type="dxa"/>
            <w:tcBorders>
              <w:top w:val="nil"/>
              <w:left w:val="nil"/>
              <w:bottom w:val="single" w:sz="4" w:space="0" w:color="auto"/>
              <w:right w:val="single" w:sz="4" w:space="0" w:color="auto"/>
            </w:tcBorders>
            <w:vAlign w:val="center"/>
            <w:hideMark/>
          </w:tcPr>
          <w:p w14:paraId="22FEE3A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场站管理系统改造</w:t>
            </w:r>
          </w:p>
        </w:tc>
        <w:tc>
          <w:tcPr>
            <w:tcW w:w="4030" w:type="dxa"/>
            <w:tcBorders>
              <w:top w:val="nil"/>
              <w:left w:val="nil"/>
              <w:bottom w:val="single" w:sz="4" w:space="0" w:color="auto"/>
              <w:right w:val="single" w:sz="4" w:space="0" w:color="auto"/>
            </w:tcBorders>
            <w:hideMark/>
          </w:tcPr>
          <w:p w14:paraId="276FBC42"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对接网联公交系统的站台巡检结果,并进行结果审核与工单下发</w:t>
            </w:r>
          </w:p>
        </w:tc>
        <w:tc>
          <w:tcPr>
            <w:tcW w:w="1180" w:type="dxa"/>
            <w:tcBorders>
              <w:top w:val="nil"/>
              <w:left w:val="nil"/>
              <w:bottom w:val="single" w:sz="4" w:space="0" w:color="auto"/>
              <w:right w:val="single" w:sz="4" w:space="0" w:color="auto"/>
            </w:tcBorders>
            <w:noWrap/>
            <w:vAlign w:val="center"/>
            <w:hideMark/>
          </w:tcPr>
          <w:p w14:paraId="0495F3DE"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2.5</w:t>
            </w:r>
          </w:p>
        </w:tc>
        <w:tc>
          <w:tcPr>
            <w:tcW w:w="1348" w:type="dxa"/>
            <w:tcBorders>
              <w:top w:val="single" w:sz="4" w:space="0" w:color="auto"/>
              <w:left w:val="nil"/>
              <w:bottom w:val="nil"/>
              <w:right w:val="single" w:sz="4" w:space="0" w:color="auto"/>
            </w:tcBorders>
            <w:vAlign w:val="center"/>
            <w:hideMark/>
          </w:tcPr>
          <w:p w14:paraId="07B92E7E" w14:textId="77777777" w:rsidR="001E7196" w:rsidRPr="001E7196" w:rsidRDefault="001E7196" w:rsidP="001E7196">
            <w:pPr>
              <w:widowControl/>
              <w:spacing w:line="240" w:lineRule="auto"/>
              <w:jc w:val="right"/>
              <w:rPr>
                <w:rFonts w:ascii="宋体" w:hAnsi="宋体" w:cs="宋体" w:hint="eastAsia"/>
                <w:b w:val="0"/>
                <w:kern w:val="0"/>
                <w:sz w:val="22"/>
                <w:szCs w:val="22"/>
              </w:rPr>
            </w:pPr>
            <w:r w:rsidRPr="001E7196">
              <w:rPr>
                <w:rFonts w:ascii="宋体" w:hAnsi="宋体" w:cs="宋体" w:hint="eastAsia"/>
                <w:b w:val="0"/>
                <w:kern w:val="0"/>
                <w:sz w:val="22"/>
                <w:szCs w:val="22"/>
              </w:rPr>
              <w:t xml:space="preserve">        20,000 </w:t>
            </w:r>
          </w:p>
        </w:tc>
        <w:tc>
          <w:tcPr>
            <w:tcW w:w="783" w:type="dxa"/>
            <w:tcBorders>
              <w:top w:val="nil"/>
              <w:left w:val="nil"/>
              <w:bottom w:val="single" w:sz="4" w:space="0" w:color="auto"/>
              <w:right w:val="single" w:sz="4" w:space="0" w:color="auto"/>
            </w:tcBorders>
            <w:vAlign w:val="center"/>
            <w:hideMark/>
          </w:tcPr>
          <w:p w14:paraId="66395D01"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6%</w:t>
            </w:r>
          </w:p>
        </w:tc>
        <w:tc>
          <w:tcPr>
            <w:tcW w:w="2140" w:type="dxa"/>
            <w:tcBorders>
              <w:top w:val="nil"/>
              <w:left w:val="nil"/>
              <w:bottom w:val="single" w:sz="4" w:space="0" w:color="auto"/>
              <w:right w:val="single" w:sz="8" w:space="0" w:color="auto"/>
            </w:tcBorders>
            <w:noWrap/>
            <w:vAlign w:val="center"/>
            <w:hideMark/>
          </w:tcPr>
          <w:p w14:paraId="41B1E946"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50,000 </w:t>
            </w:r>
          </w:p>
        </w:tc>
      </w:tr>
      <w:tr w:rsidR="001E7196" w:rsidRPr="001E7196" w14:paraId="3B025F99" w14:textId="77777777" w:rsidTr="001E7196">
        <w:trPr>
          <w:trHeight w:val="300"/>
        </w:trPr>
        <w:tc>
          <w:tcPr>
            <w:tcW w:w="780" w:type="dxa"/>
            <w:tcBorders>
              <w:top w:val="nil"/>
              <w:left w:val="single" w:sz="8" w:space="0" w:color="auto"/>
              <w:bottom w:val="nil"/>
              <w:right w:val="single" w:sz="4" w:space="0" w:color="auto"/>
            </w:tcBorders>
            <w:noWrap/>
            <w:vAlign w:val="center"/>
            <w:hideMark/>
          </w:tcPr>
          <w:p w14:paraId="2B7BF3E8"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21</w:t>
            </w:r>
          </w:p>
        </w:tc>
        <w:tc>
          <w:tcPr>
            <w:tcW w:w="6690" w:type="dxa"/>
            <w:gridSpan w:val="3"/>
            <w:tcBorders>
              <w:top w:val="single" w:sz="4" w:space="0" w:color="auto"/>
              <w:left w:val="nil"/>
              <w:bottom w:val="nil"/>
              <w:right w:val="single" w:sz="4" w:space="0" w:color="auto"/>
            </w:tcBorders>
            <w:noWrap/>
            <w:vAlign w:val="center"/>
            <w:hideMark/>
          </w:tcPr>
          <w:p w14:paraId="4D48E06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合计</w:t>
            </w:r>
          </w:p>
        </w:tc>
        <w:tc>
          <w:tcPr>
            <w:tcW w:w="1180" w:type="dxa"/>
            <w:tcBorders>
              <w:top w:val="nil"/>
              <w:left w:val="nil"/>
              <w:bottom w:val="nil"/>
              <w:right w:val="single" w:sz="4" w:space="0" w:color="auto"/>
            </w:tcBorders>
            <w:noWrap/>
            <w:vAlign w:val="center"/>
            <w:hideMark/>
          </w:tcPr>
          <w:p w14:paraId="7FD59014" w14:textId="77777777" w:rsidR="001E7196" w:rsidRPr="001E7196" w:rsidRDefault="001E7196" w:rsidP="001E7196">
            <w:pPr>
              <w:widowControl/>
              <w:spacing w:line="240" w:lineRule="auto"/>
              <w:jc w:val="left"/>
              <w:rPr>
                <w:rFonts w:ascii="宋体" w:hAnsi="宋体" w:cs="宋体" w:hint="eastAsia"/>
                <w:bCs/>
                <w:kern w:val="0"/>
                <w:sz w:val="20"/>
              </w:rPr>
            </w:pPr>
            <w:r w:rsidRPr="001E7196">
              <w:rPr>
                <w:rFonts w:ascii="宋体" w:hAnsi="宋体" w:cs="宋体" w:hint="eastAsia"/>
                <w:bCs/>
                <w:kern w:val="0"/>
                <w:sz w:val="20"/>
              </w:rPr>
              <w:t xml:space="preserve">　</w:t>
            </w:r>
          </w:p>
        </w:tc>
        <w:tc>
          <w:tcPr>
            <w:tcW w:w="1348" w:type="dxa"/>
            <w:tcBorders>
              <w:top w:val="single" w:sz="4" w:space="0" w:color="auto"/>
              <w:left w:val="nil"/>
              <w:bottom w:val="nil"/>
              <w:right w:val="single" w:sz="4" w:space="0" w:color="auto"/>
            </w:tcBorders>
            <w:noWrap/>
            <w:vAlign w:val="center"/>
            <w:hideMark/>
          </w:tcPr>
          <w:p w14:paraId="3F05461A"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 xml:space="preserve">　</w:t>
            </w:r>
          </w:p>
        </w:tc>
        <w:tc>
          <w:tcPr>
            <w:tcW w:w="783" w:type="dxa"/>
            <w:tcBorders>
              <w:top w:val="nil"/>
              <w:left w:val="nil"/>
              <w:bottom w:val="nil"/>
              <w:right w:val="single" w:sz="4" w:space="0" w:color="auto"/>
            </w:tcBorders>
            <w:vAlign w:val="center"/>
            <w:hideMark/>
          </w:tcPr>
          <w:p w14:paraId="485F306E" w14:textId="77777777" w:rsidR="001E7196" w:rsidRPr="001E7196" w:rsidRDefault="001E7196" w:rsidP="001E7196">
            <w:pPr>
              <w:widowControl/>
              <w:spacing w:line="240" w:lineRule="auto"/>
              <w:jc w:val="center"/>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　</w:t>
            </w:r>
          </w:p>
        </w:tc>
        <w:tc>
          <w:tcPr>
            <w:tcW w:w="2140" w:type="dxa"/>
            <w:tcBorders>
              <w:top w:val="nil"/>
              <w:left w:val="nil"/>
              <w:bottom w:val="nil"/>
              <w:right w:val="single" w:sz="8" w:space="0" w:color="auto"/>
            </w:tcBorders>
            <w:noWrap/>
            <w:vAlign w:val="center"/>
            <w:hideMark/>
          </w:tcPr>
          <w:p w14:paraId="06D1D5C3"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3,055,000 </w:t>
            </w:r>
          </w:p>
        </w:tc>
      </w:tr>
      <w:tr w:rsidR="001E7196" w:rsidRPr="001E7196" w14:paraId="01B69F0E" w14:textId="77777777" w:rsidTr="001E7196">
        <w:trPr>
          <w:trHeight w:val="300"/>
        </w:trPr>
        <w:tc>
          <w:tcPr>
            <w:tcW w:w="780" w:type="dxa"/>
            <w:tcBorders>
              <w:top w:val="single" w:sz="8" w:space="0" w:color="auto"/>
              <w:left w:val="single" w:sz="8" w:space="0" w:color="auto"/>
              <w:bottom w:val="single" w:sz="8" w:space="0" w:color="auto"/>
              <w:right w:val="single" w:sz="4" w:space="0" w:color="auto"/>
            </w:tcBorders>
            <w:noWrap/>
            <w:vAlign w:val="center"/>
            <w:hideMark/>
          </w:tcPr>
          <w:p w14:paraId="651A4E8A"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22</w:t>
            </w:r>
          </w:p>
        </w:tc>
        <w:tc>
          <w:tcPr>
            <w:tcW w:w="6690" w:type="dxa"/>
            <w:gridSpan w:val="3"/>
            <w:tcBorders>
              <w:top w:val="single" w:sz="8" w:space="0" w:color="auto"/>
              <w:left w:val="nil"/>
              <w:bottom w:val="single" w:sz="8" w:space="0" w:color="auto"/>
              <w:right w:val="single" w:sz="4" w:space="0" w:color="auto"/>
            </w:tcBorders>
            <w:noWrap/>
            <w:vAlign w:val="center"/>
            <w:hideMark/>
          </w:tcPr>
          <w:p w14:paraId="3D43FBCB"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一次性优惠后价格</w:t>
            </w:r>
          </w:p>
        </w:tc>
        <w:tc>
          <w:tcPr>
            <w:tcW w:w="1180" w:type="dxa"/>
            <w:tcBorders>
              <w:top w:val="single" w:sz="8" w:space="0" w:color="auto"/>
              <w:left w:val="nil"/>
              <w:bottom w:val="single" w:sz="8" w:space="0" w:color="auto"/>
              <w:right w:val="single" w:sz="4" w:space="0" w:color="auto"/>
            </w:tcBorders>
            <w:noWrap/>
            <w:vAlign w:val="center"/>
            <w:hideMark/>
          </w:tcPr>
          <w:p w14:paraId="741F77A8"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1348" w:type="dxa"/>
            <w:tcBorders>
              <w:top w:val="single" w:sz="8" w:space="0" w:color="auto"/>
              <w:left w:val="nil"/>
              <w:bottom w:val="single" w:sz="8" w:space="0" w:color="auto"/>
              <w:right w:val="single" w:sz="4" w:space="0" w:color="auto"/>
            </w:tcBorders>
            <w:noWrap/>
            <w:vAlign w:val="center"/>
            <w:hideMark/>
          </w:tcPr>
          <w:p w14:paraId="763E4AD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783" w:type="dxa"/>
            <w:tcBorders>
              <w:top w:val="single" w:sz="8" w:space="0" w:color="auto"/>
              <w:left w:val="nil"/>
              <w:bottom w:val="single" w:sz="8" w:space="0" w:color="auto"/>
              <w:right w:val="single" w:sz="4" w:space="0" w:color="auto"/>
            </w:tcBorders>
            <w:noWrap/>
            <w:vAlign w:val="center"/>
            <w:hideMark/>
          </w:tcPr>
          <w:p w14:paraId="4ECACA3D"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2140" w:type="dxa"/>
            <w:tcBorders>
              <w:top w:val="single" w:sz="8" w:space="0" w:color="auto"/>
              <w:left w:val="nil"/>
              <w:bottom w:val="single" w:sz="8" w:space="0" w:color="auto"/>
              <w:right w:val="single" w:sz="8" w:space="0" w:color="auto"/>
            </w:tcBorders>
            <w:noWrap/>
            <w:vAlign w:val="center"/>
            <w:hideMark/>
          </w:tcPr>
          <w:p w14:paraId="54BD6ACA" w14:textId="08DE1823" w:rsidR="001E7196" w:rsidRPr="001E7196" w:rsidRDefault="001E7196" w:rsidP="001E7196">
            <w:pPr>
              <w:widowControl/>
              <w:spacing w:line="240" w:lineRule="auto"/>
              <w:jc w:val="right"/>
              <w:rPr>
                <w:rFonts w:ascii="宋体" w:hAnsi="宋体" w:cs="宋体" w:hint="eastAsia"/>
                <w:bCs/>
                <w:color w:val="000000"/>
                <w:kern w:val="0"/>
                <w:sz w:val="20"/>
              </w:rPr>
            </w:pPr>
            <w:del w:id="155" w:author="Howie zhang" w:date="2025-07-16T15:19:00Z" w16du:dateUtc="2025-07-16T07:19:00Z">
              <w:r w:rsidRPr="001E7196" w:rsidDel="00B70B10">
                <w:rPr>
                  <w:rFonts w:ascii="宋体" w:hAnsi="宋体" w:cs="宋体" w:hint="eastAsia"/>
                  <w:bCs/>
                  <w:color w:val="000000"/>
                  <w:kern w:val="0"/>
                  <w:sz w:val="20"/>
                </w:rPr>
                <w:delText>2,596,750</w:delText>
              </w:r>
            </w:del>
            <w:ins w:id="156" w:author="Howie zhang" w:date="2025-07-16T15:19:00Z" w16du:dateUtc="2025-07-16T07:19:00Z">
              <w:r w:rsidR="00B70B10">
                <w:rPr>
                  <w:rFonts w:ascii="宋体" w:hAnsi="宋体" w:cs="宋体" w:hint="eastAsia"/>
                  <w:bCs/>
                  <w:color w:val="000000"/>
                  <w:kern w:val="0"/>
                  <w:sz w:val="20"/>
                </w:rPr>
                <w:t xml:space="preserve"> 2,597,750</w:t>
              </w:r>
            </w:ins>
            <w:r w:rsidRPr="001E7196">
              <w:rPr>
                <w:rFonts w:ascii="宋体" w:hAnsi="宋体" w:cs="宋体" w:hint="eastAsia"/>
                <w:bCs/>
                <w:color w:val="000000"/>
                <w:kern w:val="0"/>
                <w:sz w:val="20"/>
              </w:rPr>
              <w:t xml:space="preserve"> </w:t>
            </w:r>
          </w:p>
        </w:tc>
      </w:tr>
    </w:tbl>
    <w:p w14:paraId="4020D1E5" w14:textId="77777777" w:rsidR="0030763C" w:rsidRDefault="0030763C">
      <w:pPr>
        <w:pStyle w:val="ac"/>
      </w:pPr>
    </w:p>
    <w:tbl>
      <w:tblPr>
        <w:tblW w:w="12920" w:type="dxa"/>
        <w:tblLook w:val="04A0" w:firstRow="1" w:lastRow="0" w:firstColumn="1" w:lastColumn="0" w:noHBand="0" w:noVBand="1"/>
      </w:tblPr>
      <w:tblGrid>
        <w:gridCol w:w="666"/>
        <w:gridCol w:w="1650"/>
        <w:gridCol w:w="1286"/>
        <w:gridCol w:w="2802"/>
        <w:gridCol w:w="1543"/>
        <w:gridCol w:w="2090"/>
        <w:gridCol w:w="666"/>
        <w:gridCol w:w="2217"/>
      </w:tblGrid>
      <w:tr w:rsidR="001E7196" w:rsidRPr="001E7196" w14:paraId="4838ECBB" w14:textId="77777777" w:rsidTr="001E7196">
        <w:trPr>
          <w:trHeight w:val="300"/>
        </w:trPr>
        <w:tc>
          <w:tcPr>
            <w:tcW w:w="12920" w:type="dxa"/>
            <w:gridSpan w:val="8"/>
            <w:tcBorders>
              <w:top w:val="single" w:sz="8" w:space="0" w:color="auto"/>
              <w:left w:val="single" w:sz="8" w:space="0" w:color="auto"/>
              <w:bottom w:val="single" w:sz="8" w:space="0" w:color="auto"/>
              <w:right w:val="single" w:sz="8" w:space="0" w:color="000000"/>
            </w:tcBorders>
            <w:noWrap/>
            <w:vAlign w:val="center"/>
            <w:hideMark/>
          </w:tcPr>
          <w:p w14:paraId="3FC6C9CF"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锡山区车联网迁移服务</w:t>
            </w:r>
          </w:p>
        </w:tc>
      </w:tr>
      <w:tr w:rsidR="001E7196" w:rsidRPr="001E7196" w14:paraId="06D244C9" w14:textId="77777777" w:rsidTr="001E7196">
        <w:trPr>
          <w:trHeight w:val="620"/>
        </w:trPr>
        <w:tc>
          <w:tcPr>
            <w:tcW w:w="666" w:type="dxa"/>
            <w:tcBorders>
              <w:top w:val="nil"/>
              <w:left w:val="single" w:sz="8" w:space="0" w:color="auto"/>
              <w:bottom w:val="nil"/>
              <w:right w:val="single" w:sz="4" w:space="0" w:color="auto"/>
            </w:tcBorders>
            <w:shd w:val="clear" w:color="000000" w:fill="C0E6F5"/>
            <w:noWrap/>
            <w:vAlign w:val="center"/>
            <w:hideMark/>
          </w:tcPr>
          <w:p w14:paraId="4ADE964D"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序号</w:t>
            </w:r>
          </w:p>
        </w:tc>
        <w:tc>
          <w:tcPr>
            <w:tcW w:w="1650" w:type="dxa"/>
            <w:tcBorders>
              <w:top w:val="single" w:sz="8" w:space="0" w:color="auto"/>
              <w:left w:val="nil"/>
              <w:bottom w:val="nil"/>
              <w:right w:val="single" w:sz="4" w:space="0" w:color="auto"/>
            </w:tcBorders>
            <w:shd w:val="clear" w:color="000000" w:fill="C0E6F5"/>
            <w:noWrap/>
            <w:vAlign w:val="center"/>
            <w:hideMark/>
          </w:tcPr>
          <w:p w14:paraId="5838F60B"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子系统名称</w:t>
            </w:r>
          </w:p>
        </w:tc>
        <w:tc>
          <w:tcPr>
            <w:tcW w:w="1286" w:type="dxa"/>
            <w:tcBorders>
              <w:top w:val="single" w:sz="8" w:space="0" w:color="auto"/>
              <w:left w:val="nil"/>
              <w:bottom w:val="nil"/>
              <w:right w:val="single" w:sz="4" w:space="0" w:color="auto"/>
            </w:tcBorders>
            <w:shd w:val="clear" w:color="000000" w:fill="C0E6F5"/>
            <w:noWrap/>
            <w:vAlign w:val="center"/>
            <w:hideMark/>
          </w:tcPr>
          <w:p w14:paraId="1C43D752"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一级模块</w:t>
            </w:r>
          </w:p>
        </w:tc>
        <w:tc>
          <w:tcPr>
            <w:tcW w:w="2802" w:type="dxa"/>
            <w:tcBorders>
              <w:top w:val="single" w:sz="8" w:space="0" w:color="auto"/>
              <w:left w:val="nil"/>
              <w:bottom w:val="nil"/>
              <w:right w:val="single" w:sz="4" w:space="0" w:color="auto"/>
            </w:tcBorders>
            <w:shd w:val="clear" w:color="000000" w:fill="C0E6F5"/>
            <w:noWrap/>
            <w:vAlign w:val="center"/>
            <w:hideMark/>
          </w:tcPr>
          <w:p w14:paraId="71A817AA"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二级模块</w:t>
            </w:r>
          </w:p>
        </w:tc>
        <w:tc>
          <w:tcPr>
            <w:tcW w:w="1543" w:type="dxa"/>
            <w:tcBorders>
              <w:top w:val="single" w:sz="8" w:space="0" w:color="auto"/>
              <w:left w:val="nil"/>
              <w:bottom w:val="nil"/>
              <w:right w:val="single" w:sz="4" w:space="0" w:color="auto"/>
            </w:tcBorders>
            <w:shd w:val="clear" w:color="000000" w:fill="C0E6F5"/>
            <w:vAlign w:val="center"/>
            <w:hideMark/>
          </w:tcPr>
          <w:p w14:paraId="58A0BB69"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工作量(人·月)</w:t>
            </w:r>
          </w:p>
        </w:tc>
        <w:tc>
          <w:tcPr>
            <w:tcW w:w="2090" w:type="dxa"/>
            <w:tcBorders>
              <w:top w:val="single" w:sz="8" w:space="0" w:color="auto"/>
              <w:left w:val="nil"/>
              <w:bottom w:val="nil"/>
              <w:right w:val="single" w:sz="4" w:space="0" w:color="auto"/>
            </w:tcBorders>
            <w:shd w:val="clear" w:color="000000" w:fill="C0E6F5"/>
            <w:vAlign w:val="center"/>
            <w:hideMark/>
          </w:tcPr>
          <w:p w14:paraId="29427F24"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综合单价(人·月)</w:t>
            </w:r>
          </w:p>
        </w:tc>
        <w:tc>
          <w:tcPr>
            <w:tcW w:w="666" w:type="dxa"/>
            <w:tcBorders>
              <w:top w:val="single" w:sz="8" w:space="0" w:color="auto"/>
              <w:left w:val="nil"/>
              <w:bottom w:val="nil"/>
              <w:right w:val="single" w:sz="4" w:space="0" w:color="auto"/>
            </w:tcBorders>
            <w:shd w:val="clear" w:color="000000" w:fill="C0E6F5"/>
            <w:noWrap/>
            <w:vAlign w:val="center"/>
            <w:hideMark/>
          </w:tcPr>
          <w:p w14:paraId="7714534E" w14:textId="77777777" w:rsidR="001E7196" w:rsidRPr="001E7196" w:rsidRDefault="001E7196" w:rsidP="001E7196">
            <w:pPr>
              <w:widowControl/>
              <w:spacing w:line="240" w:lineRule="auto"/>
              <w:jc w:val="center"/>
              <w:rPr>
                <w:rFonts w:ascii="宋体" w:hAnsi="宋体" w:cs="宋体" w:hint="eastAsia"/>
                <w:bCs/>
                <w:kern w:val="0"/>
                <w:sz w:val="20"/>
              </w:rPr>
            </w:pPr>
            <w:r w:rsidRPr="001E7196">
              <w:rPr>
                <w:rFonts w:ascii="宋体" w:hAnsi="宋体" w:cs="宋体" w:hint="eastAsia"/>
                <w:bCs/>
                <w:kern w:val="0"/>
                <w:sz w:val="20"/>
              </w:rPr>
              <w:t>税率</w:t>
            </w:r>
          </w:p>
        </w:tc>
        <w:tc>
          <w:tcPr>
            <w:tcW w:w="2217" w:type="dxa"/>
            <w:tcBorders>
              <w:top w:val="single" w:sz="8" w:space="0" w:color="auto"/>
              <w:left w:val="nil"/>
              <w:bottom w:val="nil"/>
              <w:right w:val="single" w:sz="8" w:space="0" w:color="auto"/>
            </w:tcBorders>
            <w:shd w:val="clear" w:color="000000" w:fill="C0E6F5"/>
            <w:noWrap/>
            <w:vAlign w:val="center"/>
            <w:hideMark/>
          </w:tcPr>
          <w:p w14:paraId="61CCBF42" w14:textId="77777777" w:rsidR="001E7196" w:rsidRPr="001E7196" w:rsidRDefault="001E7196" w:rsidP="001E7196">
            <w:pPr>
              <w:widowControl/>
              <w:spacing w:line="240" w:lineRule="auto"/>
              <w:jc w:val="right"/>
              <w:rPr>
                <w:rFonts w:ascii="宋体" w:hAnsi="宋体" w:cs="宋体" w:hint="eastAsia"/>
                <w:bCs/>
                <w:kern w:val="0"/>
                <w:sz w:val="20"/>
              </w:rPr>
            </w:pPr>
            <w:r w:rsidRPr="001E7196">
              <w:rPr>
                <w:rFonts w:ascii="宋体" w:hAnsi="宋体" w:cs="宋体" w:hint="eastAsia"/>
                <w:bCs/>
                <w:kern w:val="0"/>
                <w:sz w:val="20"/>
              </w:rPr>
              <w:t>含税金额（元）</w:t>
            </w:r>
          </w:p>
        </w:tc>
      </w:tr>
      <w:tr w:rsidR="001E7196" w:rsidRPr="001E7196" w14:paraId="110ED6ED" w14:textId="77777777" w:rsidTr="001E7196">
        <w:trPr>
          <w:trHeight w:val="620"/>
        </w:trPr>
        <w:tc>
          <w:tcPr>
            <w:tcW w:w="666" w:type="dxa"/>
            <w:tcBorders>
              <w:top w:val="single" w:sz="8" w:space="0" w:color="auto"/>
              <w:left w:val="single" w:sz="8" w:space="0" w:color="auto"/>
              <w:bottom w:val="single" w:sz="8" w:space="0" w:color="auto"/>
              <w:right w:val="single" w:sz="4" w:space="0" w:color="auto"/>
            </w:tcBorders>
            <w:noWrap/>
            <w:vAlign w:val="center"/>
            <w:hideMark/>
          </w:tcPr>
          <w:p w14:paraId="4BA5858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1</w:t>
            </w:r>
          </w:p>
        </w:tc>
        <w:tc>
          <w:tcPr>
            <w:tcW w:w="1650" w:type="dxa"/>
            <w:tcBorders>
              <w:top w:val="single" w:sz="8" w:space="0" w:color="auto"/>
              <w:left w:val="nil"/>
              <w:bottom w:val="single" w:sz="8" w:space="0" w:color="auto"/>
              <w:right w:val="single" w:sz="4" w:space="0" w:color="auto"/>
            </w:tcBorders>
            <w:vAlign w:val="center"/>
            <w:hideMark/>
          </w:tcPr>
          <w:p w14:paraId="2800297E"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锡山区车联网迁移服务</w:t>
            </w:r>
          </w:p>
        </w:tc>
        <w:tc>
          <w:tcPr>
            <w:tcW w:w="1286" w:type="dxa"/>
            <w:tcBorders>
              <w:top w:val="single" w:sz="8" w:space="0" w:color="auto"/>
              <w:left w:val="nil"/>
              <w:bottom w:val="single" w:sz="8" w:space="0" w:color="auto"/>
              <w:right w:val="single" w:sz="4" w:space="0" w:color="auto"/>
            </w:tcBorders>
            <w:noWrap/>
            <w:vAlign w:val="center"/>
            <w:hideMark/>
          </w:tcPr>
          <w:p w14:paraId="29448903"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2802" w:type="dxa"/>
            <w:tcBorders>
              <w:top w:val="single" w:sz="8" w:space="0" w:color="auto"/>
              <w:left w:val="nil"/>
              <w:bottom w:val="single" w:sz="8" w:space="0" w:color="auto"/>
              <w:right w:val="single" w:sz="4" w:space="0" w:color="auto"/>
            </w:tcBorders>
            <w:vAlign w:val="center"/>
            <w:hideMark/>
          </w:tcPr>
          <w:p w14:paraId="45490172"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1543" w:type="dxa"/>
            <w:tcBorders>
              <w:top w:val="single" w:sz="8" w:space="0" w:color="auto"/>
              <w:left w:val="nil"/>
              <w:bottom w:val="single" w:sz="8" w:space="0" w:color="auto"/>
              <w:right w:val="single" w:sz="4" w:space="0" w:color="auto"/>
            </w:tcBorders>
            <w:noWrap/>
            <w:vAlign w:val="center"/>
            <w:hideMark/>
          </w:tcPr>
          <w:p w14:paraId="1CC94596"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 xml:space="preserve">　</w:t>
            </w:r>
          </w:p>
        </w:tc>
        <w:tc>
          <w:tcPr>
            <w:tcW w:w="2090" w:type="dxa"/>
            <w:tcBorders>
              <w:top w:val="single" w:sz="8" w:space="0" w:color="auto"/>
              <w:left w:val="nil"/>
              <w:bottom w:val="single" w:sz="8" w:space="0" w:color="auto"/>
              <w:right w:val="single" w:sz="4" w:space="0" w:color="auto"/>
            </w:tcBorders>
            <w:noWrap/>
            <w:vAlign w:val="center"/>
            <w:hideMark/>
          </w:tcPr>
          <w:p w14:paraId="707F56CB"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666" w:type="dxa"/>
            <w:tcBorders>
              <w:top w:val="single" w:sz="8" w:space="0" w:color="auto"/>
              <w:left w:val="nil"/>
              <w:bottom w:val="single" w:sz="8" w:space="0" w:color="auto"/>
              <w:right w:val="single" w:sz="4" w:space="0" w:color="auto"/>
            </w:tcBorders>
            <w:noWrap/>
            <w:vAlign w:val="center"/>
            <w:hideMark/>
          </w:tcPr>
          <w:p w14:paraId="603198A3"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6%</w:t>
            </w:r>
          </w:p>
        </w:tc>
        <w:tc>
          <w:tcPr>
            <w:tcW w:w="2217" w:type="dxa"/>
            <w:tcBorders>
              <w:top w:val="single" w:sz="8" w:space="0" w:color="auto"/>
              <w:left w:val="nil"/>
              <w:bottom w:val="single" w:sz="8" w:space="0" w:color="auto"/>
              <w:right w:val="single" w:sz="8" w:space="0" w:color="auto"/>
            </w:tcBorders>
            <w:noWrap/>
            <w:vAlign w:val="center"/>
            <w:hideMark/>
          </w:tcPr>
          <w:p w14:paraId="69B99ED2" w14:textId="77777777" w:rsidR="001E7196" w:rsidRPr="001E7196" w:rsidRDefault="001E7196" w:rsidP="001E7196">
            <w:pPr>
              <w:widowControl/>
              <w:spacing w:line="240" w:lineRule="auto"/>
              <w:jc w:val="right"/>
              <w:rPr>
                <w:rFonts w:ascii="宋体" w:hAnsi="宋体" w:cs="宋体" w:hint="eastAsia"/>
                <w:b w:val="0"/>
                <w:color w:val="000000"/>
                <w:kern w:val="0"/>
                <w:sz w:val="20"/>
              </w:rPr>
            </w:pPr>
            <w:r w:rsidRPr="001E7196">
              <w:rPr>
                <w:rFonts w:ascii="宋体" w:hAnsi="宋体" w:cs="宋体" w:hint="eastAsia"/>
                <w:b w:val="0"/>
                <w:color w:val="000000"/>
                <w:kern w:val="0"/>
                <w:sz w:val="20"/>
              </w:rPr>
              <w:t xml:space="preserve">1,400,000 </w:t>
            </w:r>
          </w:p>
        </w:tc>
      </w:tr>
      <w:tr w:rsidR="001E7196" w:rsidRPr="001E7196" w14:paraId="18076295" w14:textId="77777777" w:rsidTr="001E7196">
        <w:trPr>
          <w:trHeight w:val="300"/>
        </w:trPr>
        <w:tc>
          <w:tcPr>
            <w:tcW w:w="666" w:type="dxa"/>
            <w:tcBorders>
              <w:top w:val="nil"/>
              <w:left w:val="single" w:sz="8" w:space="0" w:color="auto"/>
              <w:bottom w:val="single" w:sz="8" w:space="0" w:color="auto"/>
              <w:right w:val="single" w:sz="4" w:space="0" w:color="auto"/>
            </w:tcBorders>
            <w:noWrap/>
            <w:vAlign w:val="center"/>
            <w:hideMark/>
          </w:tcPr>
          <w:p w14:paraId="01580683"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 xml:space="preserve">　</w:t>
            </w:r>
          </w:p>
        </w:tc>
        <w:tc>
          <w:tcPr>
            <w:tcW w:w="5738" w:type="dxa"/>
            <w:gridSpan w:val="3"/>
            <w:tcBorders>
              <w:top w:val="nil"/>
              <w:left w:val="nil"/>
              <w:bottom w:val="single" w:sz="8" w:space="0" w:color="auto"/>
              <w:right w:val="single" w:sz="4" w:space="0" w:color="auto"/>
            </w:tcBorders>
            <w:noWrap/>
            <w:vAlign w:val="center"/>
            <w:hideMark/>
          </w:tcPr>
          <w:p w14:paraId="28FE7CD9"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合计</w:t>
            </w:r>
          </w:p>
        </w:tc>
        <w:tc>
          <w:tcPr>
            <w:tcW w:w="1543" w:type="dxa"/>
            <w:tcBorders>
              <w:top w:val="nil"/>
              <w:left w:val="nil"/>
              <w:bottom w:val="single" w:sz="8" w:space="0" w:color="auto"/>
              <w:right w:val="single" w:sz="4" w:space="0" w:color="auto"/>
            </w:tcBorders>
            <w:noWrap/>
            <w:vAlign w:val="center"/>
            <w:hideMark/>
          </w:tcPr>
          <w:p w14:paraId="46085F95" w14:textId="77777777" w:rsidR="001E7196" w:rsidRPr="001E7196" w:rsidRDefault="001E7196" w:rsidP="001E7196">
            <w:pPr>
              <w:widowControl/>
              <w:spacing w:line="240" w:lineRule="auto"/>
              <w:jc w:val="center"/>
              <w:rPr>
                <w:rFonts w:ascii="宋体" w:hAnsi="宋体" w:cs="宋体" w:hint="eastAsia"/>
                <w:b w:val="0"/>
                <w:kern w:val="0"/>
                <w:sz w:val="20"/>
              </w:rPr>
            </w:pPr>
            <w:r w:rsidRPr="001E7196">
              <w:rPr>
                <w:rFonts w:ascii="宋体" w:hAnsi="宋体" w:cs="宋体" w:hint="eastAsia"/>
                <w:b w:val="0"/>
                <w:kern w:val="0"/>
                <w:sz w:val="20"/>
              </w:rPr>
              <w:t xml:space="preserve">　</w:t>
            </w:r>
          </w:p>
        </w:tc>
        <w:tc>
          <w:tcPr>
            <w:tcW w:w="2090" w:type="dxa"/>
            <w:tcBorders>
              <w:top w:val="nil"/>
              <w:left w:val="nil"/>
              <w:bottom w:val="single" w:sz="8" w:space="0" w:color="auto"/>
              <w:right w:val="single" w:sz="4" w:space="0" w:color="auto"/>
            </w:tcBorders>
            <w:noWrap/>
            <w:vAlign w:val="center"/>
            <w:hideMark/>
          </w:tcPr>
          <w:p w14:paraId="4A47B8CC" w14:textId="77777777" w:rsidR="001E7196" w:rsidRPr="001E7196" w:rsidRDefault="001E7196" w:rsidP="001E7196">
            <w:pPr>
              <w:widowControl/>
              <w:spacing w:line="240" w:lineRule="auto"/>
              <w:jc w:val="right"/>
              <w:rPr>
                <w:rFonts w:ascii="宋体" w:hAnsi="宋体" w:cs="宋体" w:hint="eastAsia"/>
                <w:b w:val="0"/>
                <w:kern w:val="0"/>
                <w:sz w:val="20"/>
              </w:rPr>
            </w:pPr>
            <w:r w:rsidRPr="001E7196">
              <w:rPr>
                <w:rFonts w:ascii="宋体" w:hAnsi="宋体" w:cs="宋体" w:hint="eastAsia"/>
                <w:b w:val="0"/>
                <w:kern w:val="0"/>
                <w:sz w:val="20"/>
              </w:rPr>
              <w:t xml:space="preserve">　</w:t>
            </w:r>
          </w:p>
        </w:tc>
        <w:tc>
          <w:tcPr>
            <w:tcW w:w="666" w:type="dxa"/>
            <w:tcBorders>
              <w:top w:val="nil"/>
              <w:left w:val="nil"/>
              <w:bottom w:val="single" w:sz="8" w:space="0" w:color="auto"/>
              <w:right w:val="single" w:sz="4" w:space="0" w:color="auto"/>
            </w:tcBorders>
            <w:noWrap/>
            <w:vAlign w:val="center"/>
            <w:hideMark/>
          </w:tcPr>
          <w:p w14:paraId="3C894E4A" w14:textId="77777777" w:rsidR="001E7196" w:rsidRPr="001E7196" w:rsidRDefault="001E7196" w:rsidP="001E7196">
            <w:pPr>
              <w:widowControl/>
              <w:spacing w:line="240" w:lineRule="auto"/>
              <w:jc w:val="left"/>
              <w:rPr>
                <w:rFonts w:ascii="宋体" w:hAnsi="宋体" w:cs="宋体" w:hint="eastAsia"/>
                <w:b w:val="0"/>
                <w:kern w:val="0"/>
                <w:sz w:val="20"/>
              </w:rPr>
            </w:pPr>
            <w:r w:rsidRPr="001E7196">
              <w:rPr>
                <w:rFonts w:ascii="宋体" w:hAnsi="宋体" w:cs="宋体" w:hint="eastAsia"/>
                <w:b w:val="0"/>
                <w:kern w:val="0"/>
                <w:sz w:val="20"/>
              </w:rPr>
              <w:t xml:space="preserve">　</w:t>
            </w:r>
          </w:p>
        </w:tc>
        <w:tc>
          <w:tcPr>
            <w:tcW w:w="2217" w:type="dxa"/>
            <w:tcBorders>
              <w:top w:val="nil"/>
              <w:left w:val="nil"/>
              <w:bottom w:val="single" w:sz="8" w:space="0" w:color="auto"/>
              <w:right w:val="single" w:sz="8" w:space="0" w:color="auto"/>
            </w:tcBorders>
            <w:noWrap/>
            <w:vAlign w:val="center"/>
            <w:hideMark/>
          </w:tcPr>
          <w:p w14:paraId="7A8D4119" w14:textId="374B43BD" w:rsidR="001E7196" w:rsidRPr="001E7196" w:rsidRDefault="001E7196" w:rsidP="001E7196">
            <w:pPr>
              <w:widowControl/>
              <w:spacing w:line="240" w:lineRule="auto"/>
              <w:jc w:val="right"/>
              <w:rPr>
                <w:rFonts w:ascii="宋体" w:hAnsi="宋体" w:cs="宋体" w:hint="eastAsia"/>
                <w:bCs/>
                <w:color w:val="000000"/>
                <w:kern w:val="0"/>
                <w:sz w:val="20"/>
              </w:rPr>
            </w:pPr>
            <w:del w:id="157" w:author="Howie zhang" w:date="2025-07-16T15:20:00Z" w16du:dateUtc="2025-07-16T07:20:00Z">
              <w:r w:rsidRPr="001E7196" w:rsidDel="00B70B10">
                <w:rPr>
                  <w:rFonts w:ascii="宋体" w:hAnsi="宋体" w:cs="宋体" w:hint="eastAsia"/>
                  <w:bCs/>
                  <w:color w:val="000000"/>
                  <w:kern w:val="0"/>
                  <w:sz w:val="20"/>
                </w:rPr>
                <w:delText>1,400,000</w:delText>
              </w:r>
            </w:del>
            <w:ins w:id="158" w:author="Howie zhang" w:date="2025-07-16T15:20:00Z" w16du:dateUtc="2025-07-16T07:20:00Z">
              <w:r w:rsidR="00B70B10">
                <w:rPr>
                  <w:rFonts w:ascii="宋体" w:hAnsi="宋体" w:cs="宋体" w:hint="eastAsia"/>
                  <w:bCs/>
                  <w:color w:val="000000"/>
                  <w:kern w:val="0"/>
                  <w:sz w:val="20"/>
                </w:rPr>
                <w:t xml:space="preserve"> 1,399,500</w:t>
              </w:r>
            </w:ins>
            <w:r w:rsidRPr="001E7196">
              <w:rPr>
                <w:rFonts w:ascii="宋体" w:hAnsi="宋体" w:cs="宋体" w:hint="eastAsia"/>
                <w:bCs/>
                <w:color w:val="000000"/>
                <w:kern w:val="0"/>
                <w:sz w:val="20"/>
              </w:rPr>
              <w:t xml:space="preserve"> </w:t>
            </w:r>
          </w:p>
        </w:tc>
      </w:tr>
    </w:tbl>
    <w:p w14:paraId="1E28B2FA" w14:textId="77777777" w:rsidR="0030763C" w:rsidRDefault="0030763C">
      <w:pPr>
        <w:pStyle w:val="ac"/>
      </w:pPr>
    </w:p>
    <w:p w14:paraId="64591E32" w14:textId="77777777" w:rsidR="0030763C"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1.2项目功能清单</w:t>
      </w:r>
    </w:p>
    <w:p w14:paraId="618AD30D" w14:textId="05497876" w:rsidR="0030763C" w:rsidRPr="001E7196" w:rsidRDefault="00000000" w:rsidP="001E7196">
      <w:pPr>
        <w:widowControl/>
        <w:spacing w:line="360" w:lineRule="auto"/>
        <w:jc w:val="left"/>
        <w:rPr>
          <w:rFonts w:ascii="仿宋" w:eastAsia="仿宋" w:hAnsi="仿宋" w:hint="eastAsia"/>
          <w:sz w:val="24"/>
          <w:szCs w:val="22"/>
        </w:rPr>
      </w:pPr>
      <w:r>
        <w:rPr>
          <w:rFonts w:ascii="仿宋" w:eastAsia="仿宋" w:hAnsi="仿宋" w:hint="eastAsia"/>
          <w:sz w:val="24"/>
          <w:szCs w:val="22"/>
        </w:rPr>
        <w:t>1.1中第二列项目名称中每个项目各部分的软硬件和服务采购的技术性能参数、品牌及型号、数量等要求如下：</w:t>
      </w:r>
    </w:p>
    <w:p w14:paraId="57184660" w14:textId="77777777" w:rsidR="0030763C" w:rsidRDefault="00000000">
      <w:pPr>
        <w:spacing w:line="360" w:lineRule="auto"/>
        <w:ind w:firstLineChars="200" w:firstLine="482"/>
        <w:rPr>
          <w:sz w:val="24"/>
          <w:szCs w:val="24"/>
        </w:rPr>
      </w:pPr>
      <w:r>
        <w:rPr>
          <w:rFonts w:hint="eastAsia"/>
          <w:sz w:val="24"/>
          <w:szCs w:val="24"/>
        </w:rPr>
        <w:t>锡山平台升级需要按照以下清单进行搬迁：</w:t>
      </w:r>
    </w:p>
    <w:tbl>
      <w:tblPr>
        <w:tblpPr w:leftFromText="180" w:rightFromText="180" w:vertAnchor="text" w:horzAnchor="page" w:tblpX="677" w:tblpY="463"/>
        <w:tblOverlap w:val="never"/>
        <w:tblW w:w="5436" w:type="pct"/>
        <w:tblLayout w:type="fixed"/>
        <w:tblLook w:val="04A0" w:firstRow="1" w:lastRow="0" w:firstColumn="1" w:lastColumn="0" w:noHBand="0" w:noVBand="1"/>
      </w:tblPr>
      <w:tblGrid>
        <w:gridCol w:w="1960"/>
        <w:gridCol w:w="2714"/>
        <w:gridCol w:w="4501"/>
        <w:gridCol w:w="1453"/>
        <w:gridCol w:w="1701"/>
        <w:gridCol w:w="1419"/>
        <w:gridCol w:w="1416"/>
      </w:tblGrid>
      <w:tr w:rsidR="0030763C" w14:paraId="22C07E54" w14:textId="77777777" w:rsidTr="001E7196">
        <w:trPr>
          <w:trHeight w:val="308"/>
        </w:trPr>
        <w:tc>
          <w:tcPr>
            <w:tcW w:w="646" w:type="pct"/>
            <w:tcBorders>
              <w:top w:val="single" w:sz="4" w:space="0" w:color="000000"/>
              <w:left w:val="single" w:sz="4" w:space="0" w:color="000000"/>
              <w:bottom w:val="single" w:sz="4" w:space="0" w:color="000000"/>
              <w:right w:val="single" w:sz="4" w:space="0" w:color="000000"/>
            </w:tcBorders>
            <w:vAlign w:val="center"/>
          </w:tcPr>
          <w:p w14:paraId="3174B21C"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lastRenderedPageBreak/>
              <w:t>应用系统名称</w:t>
            </w:r>
          </w:p>
        </w:tc>
        <w:tc>
          <w:tcPr>
            <w:tcW w:w="895" w:type="pct"/>
            <w:tcBorders>
              <w:top w:val="single" w:sz="4" w:space="0" w:color="000000"/>
              <w:left w:val="single" w:sz="4" w:space="0" w:color="000000"/>
              <w:bottom w:val="single" w:sz="4" w:space="0" w:color="000000"/>
              <w:right w:val="single" w:sz="4" w:space="0" w:color="000000"/>
            </w:tcBorders>
            <w:vAlign w:val="center"/>
          </w:tcPr>
          <w:p w14:paraId="566BD188"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服务器名称</w:t>
            </w:r>
          </w:p>
        </w:tc>
        <w:tc>
          <w:tcPr>
            <w:tcW w:w="1484" w:type="pct"/>
            <w:tcBorders>
              <w:top w:val="single" w:sz="4" w:space="0" w:color="000000"/>
              <w:left w:val="single" w:sz="4" w:space="0" w:color="000000"/>
              <w:bottom w:val="single" w:sz="4" w:space="0" w:color="000000"/>
              <w:right w:val="single" w:sz="4" w:space="0" w:color="000000"/>
            </w:tcBorders>
            <w:vAlign w:val="center"/>
          </w:tcPr>
          <w:p w14:paraId="62663561"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服务器版本</w:t>
            </w:r>
          </w:p>
        </w:tc>
        <w:tc>
          <w:tcPr>
            <w:tcW w:w="479" w:type="pct"/>
            <w:tcBorders>
              <w:top w:val="single" w:sz="4" w:space="0" w:color="000000"/>
              <w:left w:val="single" w:sz="4" w:space="0" w:color="000000"/>
              <w:bottom w:val="single" w:sz="4" w:space="0" w:color="000000"/>
              <w:right w:val="single" w:sz="4" w:space="0" w:color="000000"/>
            </w:tcBorders>
            <w:vAlign w:val="center"/>
          </w:tcPr>
          <w:p w14:paraId="2EA4DFDF"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数据库名称</w:t>
            </w:r>
          </w:p>
        </w:tc>
        <w:tc>
          <w:tcPr>
            <w:tcW w:w="561" w:type="pct"/>
            <w:tcBorders>
              <w:top w:val="single" w:sz="4" w:space="0" w:color="000000"/>
              <w:left w:val="single" w:sz="4" w:space="0" w:color="000000"/>
              <w:bottom w:val="single" w:sz="4" w:space="0" w:color="000000"/>
              <w:right w:val="single" w:sz="4" w:space="0" w:color="000000"/>
            </w:tcBorders>
            <w:vAlign w:val="center"/>
          </w:tcPr>
          <w:p w14:paraId="1CBC0929"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数据库版本</w:t>
            </w:r>
          </w:p>
        </w:tc>
        <w:tc>
          <w:tcPr>
            <w:tcW w:w="468" w:type="pct"/>
            <w:tcBorders>
              <w:top w:val="single" w:sz="4" w:space="0" w:color="000000"/>
              <w:left w:val="single" w:sz="4" w:space="0" w:color="000000"/>
              <w:bottom w:val="single" w:sz="4" w:space="0" w:color="000000"/>
              <w:right w:val="single" w:sz="4" w:space="0" w:color="000000"/>
            </w:tcBorders>
            <w:vAlign w:val="center"/>
          </w:tcPr>
          <w:p w14:paraId="186F86FB"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中间件名称</w:t>
            </w:r>
          </w:p>
        </w:tc>
        <w:tc>
          <w:tcPr>
            <w:tcW w:w="467" w:type="pct"/>
            <w:tcBorders>
              <w:top w:val="single" w:sz="4" w:space="0" w:color="000000"/>
              <w:left w:val="single" w:sz="4" w:space="0" w:color="000000"/>
              <w:bottom w:val="single" w:sz="4" w:space="0" w:color="000000"/>
              <w:right w:val="single" w:sz="4" w:space="0" w:color="000000"/>
            </w:tcBorders>
            <w:vAlign w:val="center"/>
          </w:tcPr>
          <w:p w14:paraId="1775E711" w14:textId="77777777" w:rsidR="0030763C" w:rsidRDefault="00000000">
            <w:pPr>
              <w:widowControl/>
              <w:spacing w:line="360" w:lineRule="auto"/>
              <w:jc w:val="center"/>
              <w:textAlignment w:val="center"/>
              <w:rPr>
                <w:rFonts w:cs="宋体"/>
                <w:bCs/>
                <w:color w:val="000000"/>
                <w:sz w:val="21"/>
                <w:szCs w:val="21"/>
              </w:rPr>
            </w:pPr>
            <w:r>
              <w:rPr>
                <w:rFonts w:cs="宋体" w:hint="eastAsia"/>
                <w:bCs/>
                <w:color w:val="000000"/>
                <w:kern w:val="0"/>
                <w:sz w:val="21"/>
                <w:szCs w:val="21"/>
                <w:lang w:bidi="ar"/>
              </w:rPr>
              <w:t>中间件版本</w:t>
            </w:r>
          </w:p>
        </w:tc>
      </w:tr>
      <w:tr w:rsidR="0030763C" w:rsidRPr="001E7196" w14:paraId="0E8C09B2" w14:textId="77777777" w:rsidTr="001E7196">
        <w:trPr>
          <w:trHeight w:val="282"/>
        </w:trPr>
        <w:tc>
          <w:tcPr>
            <w:tcW w:w="646" w:type="pct"/>
            <w:vMerge w:val="restart"/>
            <w:tcBorders>
              <w:top w:val="single" w:sz="4" w:space="0" w:color="000000"/>
              <w:left w:val="single" w:sz="4" w:space="0" w:color="000000"/>
              <w:bottom w:val="single" w:sz="4" w:space="0" w:color="000000"/>
              <w:right w:val="single" w:sz="4" w:space="0" w:color="000000"/>
            </w:tcBorders>
            <w:vAlign w:val="center"/>
          </w:tcPr>
          <w:p w14:paraId="7B519BE2"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智能网联</w:t>
            </w:r>
            <w:r>
              <w:rPr>
                <w:rFonts w:cs="宋体" w:hint="eastAsia"/>
                <w:b w:val="0"/>
                <w:bCs/>
                <w:color w:val="000000"/>
                <w:kern w:val="0"/>
                <w:sz w:val="21"/>
                <w:szCs w:val="21"/>
                <w:lang w:bidi="ar"/>
              </w:rPr>
              <w:t>AI</w:t>
            </w:r>
            <w:r>
              <w:rPr>
                <w:rFonts w:cs="宋体" w:hint="eastAsia"/>
                <w:b w:val="0"/>
                <w:bCs/>
                <w:color w:val="000000"/>
                <w:kern w:val="0"/>
                <w:sz w:val="21"/>
                <w:szCs w:val="21"/>
                <w:lang w:bidi="ar"/>
              </w:rPr>
              <w:t>引擎交通大数据</w:t>
            </w:r>
          </w:p>
        </w:tc>
        <w:tc>
          <w:tcPr>
            <w:tcW w:w="895" w:type="pct"/>
            <w:tcBorders>
              <w:top w:val="single" w:sz="4" w:space="0" w:color="000000"/>
              <w:left w:val="single" w:sz="4" w:space="0" w:color="000000"/>
              <w:bottom w:val="single" w:sz="4" w:space="0" w:color="000000"/>
              <w:right w:val="single" w:sz="4" w:space="0" w:color="000000"/>
            </w:tcBorders>
            <w:vAlign w:val="center"/>
          </w:tcPr>
          <w:p w14:paraId="676BAEEC"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21"/>
                <w:rFonts w:hint="default"/>
                <w:b w:val="0"/>
                <w:bCs/>
                <w:sz w:val="21"/>
                <w:szCs w:val="21"/>
                <w:lang w:bidi="ar"/>
              </w:rPr>
              <w:t>jitong-0006</w:t>
            </w:r>
          </w:p>
        </w:tc>
        <w:tc>
          <w:tcPr>
            <w:tcW w:w="1484" w:type="pct"/>
            <w:tcBorders>
              <w:top w:val="single" w:sz="4" w:space="0" w:color="000000"/>
              <w:left w:val="single" w:sz="4" w:space="0" w:color="000000"/>
              <w:bottom w:val="single" w:sz="4" w:space="0" w:color="000000"/>
              <w:right w:val="single" w:sz="4" w:space="0" w:color="000000"/>
            </w:tcBorders>
            <w:vAlign w:val="center"/>
          </w:tcPr>
          <w:p w14:paraId="7D872047" w14:textId="77777777" w:rsidR="0030763C" w:rsidRPr="001E7196" w:rsidRDefault="00000000">
            <w:pPr>
              <w:widowControl/>
              <w:spacing w:line="360" w:lineRule="auto"/>
              <w:jc w:val="left"/>
              <w:textAlignment w:val="center"/>
              <w:rPr>
                <w:rFonts w:cs="宋体"/>
                <w:b w:val="0"/>
                <w:bCs/>
                <w:color w:val="000000"/>
                <w:sz w:val="21"/>
                <w:szCs w:val="21"/>
                <w:lang w:val="pt-BR"/>
              </w:rPr>
            </w:pPr>
            <w:r w:rsidRPr="001E7196">
              <w:rPr>
                <w:rFonts w:cs="宋体" w:hint="eastAsia"/>
                <w:b w:val="0"/>
                <w:bCs/>
                <w:color w:val="000000"/>
                <w:kern w:val="0"/>
                <w:sz w:val="21"/>
                <w:szCs w:val="21"/>
                <w:lang w:val="pt-BR" w:bidi="ar"/>
              </w:rPr>
              <w:t xml:space="preserve"> </w:t>
            </w:r>
            <w:r w:rsidRPr="001E7196">
              <w:rPr>
                <w:rStyle w:val="font51"/>
                <w:rFonts w:hint="default"/>
                <w:b w:val="0"/>
                <w:bCs/>
                <w:sz w:val="21"/>
                <w:szCs w:val="21"/>
                <w:lang w:val="pt-BR" w:bidi="ar"/>
              </w:rPr>
              <w:t>Windows Server 2012 R2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4FA59654" w14:textId="77777777" w:rsidR="0030763C" w:rsidRPr="001E7196" w:rsidRDefault="0030763C">
            <w:pPr>
              <w:spacing w:line="360" w:lineRule="auto"/>
              <w:jc w:val="left"/>
              <w:rPr>
                <w:rFonts w:cs="宋体"/>
                <w:b w:val="0"/>
                <w:bCs/>
                <w:color w:val="000000"/>
                <w:sz w:val="21"/>
                <w:szCs w:val="21"/>
                <w:lang w:val="pt-BR"/>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6C4BD12E" w14:textId="77777777" w:rsidR="0030763C" w:rsidRPr="001E7196" w:rsidRDefault="0030763C">
            <w:pPr>
              <w:spacing w:line="360" w:lineRule="auto"/>
              <w:jc w:val="left"/>
              <w:rPr>
                <w:rFonts w:cs="宋体"/>
                <w:b w:val="0"/>
                <w:bCs/>
                <w:color w:val="000000"/>
                <w:sz w:val="21"/>
                <w:szCs w:val="21"/>
                <w:lang w:val="pt-BR"/>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1F55E9A7" w14:textId="77777777" w:rsidR="0030763C" w:rsidRPr="001E7196" w:rsidRDefault="0030763C">
            <w:pPr>
              <w:spacing w:line="360" w:lineRule="auto"/>
              <w:jc w:val="left"/>
              <w:rPr>
                <w:rFonts w:cs="宋体"/>
                <w:b w:val="0"/>
                <w:bCs/>
                <w:color w:val="000000"/>
                <w:sz w:val="21"/>
                <w:szCs w:val="21"/>
                <w:lang w:val="pt-BR"/>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38910994" w14:textId="77777777" w:rsidR="0030763C" w:rsidRPr="001E7196" w:rsidRDefault="0030763C">
            <w:pPr>
              <w:spacing w:line="360" w:lineRule="auto"/>
              <w:jc w:val="left"/>
              <w:rPr>
                <w:rFonts w:cs="宋体"/>
                <w:b w:val="0"/>
                <w:bCs/>
                <w:color w:val="000000"/>
                <w:sz w:val="21"/>
                <w:szCs w:val="21"/>
                <w:lang w:val="pt-BR"/>
              </w:rPr>
            </w:pPr>
          </w:p>
        </w:tc>
      </w:tr>
      <w:tr w:rsidR="0030763C" w14:paraId="78FFC33D"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B695808" w14:textId="77777777" w:rsidR="0030763C" w:rsidRPr="001E7196" w:rsidRDefault="0030763C">
            <w:pPr>
              <w:spacing w:line="360" w:lineRule="auto"/>
              <w:jc w:val="left"/>
              <w:rPr>
                <w:rFonts w:cs="宋体"/>
                <w:b w:val="0"/>
                <w:bCs/>
                <w:color w:val="000000"/>
                <w:sz w:val="21"/>
                <w:szCs w:val="21"/>
                <w:lang w:val="pt-BR"/>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453A5221" w14:textId="77777777" w:rsidR="0030763C" w:rsidRDefault="00000000">
            <w:pPr>
              <w:widowControl/>
              <w:spacing w:line="360" w:lineRule="auto"/>
              <w:jc w:val="left"/>
              <w:textAlignment w:val="center"/>
              <w:rPr>
                <w:rFonts w:cs="宋体"/>
                <w:b w:val="0"/>
                <w:bCs/>
                <w:color w:val="000000"/>
                <w:sz w:val="21"/>
                <w:szCs w:val="21"/>
              </w:rPr>
            </w:pPr>
            <w:r w:rsidRPr="001E7196">
              <w:rPr>
                <w:rFonts w:cs="宋体" w:hint="eastAsia"/>
                <w:b w:val="0"/>
                <w:bCs/>
                <w:color w:val="000000"/>
                <w:kern w:val="0"/>
                <w:sz w:val="21"/>
                <w:szCs w:val="21"/>
                <w:lang w:val="pt-BR" w:bidi="ar"/>
              </w:rPr>
              <w:t xml:space="preserve"> </w:t>
            </w:r>
            <w:r>
              <w:rPr>
                <w:rStyle w:val="font21"/>
                <w:rFonts w:hint="default"/>
                <w:b w:val="0"/>
                <w:bCs/>
                <w:sz w:val="21"/>
                <w:szCs w:val="21"/>
                <w:lang w:bidi="ar"/>
              </w:rPr>
              <w:t>jitong-0005</w:t>
            </w:r>
          </w:p>
        </w:tc>
        <w:tc>
          <w:tcPr>
            <w:tcW w:w="1484" w:type="pct"/>
            <w:tcBorders>
              <w:top w:val="single" w:sz="4" w:space="0" w:color="000000"/>
              <w:left w:val="single" w:sz="4" w:space="0" w:color="000000"/>
              <w:bottom w:val="single" w:sz="4" w:space="0" w:color="000000"/>
              <w:right w:val="single" w:sz="4" w:space="0" w:color="000000"/>
            </w:tcBorders>
            <w:vAlign w:val="center"/>
          </w:tcPr>
          <w:p w14:paraId="3B10700E" w14:textId="77777777" w:rsidR="0030763C" w:rsidRPr="001E7196" w:rsidRDefault="00000000">
            <w:pPr>
              <w:widowControl/>
              <w:spacing w:line="360" w:lineRule="auto"/>
              <w:jc w:val="left"/>
              <w:textAlignment w:val="center"/>
              <w:rPr>
                <w:rFonts w:cs="宋体"/>
                <w:b w:val="0"/>
                <w:bCs/>
                <w:color w:val="000000"/>
                <w:sz w:val="21"/>
                <w:szCs w:val="21"/>
                <w:lang w:val="pt-BR"/>
              </w:rPr>
            </w:pPr>
            <w:r w:rsidRPr="001E7196">
              <w:rPr>
                <w:rFonts w:cs="宋体" w:hint="eastAsia"/>
                <w:b w:val="0"/>
                <w:bCs/>
                <w:color w:val="000000"/>
                <w:kern w:val="0"/>
                <w:sz w:val="21"/>
                <w:szCs w:val="21"/>
                <w:lang w:val="pt-BR" w:bidi="ar"/>
              </w:rPr>
              <w:t xml:space="preserve"> </w:t>
            </w:r>
            <w:r w:rsidRPr="001E7196">
              <w:rPr>
                <w:rStyle w:val="font51"/>
                <w:rFonts w:hint="default"/>
                <w:b w:val="0"/>
                <w:bCs/>
                <w:sz w:val="21"/>
                <w:szCs w:val="21"/>
                <w:lang w:val="pt-BR" w:bidi="ar"/>
              </w:rPr>
              <w:t>Windows Server 2012 R2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3AD4495C"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Oracle  </w:t>
            </w:r>
          </w:p>
        </w:tc>
        <w:tc>
          <w:tcPr>
            <w:tcW w:w="561" w:type="pct"/>
            <w:tcBorders>
              <w:top w:val="single" w:sz="4" w:space="0" w:color="000000"/>
              <w:left w:val="single" w:sz="4" w:space="0" w:color="000000"/>
              <w:bottom w:val="single" w:sz="4" w:space="0" w:color="000000"/>
              <w:right w:val="single" w:sz="4" w:space="0" w:color="000000"/>
            </w:tcBorders>
            <w:vAlign w:val="center"/>
          </w:tcPr>
          <w:p w14:paraId="0DA7C98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Oracle11g</w:t>
            </w:r>
          </w:p>
        </w:tc>
        <w:tc>
          <w:tcPr>
            <w:tcW w:w="468" w:type="pct"/>
            <w:tcBorders>
              <w:top w:val="single" w:sz="4" w:space="0" w:color="000000"/>
              <w:left w:val="single" w:sz="4" w:space="0" w:color="000000"/>
              <w:bottom w:val="single" w:sz="4" w:space="0" w:color="000000"/>
              <w:right w:val="single" w:sz="4" w:space="0" w:color="000000"/>
            </w:tcBorders>
            <w:vAlign w:val="center"/>
          </w:tcPr>
          <w:p w14:paraId="0EF42929"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2EE0F50D" w14:textId="77777777" w:rsidR="0030763C" w:rsidRDefault="0030763C">
            <w:pPr>
              <w:spacing w:line="360" w:lineRule="auto"/>
              <w:jc w:val="left"/>
              <w:rPr>
                <w:rFonts w:cs="宋体"/>
                <w:b w:val="0"/>
                <w:bCs/>
                <w:color w:val="000000"/>
                <w:sz w:val="21"/>
                <w:szCs w:val="21"/>
              </w:rPr>
            </w:pPr>
          </w:p>
        </w:tc>
      </w:tr>
      <w:tr w:rsidR="0030763C" w:rsidRPr="001E7196" w14:paraId="51FED926"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59A71278"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594E186"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21"/>
                <w:rFonts w:hint="default"/>
                <w:b w:val="0"/>
                <w:bCs/>
                <w:sz w:val="21"/>
                <w:szCs w:val="21"/>
                <w:lang w:bidi="ar"/>
              </w:rPr>
              <w:t>jitong-0004</w:t>
            </w:r>
          </w:p>
        </w:tc>
        <w:tc>
          <w:tcPr>
            <w:tcW w:w="1484" w:type="pct"/>
            <w:tcBorders>
              <w:top w:val="single" w:sz="4" w:space="0" w:color="000000"/>
              <w:left w:val="single" w:sz="4" w:space="0" w:color="000000"/>
              <w:bottom w:val="single" w:sz="4" w:space="0" w:color="000000"/>
              <w:right w:val="single" w:sz="4" w:space="0" w:color="000000"/>
            </w:tcBorders>
            <w:vAlign w:val="center"/>
          </w:tcPr>
          <w:p w14:paraId="358FE582" w14:textId="77777777" w:rsidR="0030763C" w:rsidRPr="001E7196" w:rsidRDefault="00000000">
            <w:pPr>
              <w:widowControl/>
              <w:spacing w:line="360" w:lineRule="auto"/>
              <w:jc w:val="left"/>
              <w:textAlignment w:val="center"/>
              <w:rPr>
                <w:rFonts w:cs="宋体"/>
                <w:b w:val="0"/>
                <w:bCs/>
                <w:color w:val="000000"/>
                <w:sz w:val="21"/>
                <w:szCs w:val="21"/>
                <w:lang w:val="pt-BR"/>
              </w:rPr>
            </w:pPr>
            <w:r w:rsidRPr="001E7196">
              <w:rPr>
                <w:rFonts w:cs="宋体" w:hint="eastAsia"/>
                <w:b w:val="0"/>
                <w:bCs/>
                <w:color w:val="000000"/>
                <w:kern w:val="0"/>
                <w:sz w:val="21"/>
                <w:szCs w:val="21"/>
                <w:lang w:val="pt-BR" w:bidi="ar"/>
              </w:rPr>
              <w:t xml:space="preserve"> </w:t>
            </w:r>
            <w:r w:rsidRPr="001E7196">
              <w:rPr>
                <w:rStyle w:val="font51"/>
                <w:rFonts w:hint="default"/>
                <w:b w:val="0"/>
                <w:bCs/>
                <w:sz w:val="21"/>
                <w:szCs w:val="21"/>
                <w:lang w:val="pt-BR" w:bidi="ar"/>
              </w:rPr>
              <w:t>Windows Server 2012 R2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0EE41D5A" w14:textId="77777777" w:rsidR="0030763C" w:rsidRPr="001E7196" w:rsidRDefault="0030763C">
            <w:pPr>
              <w:spacing w:line="360" w:lineRule="auto"/>
              <w:jc w:val="left"/>
              <w:rPr>
                <w:rFonts w:cs="宋体"/>
                <w:b w:val="0"/>
                <w:bCs/>
                <w:color w:val="000000"/>
                <w:sz w:val="21"/>
                <w:szCs w:val="21"/>
                <w:lang w:val="pt-BR"/>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1A19FBCF" w14:textId="77777777" w:rsidR="0030763C" w:rsidRPr="001E7196" w:rsidRDefault="0030763C">
            <w:pPr>
              <w:spacing w:line="360" w:lineRule="auto"/>
              <w:jc w:val="left"/>
              <w:rPr>
                <w:rFonts w:cs="宋体"/>
                <w:b w:val="0"/>
                <w:bCs/>
                <w:color w:val="000000"/>
                <w:sz w:val="21"/>
                <w:szCs w:val="21"/>
                <w:lang w:val="pt-BR"/>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4CD57319" w14:textId="77777777" w:rsidR="0030763C" w:rsidRPr="001E7196" w:rsidRDefault="0030763C">
            <w:pPr>
              <w:spacing w:line="360" w:lineRule="auto"/>
              <w:jc w:val="left"/>
              <w:rPr>
                <w:rFonts w:cs="宋体"/>
                <w:b w:val="0"/>
                <w:bCs/>
                <w:color w:val="000000"/>
                <w:sz w:val="21"/>
                <w:szCs w:val="21"/>
                <w:lang w:val="pt-BR"/>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4228C3ED" w14:textId="77777777" w:rsidR="0030763C" w:rsidRPr="001E7196" w:rsidRDefault="0030763C">
            <w:pPr>
              <w:spacing w:line="360" w:lineRule="auto"/>
              <w:jc w:val="left"/>
              <w:rPr>
                <w:rFonts w:cs="宋体"/>
                <w:b w:val="0"/>
                <w:bCs/>
                <w:color w:val="000000"/>
                <w:sz w:val="21"/>
                <w:szCs w:val="21"/>
                <w:lang w:val="pt-BR"/>
              </w:rPr>
            </w:pPr>
          </w:p>
        </w:tc>
      </w:tr>
      <w:tr w:rsidR="0030763C" w14:paraId="00623EA0"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0768BB63" w14:textId="77777777" w:rsidR="0030763C" w:rsidRPr="001E7196" w:rsidRDefault="0030763C">
            <w:pPr>
              <w:spacing w:line="360" w:lineRule="auto"/>
              <w:jc w:val="left"/>
              <w:rPr>
                <w:rFonts w:cs="宋体"/>
                <w:b w:val="0"/>
                <w:bCs/>
                <w:color w:val="000000"/>
                <w:sz w:val="21"/>
                <w:szCs w:val="21"/>
                <w:lang w:val="pt-BR"/>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622C4ACE" w14:textId="77777777" w:rsidR="0030763C" w:rsidRDefault="00000000">
            <w:pPr>
              <w:widowControl/>
              <w:spacing w:line="360" w:lineRule="auto"/>
              <w:jc w:val="left"/>
              <w:textAlignment w:val="center"/>
              <w:rPr>
                <w:rFonts w:cs="宋体"/>
                <w:b w:val="0"/>
                <w:bCs/>
                <w:color w:val="000000"/>
                <w:sz w:val="21"/>
                <w:szCs w:val="21"/>
              </w:rPr>
            </w:pPr>
            <w:r w:rsidRPr="001E7196">
              <w:rPr>
                <w:rFonts w:cs="宋体" w:hint="eastAsia"/>
                <w:b w:val="0"/>
                <w:bCs/>
                <w:color w:val="000000"/>
                <w:kern w:val="0"/>
                <w:sz w:val="21"/>
                <w:szCs w:val="21"/>
                <w:lang w:val="pt-BR" w:bidi="ar"/>
              </w:rPr>
              <w:t xml:space="preserve"> </w:t>
            </w:r>
            <w:r>
              <w:rPr>
                <w:rStyle w:val="font21"/>
                <w:rFonts w:hint="default"/>
                <w:b w:val="0"/>
                <w:bCs/>
                <w:sz w:val="21"/>
                <w:szCs w:val="21"/>
                <w:lang w:bidi="ar"/>
              </w:rPr>
              <w:t>jitong-0001</w:t>
            </w:r>
          </w:p>
        </w:tc>
        <w:tc>
          <w:tcPr>
            <w:tcW w:w="1484" w:type="pct"/>
            <w:tcBorders>
              <w:top w:val="single" w:sz="4" w:space="0" w:color="000000"/>
              <w:left w:val="single" w:sz="4" w:space="0" w:color="000000"/>
              <w:bottom w:val="single" w:sz="4" w:space="0" w:color="000000"/>
              <w:right w:val="single" w:sz="4" w:space="0" w:color="000000"/>
            </w:tcBorders>
            <w:vAlign w:val="center"/>
          </w:tcPr>
          <w:p w14:paraId="6610FE5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51"/>
                <w:rFonts w:hint="default"/>
                <w:b w:val="0"/>
                <w:bCs/>
                <w:sz w:val="21"/>
                <w:szCs w:val="21"/>
                <w:lang w:bidi="ar"/>
              </w:rPr>
              <w:t>CentOS 7.4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2DCFA4D1"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75408962"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0C525EF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Nginx</w:t>
            </w:r>
          </w:p>
        </w:tc>
        <w:tc>
          <w:tcPr>
            <w:tcW w:w="467" w:type="pct"/>
            <w:tcBorders>
              <w:top w:val="single" w:sz="4" w:space="0" w:color="000000"/>
              <w:left w:val="single" w:sz="4" w:space="0" w:color="000000"/>
              <w:bottom w:val="single" w:sz="4" w:space="0" w:color="000000"/>
              <w:right w:val="single" w:sz="4" w:space="0" w:color="000000"/>
            </w:tcBorders>
            <w:vAlign w:val="center"/>
          </w:tcPr>
          <w:p w14:paraId="2BEE89BE"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V1.9.9</w:t>
            </w:r>
          </w:p>
        </w:tc>
      </w:tr>
      <w:tr w:rsidR="0030763C" w14:paraId="00536704"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20EC7A42"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52B9ED9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21"/>
                <w:rFonts w:hint="default"/>
                <w:b w:val="0"/>
                <w:bCs/>
                <w:sz w:val="21"/>
                <w:szCs w:val="21"/>
                <w:lang w:bidi="ar"/>
              </w:rPr>
              <w:t>jitong-0002</w:t>
            </w:r>
          </w:p>
        </w:tc>
        <w:tc>
          <w:tcPr>
            <w:tcW w:w="1484" w:type="pct"/>
            <w:tcBorders>
              <w:top w:val="single" w:sz="4" w:space="0" w:color="000000"/>
              <w:left w:val="single" w:sz="4" w:space="0" w:color="000000"/>
              <w:bottom w:val="single" w:sz="4" w:space="0" w:color="000000"/>
              <w:right w:val="single" w:sz="4" w:space="0" w:color="000000"/>
            </w:tcBorders>
            <w:vAlign w:val="center"/>
          </w:tcPr>
          <w:p w14:paraId="4C492FF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51"/>
                <w:rFonts w:hint="default"/>
                <w:b w:val="0"/>
                <w:bCs/>
                <w:sz w:val="21"/>
                <w:szCs w:val="21"/>
                <w:lang w:bidi="ar"/>
              </w:rPr>
              <w:t>CentOS 7.4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689CF2AB"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2A1CE3F3"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1C073C36"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626E1B3A" w14:textId="77777777" w:rsidR="0030763C" w:rsidRDefault="0030763C">
            <w:pPr>
              <w:spacing w:line="360" w:lineRule="auto"/>
              <w:jc w:val="left"/>
              <w:rPr>
                <w:rFonts w:cs="宋体"/>
                <w:b w:val="0"/>
                <w:bCs/>
                <w:color w:val="000000"/>
                <w:sz w:val="21"/>
                <w:szCs w:val="21"/>
              </w:rPr>
            </w:pPr>
          </w:p>
        </w:tc>
      </w:tr>
      <w:tr w:rsidR="0030763C" w14:paraId="56769EB6"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6D34959A"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63812A1"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21"/>
                <w:rFonts w:hint="default"/>
                <w:b w:val="0"/>
                <w:bCs/>
                <w:sz w:val="21"/>
                <w:szCs w:val="21"/>
                <w:lang w:bidi="ar"/>
              </w:rPr>
              <w:t>jitong-0003</w:t>
            </w:r>
          </w:p>
        </w:tc>
        <w:tc>
          <w:tcPr>
            <w:tcW w:w="1484" w:type="pct"/>
            <w:tcBorders>
              <w:top w:val="single" w:sz="4" w:space="0" w:color="000000"/>
              <w:left w:val="single" w:sz="4" w:space="0" w:color="000000"/>
              <w:bottom w:val="single" w:sz="4" w:space="0" w:color="000000"/>
              <w:right w:val="single" w:sz="4" w:space="0" w:color="000000"/>
            </w:tcBorders>
            <w:vAlign w:val="center"/>
          </w:tcPr>
          <w:p w14:paraId="78E21740"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w:t>
            </w:r>
            <w:r>
              <w:rPr>
                <w:rStyle w:val="font51"/>
                <w:rFonts w:hint="default"/>
                <w:b w:val="0"/>
                <w:bCs/>
                <w:sz w:val="21"/>
                <w:szCs w:val="21"/>
                <w:lang w:bidi="ar"/>
              </w:rPr>
              <w:t>CentOS 7.4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3649EAD4"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7B08E08B"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17E846A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Nginx</w:t>
            </w:r>
          </w:p>
        </w:tc>
        <w:tc>
          <w:tcPr>
            <w:tcW w:w="467" w:type="pct"/>
            <w:tcBorders>
              <w:top w:val="single" w:sz="4" w:space="0" w:color="000000"/>
              <w:left w:val="single" w:sz="4" w:space="0" w:color="000000"/>
              <w:bottom w:val="single" w:sz="4" w:space="0" w:color="000000"/>
              <w:right w:val="single" w:sz="4" w:space="0" w:color="000000"/>
            </w:tcBorders>
            <w:vAlign w:val="center"/>
          </w:tcPr>
          <w:p w14:paraId="62259670"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V1.9.9</w:t>
            </w:r>
          </w:p>
        </w:tc>
      </w:tr>
      <w:tr w:rsidR="0030763C" w14:paraId="7B72DF86" w14:textId="77777777" w:rsidTr="001E7196">
        <w:trPr>
          <w:trHeight w:val="282"/>
        </w:trPr>
        <w:tc>
          <w:tcPr>
            <w:tcW w:w="646" w:type="pct"/>
            <w:vMerge w:val="restart"/>
            <w:tcBorders>
              <w:top w:val="single" w:sz="4" w:space="0" w:color="000000"/>
              <w:left w:val="single" w:sz="4" w:space="0" w:color="000000"/>
              <w:bottom w:val="single" w:sz="4" w:space="0" w:color="000000"/>
              <w:right w:val="single" w:sz="4" w:space="0" w:color="000000"/>
            </w:tcBorders>
            <w:vAlign w:val="center"/>
          </w:tcPr>
          <w:p w14:paraId="1EC5E1BB"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基于数据驱动的区域交通控制优化平台</w:t>
            </w:r>
          </w:p>
        </w:tc>
        <w:tc>
          <w:tcPr>
            <w:tcW w:w="895" w:type="pct"/>
            <w:vMerge w:val="restart"/>
            <w:tcBorders>
              <w:top w:val="single" w:sz="4" w:space="0" w:color="000000"/>
              <w:left w:val="single" w:sz="4" w:space="0" w:color="000000"/>
              <w:bottom w:val="single" w:sz="4" w:space="0" w:color="000000"/>
              <w:right w:val="single" w:sz="4" w:space="0" w:color="000000"/>
            </w:tcBorders>
            <w:vAlign w:val="center"/>
          </w:tcPr>
          <w:p w14:paraId="3BDB656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kuangtu-0001</w:t>
            </w:r>
          </w:p>
        </w:tc>
        <w:tc>
          <w:tcPr>
            <w:tcW w:w="1484" w:type="pct"/>
            <w:vMerge w:val="restart"/>
            <w:tcBorders>
              <w:top w:val="single" w:sz="4" w:space="0" w:color="000000"/>
              <w:left w:val="single" w:sz="4" w:space="0" w:color="000000"/>
              <w:bottom w:val="single" w:sz="4" w:space="0" w:color="000000"/>
              <w:right w:val="single" w:sz="4" w:space="0" w:color="000000"/>
            </w:tcBorders>
            <w:vAlign w:val="center"/>
          </w:tcPr>
          <w:p w14:paraId="50048898"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8.0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783F7FA3"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57DEBFF1" w14:textId="77777777" w:rsidR="0030763C" w:rsidRDefault="0030763C">
            <w:pPr>
              <w:spacing w:line="360" w:lineRule="auto"/>
              <w:jc w:val="left"/>
              <w:rPr>
                <w:rFonts w:cs="宋体"/>
                <w:b w:val="0"/>
                <w:bCs/>
                <w:color w:val="000000"/>
                <w:sz w:val="21"/>
                <w:szCs w:val="21"/>
              </w:rPr>
            </w:pPr>
          </w:p>
        </w:tc>
        <w:tc>
          <w:tcPr>
            <w:tcW w:w="468" w:type="pct"/>
            <w:vMerge w:val="restart"/>
            <w:tcBorders>
              <w:top w:val="single" w:sz="4" w:space="0" w:color="000000"/>
              <w:left w:val="single" w:sz="4" w:space="0" w:color="000000"/>
              <w:bottom w:val="single" w:sz="4" w:space="0" w:color="000000"/>
              <w:right w:val="single" w:sz="4" w:space="0" w:color="000000"/>
            </w:tcBorders>
            <w:vAlign w:val="center"/>
          </w:tcPr>
          <w:p w14:paraId="0DF2A20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redis</w:t>
            </w:r>
            <w:r>
              <w:rPr>
                <w:rFonts w:cs="宋体" w:hint="eastAsia"/>
                <w:b w:val="0"/>
                <w:bCs/>
                <w:color w:val="000000"/>
                <w:kern w:val="0"/>
                <w:sz w:val="21"/>
                <w:szCs w:val="21"/>
                <w:lang w:bidi="ar"/>
              </w:rPr>
              <w:br/>
              <w:t>tomcat</w:t>
            </w:r>
          </w:p>
        </w:tc>
        <w:tc>
          <w:tcPr>
            <w:tcW w:w="467" w:type="pct"/>
            <w:vMerge w:val="restart"/>
            <w:tcBorders>
              <w:top w:val="single" w:sz="4" w:space="0" w:color="000000"/>
              <w:left w:val="single" w:sz="4" w:space="0" w:color="000000"/>
              <w:bottom w:val="single" w:sz="4" w:space="0" w:color="000000"/>
              <w:right w:val="single" w:sz="4" w:space="0" w:color="000000"/>
            </w:tcBorders>
            <w:vAlign w:val="center"/>
          </w:tcPr>
          <w:p w14:paraId="65E7C2B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6.2.5</w:t>
            </w:r>
            <w:r>
              <w:rPr>
                <w:rFonts w:cs="宋体" w:hint="eastAsia"/>
                <w:b w:val="0"/>
                <w:bCs/>
                <w:color w:val="000000"/>
                <w:kern w:val="0"/>
                <w:sz w:val="21"/>
                <w:szCs w:val="21"/>
                <w:lang w:bidi="ar"/>
              </w:rPr>
              <w:br/>
              <w:t>8.5.34</w:t>
            </w:r>
          </w:p>
        </w:tc>
      </w:tr>
      <w:tr w:rsidR="0030763C" w14:paraId="6326D7AB"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AD96F71" w14:textId="77777777" w:rsidR="0030763C" w:rsidRDefault="0030763C">
            <w:pPr>
              <w:spacing w:line="360" w:lineRule="auto"/>
              <w:jc w:val="left"/>
              <w:rPr>
                <w:rFonts w:cs="宋体"/>
                <w:b w:val="0"/>
                <w:bCs/>
                <w:color w:val="000000"/>
                <w:sz w:val="21"/>
                <w:szCs w:val="21"/>
              </w:rPr>
            </w:pPr>
          </w:p>
        </w:tc>
        <w:tc>
          <w:tcPr>
            <w:tcW w:w="895" w:type="pct"/>
            <w:vMerge/>
            <w:tcBorders>
              <w:top w:val="single" w:sz="4" w:space="0" w:color="000000"/>
              <w:left w:val="single" w:sz="4" w:space="0" w:color="000000"/>
              <w:bottom w:val="single" w:sz="4" w:space="0" w:color="000000"/>
              <w:right w:val="single" w:sz="4" w:space="0" w:color="000000"/>
            </w:tcBorders>
            <w:vAlign w:val="center"/>
          </w:tcPr>
          <w:p w14:paraId="3EB30DED" w14:textId="77777777" w:rsidR="0030763C" w:rsidRDefault="0030763C">
            <w:pPr>
              <w:spacing w:line="360" w:lineRule="auto"/>
              <w:jc w:val="left"/>
              <w:rPr>
                <w:rFonts w:cs="宋体"/>
                <w:b w:val="0"/>
                <w:bCs/>
                <w:color w:val="000000"/>
                <w:sz w:val="21"/>
                <w:szCs w:val="21"/>
              </w:rPr>
            </w:pPr>
          </w:p>
        </w:tc>
        <w:tc>
          <w:tcPr>
            <w:tcW w:w="1484" w:type="pct"/>
            <w:vMerge/>
            <w:tcBorders>
              <w:top w:val="single" w:sz="4" w:space="0" w:color="000000"/>
              <w:left w:val="single" w:sz="4" w:space="0" w:color="000000"/>
              <w:bottom w:val="single" w:sz="4" w:space="0" w:color="000000"/>
              <w:right w:val="single" w:sz="4" w:space="0" w:color="000000"/>
            </w:tcBorders>
            <w:vAlign w:val="center"/>
          </w:tcPr>
          <w:p w14:paraId="685F7BB2" w14:textId="77777777" w:rsidR="0030763C" w:rsidRDefault="0030763C">
            <w:pPr>
              <w:spacing w:line="360" w:lineRule="auto"/>
              <w:jc w:val="left"/>
              <w:rPr>
                <w:rFonts w:cs="宋体"/>
                <w:b w:val="0"/>
                <w:bCs/>
                <w:color w:val="000000"/>
                <w:sz w:val="21"/>
                <w:szCs w:val="21"/>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3BA94324"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35C7BF48" w14:textId="77777777" w:rsidR="0030763C" w:rsidRDefault="0030763C">
            <w:pPr>
              <w:spacing w:line="360" w:lineRule="auto"/>
              <w:jc w:val="left"/>
              <w:rPr>
                <w:rFonts w:cs="宋体"/>
                <w:b w:val="0"/>
                <w:bCs/>
                <w:color w:val="000000"/>
                <w:sz w:val="21"/>
                <w:szCs w:val="21"/>
              </w:rPr>
            </w:pPr>
          </w:p>
        </w:tc>
        <w:tc>
          <w:tcPr>
            <w:tcW w:w="468" w:type="pct"/>
            <w:vMerge/>
            <w:tcBorders>
              <w:top w:val="single" w:sz="4" w:space="0" w:color="000000"/>
              <w:left w:val="single" w:sz="4" w:space="0" w:color="000000"/>
              <w:bottom w:val="single" w:sz="4" w:space="0" w:color="000000"/>
              <w:right w:val="single" w:sz="4" w:space="0" w:color="000000"/>
            </w:tcBorders>
            <w:vAlign w:val="center"/>
          </w:tcPr>
          <w:p w14:paraId="09CF648C" w14:textId="77777777" w:rsidR="0030763C" w:rsidRDefault="0030763C">
            <w:pPr>
              <w:spacing w:line="360" w:lineRule="auto"/>
              <w:jc w:val="left"/>
              <w:rPr>
                <w:rFonts w:cs="宋体"/>
                <w:b w:val="0"/>
                <w:bCs/>
                <w:color w:val="000000"/>
                <w:sz w:val="21"/>
                <w:szCs w:val="21"/>
              </w:rPr>
            </w:pPr>
          </w:p>
        </w:tc>
        <w:tc>
          <w:tcPr>
            <w:tcW w:w="467" w:type="pct"/>
            <w:vMerge/>
            <w:tcBorders>
              <w:top w:val="single" w:sz="4" w:space="0" w:color="000000"/>
              <w:left w:val="single" w:sz="4" w:space="0" w:color="000000"/>
              <w:bottom w:val="single" w:sz="4" w:space="0" w:color="000000"/>
              <w:right w:val="single" w:sz="4" w:space="0" w:color="000000"/>
            </w:tcBorders>
            <w:vAlign w:val="center"/>
          </w:tcPr>
          <w:p w14:paraId="1C5419E9" w14:textId="77777777" w:rsidR="0030763C" w:rsidRDefault="0030763C">
            <w:pPr>
              <w:spacing w:line="360" w:lineRule="auto"/>
              <w:jc w:val="left"/>
              <w:rPr>
                <w:rFonts w:cs="宋体"/>
                <w:b w:val="0"/>
                <w:bCs/>
                <w:color w:val="000000"/>
                <w:sz w:val="21"/>
                <w:szCs w:val="21"/>
              </w:rPr>
            </w:pPr>
          </w:p>
        </w:tc>
      </w:tr>
      <w:tr w:rsidR="0030763C" w14:paraId="4079789C"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579F07C"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56A2D11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kuangtu-0002</w:t>
            </w:r>
          </w:p>
        </w:tc>
        <w:tc>
          <w:tcPr>
            <w:tcW w:w="1484" w:type="pct"/>
            <w:tcBorders>
              <w:top w:val="single" w:sz="4" w:space="0" w:color="000000"/>
              <w:left w:val="single" w:sz="4" w:space="0" w:color="000000"/>
              <w:bottom w:val="single" w:sz="4" w:space="0" w:color="000000"/>
              <w:right w:val="single" w:sz="4" w:space="0" w:color="000000"/>
            </w:tcBorders>
            <w:vAlign w:val="center"/>
          </w:tcPr>
          <w:p w14:paraId="2072204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2012</w:t>
            </w:r>
          </w:p>
        </w:tc>
        <w:tc>
          <w:tcPr>
            <w:tcW w:w="479" w:type="pct"/>
            <w:tcBorders>
              <w:top w:val="single" w:sz="4" w:space="0" w:color="000000"/>
              <w:left w:val="single" w:sz="4" w:space="0" w:color="000000"/>
              <w:bottom w:val="single" w:sz="4" w:space="0" w:color="000000"/>
              <w:right w:val="single" w:sz="4" w:space="0" w:color="000000"/>
            </w:tcBorders>
            <w:vAlign w:val="center"/>
          </w:tcPr>
          <w:p w14:paraId="518EA8D6"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6962EA21"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0A6C32E1"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tomcat</w:t>
            </w:r>
          </w:p>
        </w:tc>
        <w:tc>
          <w:tcPr>
            <w:tcW w:w="467" w:type="pct"/>
            <w:tcBorders>
              <w:top w:val="single" w:sz="4" w:space="0" w:color="000000"/>
              <w:left w:val="single" w:sz="4" w:space="0" w:color="000000"/>
              <w:bottom w:val="single" w:sz="4" w:space="0" w:color="000000"/>
              <w:right w:val="single" w:sz="4" w:space="0" w:color="000000"/>
            </w:tcBorders>
            <w:vAlign w:val="center"/>
          </w:tcPr>
          <w:p w14:paraId="402A25C8"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8.5.34</w:t>
            </w:r>
          </w:p>
        </w:tc>
      </w:tr>
      <w:tr w:rsidR="0030763C" w14:paraId="183757F9"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40FC550B"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D334EFD"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rds-kuangtu</w:t>
            </w:r>
            <w:r>
              <w:rPr>
                <w:rFonts w:cs="宋体" w:hint="eastAsia"/>
                <w:b w:val="0"/>
                <w:bCs/>
                <w:color w:val="000000"/>
                <w:kern w:val="0"/>
                <w:sz w:val="21"/>
                <w:szCs w:val="21"/>
                <w:lang w:bidi="ar"/>
              </w:rPr>
              <w:t>（数据库）</w:t>
            </w:r>
          </w:p>
        </w:tc>
        <w:tc>
          <w:tcPr>
            <w:tcW w:w="1484" w:type="pct"/>
            <w:tcBorders>
              <w:top w:val="single" w:sz="4" w:space="0" w:color="000000"/>
              <w:left w:val="single" w:sz="4" w:space="0" w:color="000000"/>
              <w:bottom w:val="single" w:sz="4" w:space="0" w:color="000000"/>
              <w:right w:val="single" w:sz="4" w:space="0" w:color="000000"/>
            </w:tcBorders>
            <w:vAlign w:val="center"/>
          </w:tcPr>
          <w:p w14:paraId="43EB6A77" w14:textId="77777777" w:rsidR="0030763C" w:rsidRDefault="0030763C">
            <w:pPr>
              <w:spacing w:line="360" w:lineRule="auto"/>
              <w:jc w:val="left"/>
              <w:rPr>
                <w:rFonts w:cs="宋体"/>
                <w:b w:val="0"/>
                <w:bCs/>
                <w:color w:val="000000"/>
                <w:sz w:val="21"/>
                <w:szCs w:val="21"/>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6D00C521"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wuxirid</w:t>
            </w:r>
          </w:p>
        </w:tc>
        <w:tc>
          <w:tcPr>
            <w:tcW w:w="561" w:type="pct"/>
            <w:tcBorders>
              <w:top w:val="single" w:sz="4" w:space="0" w:color="000000"/>
              <w:left w:val="single" w:sz="4" w:space="0" w:color="000000"/>
              <w:bottom w:val="single" w:sz="4" w:space="0" w:color="000000"/>
              <w:right w:val="single" w:sz="4" w:space="0" w:color="000000"/>
            </w:tcBorders>
            <w:vAlign w:val="center"/>
          </w:tcPr>
          <w:p w14:paraId="486933CE"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MYSQL5.7.31</w:t>
            </w:r>
          </w:p>
        </w:tc>
        <w:tc>
          <w:tcPr>
            <w:tcW w:w="468" w:type="pct"/>
            <w:tcBorders>
              <w:top w:val="single" w:sz="4" w:space="0" w:color="000000"/>
              <w:left w:val="single" w:sz="4" w:space="0" w:color="000000"/>
              <w:bottom w:val="single" w:sz="4" w:space="0" w:color="000000"/>
              <w:right w:val="single" w:sz="4" w:space="0" w:color="000000"/>
            </w:tcBorders>
            <w:vAlign w:val="center"/>
          </w:tcPr>
          <w:p w14:paraId="662AD3ED"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72B8408B" w14:textId="77777777" w:rsidR="0030763C" w:rsidRDefault="0030763C">
            <w:pPr>
              <w:spacing w:line="360" w:lineRule="auto"/>
              <w:jc w:val="left"/>
              <w:rPr>
                <w:rFonts w:cs="宋体"/>
                <w:b w:val="0"/>
                <w:bCs/>
                <w:color w:val="000000"/>
                <w:sz w:val="21"/>
                <w:szCs w:val="21"/>
              </w:rPr>
            </w:pPr>
          </w:p>
        </w:tc>
      </w:tr>
      <w:tr w:rsidR="0030763C" w14:paraId="2917F0F9" w14:textId="77777777" w:rsidTr="001E7196">
        <w:trPr>
          <w:trHeight w:val="282"/>
        </w:trPr>
        <w:tc>
          <w:tcPr>
            <w:tcW w:w="646" w:type="pct"/>
            <w:vMerge w:val="restart"/>
            <w:tcBorders>
              <w:top w:val="single" w:sz="4" w:space="0" w:color="000000"/>
              <w:left w:val="single" w:sz="4" w:space="0" w:color="000000"/>
              <w:bottom w:val="single" w:sz="4" w:space="0" w:color="000000"/>
              <w:right w:val="single" w:sz="4" w:space="0" w:color="000000"/>
            </w:tcBorders>
            <w:vAlign w:val="center"/>
          </w:tcPr>
          <w:p w14:paraId="6DB6088F"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测试运营展示平台</w:t>
            </w:r>
          </w:p>
        </w:tc>
        <w:tc>
          <w:tcPr>
            <w:tcW w:w="895" w:type="pct"/>
            <w:tcBorders>
              <w:top w:val="single" w:sz="4" w:space="0" w:color="000000"/>
              <w:left w:val="single" w:sz="4" w:space="0" w:color="000000"/>
              <w:bottom w:val="single" w:sz="4" w:space="0" w:color="000000"/>
              <w:right w:val="single" w:sz="4" w:space="0" w:color="000000"/>
            </w:tcBorders>
            <w:vAlign w:val="center"/>
          </w:tcPr>
          <w:p w14:paraId="5B7812A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xiaofeng-0001</w:t>
            </w:r>
          </w:p>
        </w:tc>
        <w:tc>
          <w:tcPr>
            <w:tcW w:w="1484" w:type="pct"/>
            <w:tcBorders>
              <w:top w:val="single" w:sz="4" w:space="0" w:color="000000"/>
              <w:left w:val="single" w:sz="4" w:space="0" w:color="000000"/>
              <w:bottom w:val="single" w:sz="4" w:space="0" w:color="000000"/>
              <w:right w:val="single" w:sz="4" w:space="0" w:color="000000"/>
            </w:tcBorders>
            <w:vAlign w:val="center"/>
          </w:tcPr>
          <w:p w14:paraId="20928229"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014CC365"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360FFAFD"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768C99F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Nginx</w:t>
            </w:r>
          </w:p>
        </w:tc>
        <w:tc>
          <w:tcPr>
            <w:tcW w:w="467" w:type="pct"/>
            <w:tcBorders>
              <w:top w:val="single" w:sz="4" w:space="0" w:color="000000"/>
              <w:left w:val="single" w:sz="4" w:space="0" w:color="000000"/>
              <w:bottom w:val="single" w:sz="4" w:space="0" w:color="000000"/>
              <w:right w:val="single" w:sz="4" w:space="0" w:color="000000"/>
            </w:tcBorders>
            <w:vAlign w:val="center"/>
          </w:tcPr>
          <w:p w14:paraId="2B6BA2F2"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1.18.0</w:t>
            </w:r>
          </w:p>
        </w:tc>
      </w:tr>
      <w:tr w:rsidR="0030763C" w14:paraId="60EFFD85"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1B34E096"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95B82F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xiaofeng-0002</w:t>
            </w:r>
          </w:p>
        </w:tc>
        <w:tc>
          <w:tcPr>
            <w:tcW w:w="1484" w:type="pct"/>
            <w:tcBorders>
              <w:top w:val="single" w:sz="4" w:space="0" w:color="000000"/>
              <w:left w:val="single" w:sz="4" w:space="0" w:color="000000"/>
              <w:bottom w:val="single" w:sz="4" w:space="0" w:color="000000"/>
              <w:right w:val="single" w:sz="4" w:space="0" w:color="000000"/>
            </w:tcBorders>
            <w:vAlign w:val="center"/>
          </w:tcPr>
          <w:p w14:paraId="02EC2DA2"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498F8551"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SQL Server</w:t>
            </w:r>
          </w:p>
        </w:tc>
        <w:tc>
          <w:tcPr>
            <w:tcW w:w="561" w:type="pct"/>
            <w:tcBorders>
              <w:top w:val="single" w:sz="4" w:space="0" w:color="000000"/>
              <w:left w:val="single" w:sz="4" w:space="0" w:color="000000"/>
              <w:bottom w:val="single" w:sz="4" w:space="0" w:color="000000"/>
              <w:right w:val="single" w:sz="4" w:space="0" w:color="000000"/>
            </w:tcBorders>
            <w:vAlign w:val="center"/>
          </w:tcPr>
          <w:p w14:paraId="5D8683D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12.0.5000.0</w:t>
            </w:r>
          </w:p>
        </w:tc>
        <w:tc>
          <w:tcPr>
            <w:tcW w:w="468" w:type="pct"/>
            <w:tcBorders>
              <w:top w:val="single" w:sz="4" w:space="0" w:color="000000"/>
              <w:left w:val="single" w:sz="4" w:space="0" w:color="000000"/>
              <w:bottom w:val="single" w:sz="4" w:space="0" w:color="000000"/>
              <w:right w:val="single" w:sz="4" w:space="0" w:color="000000"/>
            </w:tcBorders>
            <w:vAlign w:val="center"/>
          </w:tcPr>
          <w:p w14:paraId="07CB0E36"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01F65D8B" w14:textId="77777777" w:rsidR="0030763C" w:rsidRDefault="0030763C">
            <w:pPr>
              <w:spacing w:line="360" w:lineRule="auto"/>
              <w:jc w:val="left"/>
              <w:rPr>
                <w:rFonts w:cs="宋体"/>
                <w:b w:val="0"/>
                <w:bCs/>
                <w:color w:val="000000"/>
                <w:sz w:val="21"/>
                <w:szCs w:val="21"/>
              </w:rPr>
            </w:pPr>
          </w:p>
        </w:tc>
      </w:tr>
      <w:tr w:rsidR="0030763C" w14:paraId="363B60D6"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4C63EDB4"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3EDC212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xiaofeng-0003</w:t>
            </w:r>
          </w:p>
        </w:tc>
        <w:tc>
          <w:tcPr>
            <w:tcW w:w="1484" w:type="pct"/>
            <w:tcBorders>
              <w:top w:val="single" w:sz="4" w:space="0" w:color="000000"/>
              <w:left w:val="single" w:sz="4" w:space="0" w:color="000000"/>
              <w:bottom w:val="single" w:sz="4" w:space="0" w:color="000000"/>
              <w:right w:val="single" w:sz="4" w:space="0" w:color="000000"/>
            </w:tcBorders>
            <w:vAlign w:val="center"/>
          </w:tcPr>
          <w:p w14:paraId="3BABB5E9"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13558A68"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79A53FB6"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7D093879"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02591C6D" w14:textId="77777777" w:rsidR="0030763C" w:rsidRDefault="0030763C">
            <w:pPr>
              <w:spacing w:line="360" w:lineRule="auto"/>
              <w:jc w:val="left"/>
              <w:rPr>
                <w:rFonts w:cs="宋体"/>
                <w:b w:val="0"/>
                <w:bCs/>
                <w:color w:val="000000"/>
                <w:sz w:val="21"/>
                <w:szCs w:val="21"/>
              </w:rPr>
            </w:pPr>
          </w:p>
        </w:tc>
      </w:tr>
      <w:tr w:rsidR="0030763C" w14:paraId="226CE74F"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0E02B99A"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0D8E8222"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xiaofeng-0004</w:t>
            </w:r>
          </w:p>
        </w:tc>
        <w:tc>
          <w:tcPr>
            <w:tcW w:w="1484" w:type="pct"/>
            <w:tcBorders>
              <w:top w:val="single" w:sz="4" w:space="0" w:color="000000"/>
              <w:left w:val="single" w:sz="4" w:space="0" w:color="000000"/>
              <w:bottom w:val="single" w:sz="4" w:space="0" w:color="000000"/>
              <w:right w:val="single" w:sz="4" w:space="0" w:color="000000"/>
            </w:tcBorders>
            <w:vAlign w:val="center"/>
          </w:tcPr>
          <w:p w14:paraId="60DCC570"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04AF7DD0"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41CCAFFD"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02ABC72A"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239FA136" w14:textId="77777777" w:rsidR="0030763C" w:rsidRDefault="0030763C">
            <w:pPr>
              <w:spacing w:line="360" w:lineRule="auto"/>
              <w:jc w:val="left"/>
              <w:rPr>
                <w:rFonts w:cs="宋体"/>
                <w:b w:val="0"/>
                <w:bCs/>
                <w:color w:val="000000"/>
                <w:sz w:val="21"/>
                <w:szCs w:val="21"/>
              </w:rPr>
            </w:pPr>
          </w:p>
        </w:tc>
      </w:tr>
      <w:tr w:rsidR="0030763C" w14:paraId="33507EA6" w14:textId="77777777" w:rsidTr="001E7196">
        <w:trPr>
          <w:trHeight w:val="282"/>
        </w:trPr>
        <w:tc>
          <w:tcPr>
            <w:tcW w:w="646" w:type="pct"/>
            <w:vMerge w:val="restart"/>
            <w:tcBorders>
              <w:top w:val="single" w:sz="4" w:space="0" w:color="000000"/>
              <w:left w:val="single" w:sz="4" w:space="0" w:color="000000"/>
              <w:bottom w:val="single" w:sz="4" w:space="0" w:color="000000"/>
              <w:right w:val="single" w:sz="4" w:space="0" w:color="000000"/>
            </w:tcBorders>
            <w:vAlign w:val="center"/>
          </w:tcPr>
          <w:p w14:paraId="537504A9"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测试数据应用平台</w:t>
            </w:r>
          </w:p>
        </w:tc>
        <w:tc>
          <w:tcPr>
            <w:tcW w:w="895" w:type="pct"/>
            <w:tcBorders>
              <w:top w:val="single" w:sz="4" w:space="0" w:color="000000"/>
              <w:left w:val="single" w:sz="4" w:space="0" w:color="000000"/>
              <w:bottom w:val="single" w:sz="4" w:space="0" w:color="000000"/>
              <w:right w:val="single" w:sz="4" w:space="0" w:color="000000"/>
            </w:tcBorders>
            <w:vAlign w:val="center"/>
          </w:tcPr>
          <w:p w14:paraId="71F29B16"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xiaofeng-0005</w:t>
            </w:r>
          </w:p>
        </w:tc>
        <w:tc>
          <w:tcPr>
            <w:tcW w:w="1484" w:type="pct"/>
            <w:tcBorders>
              <w:top w:val="single" w:sz="4" w:space="0" w:color="000000"/>
              <w:left w:val="single" w:sz="4" w:space="0" w:color="000000"/>
              <w:bottom w:val="single" w:sz="4" w:space="0" w:color="000000"/>
              <w:right w:val="single" w:sz="4" w:space="0" w:color="000000"/>
            </w:tcBorders>
            <w:vAlign w:val="center"/>
          </w:tcPr>
          <w:p w14:paraId="0CC234F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33F787F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MySQL</w:t>
            </w:r>
          </w:p>
        </w:tc>
        <w:tc>
          <w:tcPr>
            <w:tcW w:w="561" w:type="pct"/>
            <w:tcBorders>
              <w:top w:val="single" w:sz="4" w:space="0" w:color="000000"/>
              <w:left w:val="single" w:sz="4" w:space="0" w:color="000000"/>
              <w:bottom w:val="single" w:sz="4" w:space="0" w:color="000000"/>
              <w:right w:val="single" w:sz="4" w:space="0" w:color="000000"/>
            </w:tcBorders>
            <w:vAlign w:val="center"/>
          </w:tcPr>
          <w:p w14:paraId="3E96546E"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14.14</w:t>
            </w:r>
          </w:p>
        </w:tc>
        <w:tc>
          <w:tcPr>
            <w:tcW w:w="468" w:type="pct"/>
            <w:tcBorders>
              <w:top w:val="single" w:sz="4" w:space="0" w:color="000000"/>
              <w:left w:val="single" w:sz="4" w:space="0" w:color="000000"/>
              <w:bottom w:val="single" w:sz="4" w:space="0" w:color="000000"/>
              <w:right w:val="single" w:sz="4" w:space="0" w:color="000000"/>
            </w:tcBorders>
            <w:vAlign w:val="center"/>
          </w:tcPr>
          <w:p w14:paraId="4EEF8F70"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7952B0D8" w14:textId="77777777" w:rsidR="0030763C" w:rsidRDefault="0030763C">
            <w:pPr>
              <w:spacing w:line="360" w:lineRule="auto"/>
              <w:jc w:val="left"/>
              <w:rPr>
                <w:rFonts w:cs="宋体"/>
                <w:b w:val="0"/>
                <w:bCs/>
                <w:color w:val="000000"/>
                <w:sz w:val="21"/>
                <w:szCs w:val="21"/>
              </w:rPr>
            </w:pPr>
          </w:p>
        </w:tc>
      </w:tr>
      <w:tr w:rsidR="0030763C" w14:paraId="30BFA63C"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35BF4993"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714E1FF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xiaofeng-0006</w:t>
            </w:r>
          </w:p>
        </w:tc>
        <w:tc>
          <w:tcPr>
            <w:tcW w:w="1484" w:type="pct"/>
            <w:tcBorders>
              <w:top w:val="single" w:sz="4" w:space="0" w:color="000000"/>
              <w:left w:val="single" w:sz="4" w:space="0" w:color="000000"/>
              <w:bottom w:val="single" w:sz="4" w:space="0" w:color="000000"/>
              <w:right w:val="single" w:sz="4" w:space="0" w:color="000000"/>
            </w:tcBorders>
            <w:vAlign w:val="center"/>
          </w:tcPr>
          <w:p w14:paraId="764CCED7"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52AB653D"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4028A039"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4C7F78F1"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1C8C3A41" w14:textId="77777777" w:rsidR="0030763C" w:rsidRDefault="0030763C">
            <w:pPr>
              <w:spacing w:line="360" w:lineRule="auto"/>
              <w:jc w:val="left"/>
              <w:rPr>
                <w:rFonts w:cs="宋体"/>
                <w:b w:val="0"/>
                <w:bCs/>
                <w:color w:val="000000"/>
                <w:sz w:val="21"/>
                <w:szCs w:val="21"/>
              </w:rPr>
            </w:pPr>
          </w:p>
        </w:tc>
      </w:tr>
      <w:tr w:rsidR="0030763C" w14:paraId="73747A3E"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56A1BD2"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71259FEB"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xiaofeng-0009</w:t>
            </w:r>
          </w:p>
        </w:tc>
        <w:tc>
          <w:tcPr>
            <w:tcW w:w="1484" w:type="pct"/>
            <w:tcBorders>
              <w:top w:val="single" w:sz="4" w:space="0" w:color="000000"/>
              <w:left w:val="single" w:sz="4" w:space="0" w:color="000000"/>
              <w:bottom w:val="single" w:sz="4" w:space="0" w:color="000000"/>
              <w:right w:val="single" w:sz="4" w:space="0" w:color="000000"/>
            </w:tcBorders>
            <w:vAlign w:val="center"/>
          </w:tcPr>
          <w:p w14:paraId="524AD891"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52D88F76"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1CC8FD75"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567FBBF2"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75C26B47" w14:textId="77777777" w:rsidR="0030763C" w:rsidRDefault="0030763C">
            <w:pPr>
              <w:spacing w:line="360" w:lineRule="auto"/>
              <w:jc w:val="left"/>
              <w:rPr>
                <w:rFonts w:cs="宋体"/>
                <w:b w:val="0"/>
                <w:bCs/>
                <w:color w:val="000000"/>
                <w:sz w:val="21"/>
                <w:szCs w:val="21"/>
              </w:rPr>
            </w:pPr>
          </w:p>
        </w:tc>
      </w:tr>
      <w:tr w:rsidR="0030763C" w14:paraId="6E1227DE"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BEC8135"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231941B7"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xiaofeng-0010</w:t>
            </w:r>
          </w:p>
        </w:tc>
        <w:tc>
          <w:tcPr>
            <w:tcW w:w="1484" w:type="pct"/>
            <w:tcBorders>
              <w:top w:val="single" w:sz="4" w:space="0" w:color="000000"/>
              <w:left w:val="single" w:sz="4" w:space="0" w:color="000000"/>
              <w:bottom w:val="single" w:sz="4" w:space="0" w:color="000000"/>
              <w:right w:val="single" w:sz="4" w:space="0" w:color="000000"/>
            </w:tcBorders>
            <w:vAlign w:val="center"/>
          </w:tcPr>
          <w:p w14:paraId="032B070D"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044055F8"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15EA69FD"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6FF7C028"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7A06BF81" w14:textId="77777777" w:rsidR="0030763C" w:rsidRDefault="0030763C">
            <w:pPr>
              <w:spacing w:line="360" w:lineRule="auto"/>
              <w:jc w:val="left"/>
              <w:rPr>
                <w:rFonts w:cs="宋体"/>
                <w:b w:val="0"/>
                <w:bCs/>
                <w:color w:val="000000"/>
                <w:sz w:val="21"/>
                <w:szCs w:val="21"/>
              </w:rPr>
            </w:pPr>
          </w:p>
        </w:tc>
      </w:tr>
      <w:tr w:rsidR="0030763C" w14:paraId="76D20394" w14:textId="77777777" w:rsidTr="001E7196">
        <w:trPr>
          <w:trHeight w:val="282"/>
        </w:trPr>
        <w:tc>
          <w:tcPr>
            <w:tcW w:w="646" w:type="pct"/>
            <w:vMerge w:val="restart"/>
            <w:tcBorders>
              <w:top w:val="single" w:sz="4" w:space="0" w:color="000000"/>
              <w:left w:val="single" w:sz="4" w:space="0" w:color="000000"/>
              <w:bottom w:val="single" w:sz="4" w:space="0" w:color="000000"/>
              <w:right w:val="single" w:sz="4" w:space="0" w:color="000000"/>
            </w:tcBorders>
            <w:vAlign w:val="center"/>
          </w:tcPr>
          <w:p w14:paraId="2577102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测试设备管理平台</w:t>
            </w:r>
          </w:p>
        </w:tc>
        <w:tc>
          <w:tcPr>
            <w:tcW w:w="895" w:type="pct"/>
            <w:tcBorders>
              <w:top w:val="single" w:sz="4" w:space="0" w:color="000000"/>
              <w:left w:val="single" w:sz="4" w:space="0" w:color="000000"/>
              <w:bottom w:val="single" w:sz="4" w:space="0" w:color="000000"/>
              <w:right w:val="single" w:sz="4" w:space="0" w:color="000000"/>
            </w:tcBorders>
            <w:vAlign w:val="center"/>
          </w:tcPr>
          <w:p w14:paraId="5583781F"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xiaofeng-0016</w:t>
            </w:r>
          </w:p>
        </w:tc>
        <w:tc>
          <w:tcPr>
            <w:tcW w:w="1484" w:type="pct"/>
            <w:tcBorders>
              <w:top w:val="single" w:sz="4" w:space="0" w:color="000000"/>
              <w:left w:val="single" w:sz="4" w:space="0" w:color="000000"/>
              <w:bottom w:val="single" w:sz="4" w:space="0" w:color="000000"/>
              <w:right w:val="single" w:sz="4" w:space="0" w:color="000000"/>
            </w:tcBorders>
            <w:vAlign w:val="center"/>
          </w:tcPr>
          <w:p w14:paraId="3151EDB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5DD211C6"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MySQL</w:t>
            </w:r>
          </w:p>
        </w:tc>
        <w:tc>
          <w:tcPr>
            <w:tcW w:w="561" w:type="pct"/>
            <w:tcBorders>
              <w:top w:val="single" w:sz="4" w:space="0" w:color="000000"/>
              <w:left w:val="single" w:sz="4" w:space="0" w:color="000000"/>
              <w:bottom w:val="single" w:sz="4" w:space="0" w:color="000000"/>
              <w:right w:val="single" w:sz="4" w:space="0" w:color="000000"/>
            </w:tcBorders>
            <w:vAlign w:val="center"/>
          </w:tcPr>
          <w:p w14:paraId="0F0449F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5.5.62</w:t>
            </w:r>
          </w:p>
        </w:tc>
        <w:tc>
          <w:tcPr>
            <w:tcW w:w="468" w:type="pct"/>
            <w:tcBorders>
              <w:top w:val="single" w:sz="4" w:space="0" w:color="000000"/>
              <w:left w:val="single" w:sz="4" w:space="0" w:color="000000"/>
              <w:bottom w:val="single" w:sz="4" w:space="0" w:color="000000"/>
              <w:right w:val="single" w:sz="4" w:space="0" w:color="000000"/>
            </w:tcBorders>
            <w:vAlign w:val="center"/>
          </w:tcPr>
          <w:p w14:paraId="60BE250E"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Nginx</w:t>
            </w:r>
          </w:p>
        </w:tc>
        <w:tc>
          <w:tcPr>
            <w:tcW w:w="467" w:type="pct"/>
            <w:tcBorders>
              <w:top w:val="single" w:sz="4" w:space="0" w:color="000000"/>
              <w:left w:val="single" w:sz="4" w:space="0" w:color="000000"/>
              <w:bottom w:val="single" w:sz="4" w:space="0" w:color="000000"/>
              <w:right w:val="single" w:sz="4" w:space="0" w:color="000000"/>
            </w:tcBorders>
            <w:vAlign w:val="center"/>
          </w:tcPr>
          <w:p w14:paraId="5D1C3B7B"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1.17.10</w:t>
            </w:r>
          </w:p>
        </w:tc>
      </w:tr>
      <w:tr w:rsidR="0030763C" w14:paraId="55EEE558"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23936BFB"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5CEEE83A"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xiaofeng-0015</w:t>
            </w:r>
          </w:p>
        </w:tc>
        <w:tc>
          <w:tcPr>
            <w:tcW w:w="1484" w:type="pct"/>
            <w:tcBorders>
              <w:top w:val="single" w:sz="4" w:space="0" w:color="000000"/>
              <w:left w:val="single" w:sz="4" w:space="0" w:color="000000"/>
              <w:bottom w:val="single" w:sz="4" w:space="0" w:color="000000"/>
              <w:right w:val="single" w:sz="4" w:space="0" w:color="000000"/>
            </w:tcBorders>
            <w:vAlign w:val="center"/>
          </w:tcPr>
          <w:p w14:paraId="085144D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Windows Server 2016 Datacenter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489C107A"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2B4CE4CF"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1A2A84F8" w14:textId="77777777" w:rsidR="0030763C" w:rsidRDefault="0030763C">
            <w:pPr>
              <w:spacing w:line="360" w:lineRule="auto"/>
              <w:jc w:val="left"/>
              <w:rPr>
                <w:rFonts w:cs="宋体"/>
                <w:b w:val="0"/>
                <w:bCs/>
                <w:color w:val="FF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1D52CB5A" w14:textId="77777777" w:rsidR="0030763C" w:rsidRDefault="0030763C">
            <w:pPr>
              <w:spacing w:line="360" w:lineRule="auto"/>
              <w:jc w:val="left"/>
              <w:rPr>
                <w:rFonts w:cs="宋体"/>
                <w:b w:val="0"/>
                <w:bCs/>
                <w:color w:val="000000"/>
                <w:sz w:val="21"/>
                <w:szCs w:val="21"/>
              </w:rPr>
            </w:pPr>
          </w:p>
        </w:tc>
      </w:tr>
      <w:tr w:rsidR="0030763C" w14:paraId="1DF5C119"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59062049"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62145A8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xiaofeng-0007</w:t>
            </w:r>
          </w:p>
        </w:tc>
        <w:tc>
          <w:tcPr>
            <w:tcW w:w="1484" w:type="pct"/>
            <w:tcBorders>
              <w:top w:val="single" w:sz="4" w:space="0" w:color="000000"/>
              <w:left w:val="single" w:sz="4" w:space="0" w:color="000000"/>
              <w:bottom w:val="single" w:sz="4" w:space="0" w:color="000000"/>
              <w:right w:val="single" w:sz="4" w:space="0" w:color="000000"/>
            </w:tcBorders>
            <w:vAlign w:val="center"/>
          </w:tcPr>
          <w:p w14:paraId="3FEACF5B"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190C2D65"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565EEBBB"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3DF1A0D2"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41E7FA23" w14:textId="77777777" w:rsidR="0030763C" w:rsidRDefault="0030763C">
            <w:pPr>
              <w:spacing w:line="360" w:lineRule="auto"/>
              <w:jc w:val="left"/>
              <w:rPr>
                <w:rFonts w:cs="宋体"/>
                <w:b w:val="0"/>
                <w:bCs/>
                <w:color w:val="000000"/>
                <w:sz w:val="21"/>
                <w:szCs w:val="21"/>
              </w:rPr>
            </w:pPr>
          </w:p>
        </w:tc>
      </w:tr>
      <w:tr w:rsidR="0030763C" w14:paraId="33A7034C"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40472B05"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79A26A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xiaofeng-0008</w:t>
            </w:r>
          </w:p>
        </w:tc>
        <w:tc>
          <w:tcPr>
            <w:tcW w:w="1484" w:type="pct"/>
            <w:tcBorders>
              <w:top w:val="single" w:sz="4" w:space="0" w:color="000000"/>
              <w:left w:val="single" w:sz="4" w:space="0" w:color="000000"/>
              <w:bottom w:val="single" w:sz="4" w:space="0" w:color="000000"/>
              <w:right w:val="single" w:sz="4" w:space="0" w:color="000000"/>
            </w:tcBorders>
            <w:vAlign w:val="center"/>
          </w:tcPr>
          <w:p w14:paraId="7BD3ABFF"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3A88C81F"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3E06080B"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44D49C8E"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6049BBE7" w14:textId="77777777" w:rsidR="0030763C" w:rsidRDefault="0030763C">
            <w:pPr>
              <w:spacing w:line="360" w:lineRule="auto"/>
              <w:jc w:val="left"/>
              <w:rPr>
                <w:rFonts w:cs="宋体"/>
                <w:b w:val="0"/>
                <w:bCs/>
                <w:color w:val="000000"/>
                <w:sz w:val="21"/>
                <w:szCs w:val="21"/>
              </w:rPr>
            </w:pPr>
          </w:p>
        </w:tc>
      </w:tr>
      <w:tr w:rsidR="0030763C" w14:paraId="23B0B48B"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18810C06"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478987C4"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xiaofeng-0011</w:t>
            </w:r>
          </w:p>
        </w:tc>
        <w:tc>
          <w:tcPr>
            <w:tcW w:w="1484" w:type="pct"/>
            <w:tcBorders>
              <w:top w:val="single" w:sz="4" w:space="0" w:color="000000"/>
              <w:left w:val="single" w:sz="4" w:space="0" w:color="000000"/>
              <w:bottom w:val="single" w:sz="4" w:space="0" w:color="000000"/>
              <w:right w:val="single" w:sz="4" w:space="0" w:color="000000"/>
            </w:tcBorders>
            <w:vAlign w:val="center"/>
          </w:tcPr>
          <w:p w14:paraId="689BEB45"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3A65E445"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16AE4A4E"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00B5E8E3"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2BFFF028" w14:textId="77777777" w:rsidR="0030763C" w:rsidRDefault="0030763C">
            <w:pPr>
              <w:spacing w:line="360" w:lineRule="auto"/>
              <w:jc w:val="left"/>
              <w:rPr>
                <w:rFonts w:cs="宋体"/>
                <w:b w:val="0"/>
                <w:bCs/>
                <w:color w:val="000000"/>
                <w:sz w:val="21"/>
                <w:szCs w:val="21"/>
              </w:rPr>
            </w:pPr>
          </w:p>
        </w:tc>
      </w:tr>
      <w:tr w:rsidR="0030763C" w14:paraId="426B1279"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3A979DB9"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370E3E69"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xiaofeng-0012</w:t>
            </w:r>
          </w:p>
        </w:tc>
        <w:tc>
          <w:tcPr>
            <w:tcW w:w="1484" w:type="pct"/>
            <w:tcBorders>
              <w:top w:val="single" w:sz="4" w:space="0" w:color="000000"/>
              <w:left w:val="single" w:sz="4" w:space="0" w:color="000000"/>
              <w:bottom w:val="single" w:sz="4" w:space="0" w:color="000000"/>
              <w:right w:val="single" w:sz="4" w:space="0" w:color="000000"/>
            </w:tcBorders>
            <w:vAlign w:val="center"/>
          </w:tcPr>
          <w:p w14:paraId="1D161362"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CentOS 7.7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4ABC4679"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7BB4C63E"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7295B376"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4DCE2B03" w14:textId="77777777" w:rsidR="0030763C" w:rsidRDefault="0030763C">
            <w:pPr>
              <w:spacing w:line="360" w:lineRule="auto"/>
              <w:jc w:val="left"/>
              <w:rPr>
                <w:rFonts w:cs="宋体"/>
                <w:b w:val="0"/>
                <w:bCs/>
                <w:color w:val="000000"/>
                <w:sz w:val="21"/>
                <w:szCs w:val="21"/>
              </w:rPr>
            </w:pPr>
          </w:p>
        </w:tc>
      </w:tr>
      <w:tr w:rsidR="0030763C" w14:paraId="45B9131D"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4C785112"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17ED3438"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xiaofeng-0013</w:t>
            </w:r>
          </w:p>
        </w:tc>
        <w:tc>
          <w:tcPr>
            <w:tcW w:w="1484" w:type="pct"/>
            <w:tcBorders>
              <w:top w:val="single" w:sz="4" w:space="0" w:color="000000"/>
              <w:left w:val="single" w:sz="4" w:space="0" w:color="000000"/>
              <w:bottom w:val="single" w:sz="4" w:space="0" w:color="000000"/>
              <w:right w:val="single" w:sz="4" w:space="0" w:color="000000"/>
            </w:tcBorders>
            <w:vAlign w:val="center"/>
          </w:tcPr>
          <w:p w14:paraId="61B7990E"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Ubuntu 18.04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5674A9E0"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 xml:space="preserve"> PostgreSQL</w:t>
            </w:r>
          </w:p>
        </w:tc>
        <w:tc>
          <w:tcPr>
            <w:tcW w:w="561" w:type="pct"/>
            <w:tcBorders>
              <w:top w:val="single" w:sz="4" w:space="0" w:color="000000"/>
              <w:left w:val="single" w:sz="4" w:space="0" w:color="000000"/>
              <w:bottom w:val="single" w:sz="4" w:space="0" w:color="000000"/>
              <w:right w:val="single" w:sz="4" w:space="0" w:color="000000"/>
            </w:tcBorders>
            <w:vAlign w:val="center"/>
          </w:tcPr>
          <w:p w14:paraId="0F1FCEEF"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10.18</w:t>
            </w:r>
          </w:p>
        </w:tc>
        <w:tc>
          <w:tcPr>
            <w:tcW w:w="468" w:type="pct"/>
            <w:tcBorders>
              <w:top w:val="single" w:sz="4" w:space="0" w:color="000000"/>
              <w:left w:val="single" w:sz="4" w:space="0" w:color="000000"/>
              <w:bottom w:val="single" w:sz="4" w:space="0" w:color="000000"/>
              <w:right w:val="single" w:sz="4" w:space="0" w:color="000000"/>
            </w:tcBorders>
            <w:vAlign w:val="center"/>
          </w:tcPr>
          <w:p w14:paraId="6ADA5B6B"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22676381" w14:textId="77777777" w:rsidR="0030763C" w:rsidRDefault="0030763C">
            <w:pPr>
              <w:spacing w:line="360" w:lineRule="auto"/>
              <w:jc w:val="left"/>
              <w:rPr>
                <w:rFonts w:cs="宋体"/>
                <w:b w:val="0"/>
                <w:bCs/>
                <w:color w:val="000000"/>
                <w:sz w:val="21"/>
                <w:szCs w:val="21"/>
              </w:rPr>
            </w:pPr>
          </w:p>
        </w:tc>
      </w:tr>
      <w:tr w:rsidR="0030763C" w14:paraId="407AEC33" w14:textId="77777777" w:rsidTr="001E7196">
        <w:trPr>
          <w:trHeight w:val="282"/>
        </w:trPr>
        <w:tc>
          <w:tcPr>
            <w:tcW w:w="646" w:type="pct"/>
            <w:vMerge/>
            <w:tcBorders>
              <w:top w:val="single" w:sz="4" w:space="0" w:color="000000"/>
              <w:left w:val="single" w:sz="4" w:space="0" w:color="000000"/>
              <w:bottom w:val="single" w:sz="4" w:space="0" w:color="000000"/>
              <w:right w:val="single" w:sz="4" w:space="0" w:color="000000"/>
            </w:tcBorders>
            <w:vAlign w:val="center"/>
          </w:tcPr>
          <w:p w14:paraId="7B3A36E9" w14:textId="77777777" w:rsidR="0030763C" w:rsidRDefault="0030763C">
            <w:pPr>
              <w:spacing w:line="360" w:lineRule="auto"/>
              <w:jc w:val="left"/>
              <w:rPr>
                <w:rFonts w:cs="宋体"/>
                <w:b w:val="0"/>
                <w:bCs/>
                <w:color w:val="000000"/>
                <w:sz w:val="21"/>
                <w:szCs w:val="21"/>
              </w:rPr>
            </w:pPr>
          </w:p>
        </w:tc>
        <w:tc>
          <w:tcPr>
            <w:tcW w:w="895" w:type="pct"/>
            <w:tcBorders>
              <w:top w:val="single" w:sz="4" w:space="0" w:color="000000"/>
              <w:left w:val="single" w:sz="4" w:space="0" w:color="000000"/>
              <w:bottom w:val="single" w:sz="4" w:space="0" w:color="000000"/>
              <w:right w:val="single" w:sz="4" w:space="0" w:color="000000"/>
            </w:tcBorders>
            <w:vAlign w:val="center"/>
          </w:tcPr>
          <w:p w14:paraId="01EE87AC"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xiaofeng-0014</w:t>
            </w:r>
          </w:p>
        </w:tc>
        <w:tc>
          <w:tcPr>
            <w:tcW w:w="1484" w:type="pct"/>
            <w:tcBorders>
              <w:top w:val="single" w:sz="4" w:space="0" w:color="000000"/>
              <w:left w:val="single" w:sz="4" w:space="0" w:color="000000"/>
              <w:bottom w:val="single" w:sz="4" w:space="0" w:color="000000"/>
              <w:right w:val="single" w:sz="4" w:space="0" w:color="000000"/>
            </w:tcBorders>
            <w:vAlign w:val="center"/>
          </w:tcPr>
          <w:p w14:paraId="2C8A18C3" w14:textId="77777777" w:rsidR="0030763C" w:rsidRDefault="00000000">
            <w:pPr>
              <w:widowControl/>
              <w:spacing w:line="360" w:lineRule="auto"/>
              <w:jc w:val="left"/>
              <w:textAlignment w:val="center"/>
              <w:rPr>
                <w:rFonts w:cs="宋体"/>
                <w:b w:val="0"/>
                <w:bCs/>
                <w:color w:val="000000"/>
                <w:sz w:val="21"/>
                <w:szCs w:val="21"/>
              </w:rPr>
            </w:pPr>
            <w:r>
              <w:rPr>
                <w:rFonts w:cs="宋体" w:hint="eastAsia"/>
                <w:b w:val="0"/>
                <w:bCs/>
                <w:color w:val="000000"/>
                <w:kern w:val="0"/>
                <w:sz w:val="21"/>
                <w:szCs w:val="21"/>
                <w:lang w:bidi="ar"/>
              </w:rPr>
              <w:t>Ubuntu 18.04 64bit</w:t>
            </w:r>
          </w:p>
        </w:tc>
        <w:tc>
          <w:tcPr>
            <w:tcW w:w="479" w:type="pct"/>
            <w:tcBorders>
              <w:top w:val="single" w:sz="4" w:space="0" w:color="000000"/>
              <w:left w:val="single" w:sz="4" w:space="0" w:color="000000"/>
              <w:bottom w:val="single" w:sz="4" w:space="0" w:color="000000"/>
              <w:right w:val="single" w:sz="4" w:space="0" w:color="000000"/>
            </w:tcBorders>
            <w:vAlign w:val="center"/>
          </w:tcPr>
          <w:p w14:paraId="7CA3F81D" w14:textId="77777777" w:rsidR="0030763C" w:rsidRDefault="0030763C">
            <w:pPr>
              <w:spacing w:line="360" w:lineRule="auto"/>
              <w:jc w:val="left"/>
              <w:rPr>
                <w:rFonts w:cs="宋体"/>
                <w:b w:val="0"/>
                <w:bCs/>
                <w:color w:val="000000"/>
                <w:sz w:val="21"/>
                <w:szCs w:val="21"/>
              </w:rPr>
            </w:pPr>
          </w:p>
        </w:tc>
        <w:tc>
          <w:tcPr>
            <w:tcW w:w="561" w:type="pct"/>
            <w:tcBorders>
              <w:top w:val="single" w:sz="4" w:space="0" w:color="000000"/>
              <w:left w:val="single" w:sz="4" w:space="0" w:color="000000"/>
              <w:bottom w:val="single" w:sz="4" w:space="0" w:color="000000"/>
              <w:right w:val="single" w:sz="4" w:space="0" w:color="000000"/>
            </w:tcBorders>
            <w:vAlign w:val="center"/>
          </w:tcPr>
          <w:p w14:paraId="37DDF192" w14:textId="77777777" w:rsidR="0030763C" w:rsidRDefault="0030763C">
            <w:pPr>
              <w:spacing w:line="360" w:lineRule="auto"/>
              <w:jc w:val="left"/>
              <w:rPr>
                <w:rFonts w:cs="宋体"/>
                <w:b w:val="0"/>
                <w:bCs/>
                <w:color w:val="000000"/>
                <w:sz w:val="21"/>
                <w:szCs w:val="21"/>
              </w:rPr>
            </w:pPr>
          </w:p>
        </w:tc>
        <w:tc>
          <w:tcPr>
            <w:tcW w:w="468" w:type="pct"/>
            <w:tcBorders>
              <w:top w:val="single" w:sz="4" w:space="0" w:color="000000"/>
              <w:left w:val="single" w:sz="4" w:space="0" w:color="000000"/>
              <w:bottom w:val="single" w:sz="4" w:space="0" w:color="000000"/>
              <w:right w:val="single" w:sz="4" w:space="0" w:color="000000"/>
            </w:tcBorders>
            <w:vAlign w:val="center"/>
          </w:tcPr>
          <w:p w14:paraId="0DA3804E" w14:textId="77777777" w:rsidR="0030763C" w:rsidRDefault="0030763C">
            <w:pPr>
              <w:spacing w:line="360" w:lineRule="auto"/>
              <w:jc w:val="left"/>
              <w:rPr>
                <w:rFonts w:cs="宋体"/>
                <w:b w:val="0"/>
                <w:bCs/>
                <w:color w:val="000000"/>
                <w:sz w:val="21"/>
                <w:szCs w:val="21"/>
              </w:rPr>
            </w:pPr>
          </w:p>
        </w:tc>
        <w:tc>
          <w:tcPr>
            <w:tcW w:w="467" w:type="pct"/>
            <w:tcBorders>
              <w:top w:val="single" w:sz="4" w:space="0" w:color="000000"/>
              <w:left w:val="single" w:sz="4" w:space="0" w:color="000000"/>
              <w:bottom w:val="single" w:sz="4" w:space="0" w:color="000000"/>
              <w:right w:val="single" w:sz="4" w:space="0" w:color="000000"/>
            </w:tcBorders>
            <w:vAlign w:val="center"/>
          </w:tcPr>
          <w:p w14:paraId="4830F7C3" w14:textId="77777777" w:rsidR="0030763C" w:rsidRDefault="0030763C">
            <w:pPr>
              <w:spacing w:line="360" w:lineRule="auto"/>
              <w:jc w:val="left"/>
              <w:rPr>
                <w:rFonts w:cs="宋体"/>
                <w:b w:val="0"/>
                <w:bCs/>
                <w:color w:val="000000"/>
                <w:sz w:val="21"/>
                <w:szCs w:val="21"/>
              </w:rPr>
            </w:pPr>
          </w:p>
        </w:tc>
      </w:tr>
      <w:tr w:rsidR="0030763C" w14:paraId="5DC88A19" w14:textId="77777777" w:rsidTr="001E7196">
        <w:trPr>
          <w:trHeight w:val="282"/>
        </w:trPr>
        <w:tc>
          <w:tcPr>
            <w:tcW w:w="5000" w:type="pct"/>
            <w:gridSpan w:val="7"/>
            <w:tcBorders>
              <w:top w:val="single" w:sz="4" w:space="0" w:color="000000"/>
              <w:left w:val="single" w:sz="4" w:space="0" w:color="000000"/>
              <w:bottom w:val="single" w:sz="4" w:space="0" w:color="000000"/>
              <w:right w:val="single" w:sz="4" w:space="0" w:color="000000"/>
            </w:tcBorders>
            <w:noWrap/>
            <w:vAlign w:val="center"/>
          </w:tcPr>
          <w:p w14:paraId="0E745D2F" w14:textId="77777777" w:rsidR="0030763C" w:rsidRDefault="00000000">
            <w:pPr>
              <w:spacing w:line="360" w:lineRule="auto"/>
              <w:jc w:val="center"/>
              <w:rPr>
                <w:rFonts w:cs="宋体"/>
                <w:b w:val="0"/>
                <w:bCs/>
                <w:color w:val="000000"/>
                <w:sz w:val="21"/>
                <w:szCs w:val="21"/>
              </w:rPr>
            </w:pPr>
            <w:r>
              <w:rPr>
                <w:rFonts w:cs="宋体" w:hint="eastAsia"/>
                <w:b w:val="0"/>
                <w:bCs/>
                <w:color w:val="000000"/>
                <w:kern w:val="0"/>
                <w:sz w:val="21"/>
                <w:szCs w:val="21"/>
                <w:lang w:bidi="ar"/>
              </w:rPr>
              <w:lastRenderedPageBreak/>
              <w:t>路侧</w:t>
            </w:r>
            <w:r>
              <w:rPr>
                <w:rFonts w:cs="宋体" w:hint="eastAsia"/>
                <w:b w:val="0"/>
                <w:bCs/>
                <w:color w:val="000000"/>
                <w:kern w:val="0"/>
                <w:sz w:val="21"/>
                <w:szCs w:val="21"/>
                <w:lang w:bidi="ar"/>
              </w:rPr>
              <w:t xml:space="preserve"> RSU </w:t>
            </w:r>
            <w:r>
              <w:rPr>
                <w:rFonts w:cs="宋体" w:hint="eastAsia"/>
                <w:b w:val="0"/>
                <w:bCs/>
                <w:color w:val="000000"/>
                <w:kern w:val="0"/>
                <w:sz w:val="21"/>
                <w:szCs w:val="21"/>
                <w:lang w:bidi="ar"/>
              </w:rPr>
              <w:t>路云连接到新的车路云一体化云控基础平台，路侧</w:t>
            </w:r>
            <w:r>
              <w:rPr>
                <w:rFonts w:cs="宋体" w:hint="eastAsia"/>
                <w:b w:val="0"/>
                <w:bCs/>
                <w:color w:val="000000"/>
                <w:kern w:val="0"/>
                <w:sz w:val="21"/>
                <w:szCs w:val="21"/>
                <w:lang w:bidi="ar"/>
              </w:rPr>
              <w:t xml:space="preserve"> RSU</w:t>
            </w:r>
            <w:r>
              <w:rPr>
                <w:rFonts w:cs="宋体" w:hint="eastAsia"/>
                <w:b w:val="0"/>
                <w:bCs/>
                <w:color w:val="000000"/>
                <w:kern w:val="0"/>
                <w:sz w:val="21"/>
                <w:szCs w:val="21"/>
                <w:lang w:bidi="ar"/>
              </w:rPr>
              <w:t>共</w:t>
            </w:r>
            <w:r>
              <w:rPr>
                <w:rFonts w:cs="宋体" w:hint="eastAsia"/>
                <w:b w:val="0"/>
                <w:bCs/>
                <w:color w:val="000000"/>
                <w:kern w:val="0"/>
                <w:sz w:val="21"/>
                <w:szCs w:val="21"/>
                <w:lang w:bidi="ar"/>
              </w:rPr>
              <w:t xml:space="preserve"> 138 </w:t>
            </w:r>
            <w:r>
              <w:rPr>
                <w:rFonts w:cs="宋体" w:hint="eastAsia"/>
                <w:b w:val="0"/>
                <w:bCs/>
                <w:color w:val="000000"/>
                <w:kern w:val="0"/>
                <w:sz w:val="21"/>
                <w:szCs w:val="21"/>
                <w:lang w:bidi="ar"/>
              </w:rPr>
              <w:t>个点位</w:t>
            </w:r>
          </w:p>
        </w:tc>
      </w:tr>
      <w:tr w:rsidR="0030763C" w14:paraId="10A2FBDD" w14:textId="77777777" w:rsidTr="001E7196">
        <w:trPr>
          <w:trHeight w:val="282"/>
        </w:trPr>
        <w:tc>
          <w:tcPr>
            <w:tcW w:w="5000" w:type="pct"/>
            <w:gridSpan w:val="7"/>
            <w:tcBorders>
              <w:top w:val="single" w:sz="4" w:space="0" w:color="000000"/>
              <w:left w:val="single" w:sz="4" w:space="0" w:color="000000"/>
              <w:bottom w:val="single" w:sz="4" w:space="0" w:color="000000"/>
              <w:right w:val="single" w:sz="4" w:space="0" w:color="000000"/>
            </w:tcBorders>
            <w:noWrap/>
            <w:vAlign w:val="center"/>
          </w:tcPr>
          <w:p w14:paraId="584B7A1E" w14:textId="77777777" w:rsidR="0030763C" w:rsidRDefault="00000000">
            <w:pPr>
              <w:spacing w:line="360" w:lineRule="auto"/>
              <w:jc w:val="center"/>
              <w:rPr>
                <w:rFonts w:cs="宋体"/>
                <w:b w:val="0"/>
                <w:bCs/>
                <w:color w:val="000000"/>
                <w:sz w:val="21"/>
                <w:szCs w:val="21"/>
              </w:rPr>
            </w:pPr>
            <w:r>
              <w:rPr>
                <w:rFonts w:cs="宋体" w:hint="eastAsia"/>
                <w:b w:val="0"/>
                <w:bCs/>
                <w:color w:val="000000"/>
                <w:kern w:val="0"/>
                <w:sz w:val="21"/>
                <w:szCs w:val="21"/>
                <w:lang w:bidi="ar"/>
              </w:rPr>
              <w:t>路侧感知系统路云连接到新的车路云一体化云控基础平台，路侧感知系统共</w:t>
            </w:r>
            <w:r>
              <w:rPr>
                <w:rFonts w:cs="宋体" w:hint="eastAsia"/>
                <w:b w:val="0"/>
                <w:bCs/>
                <w:color w:val="000000"/>
                <w:kern w:val="0"/>
                <w:sz w:val="21"/>
                <w:szCs w:val="21"/>
                <w:lang w:bidi="ar"/>
              </w:rPr>
              <w:t xml:space="preserve"> 71 </w:t>
            </w:r>
            <w:r>
              <w:rPr>
                <w:rFonts w:cs="宋体" w:hint="eastAsia"/>
                <w:b w:val="0"/>
                <w:bCs/>
                <w:color w:val="000000"/>
                <w:kern w:val="0"/>
                <w:sz w:val="21"/>
                <w:szCs w:val="21"/>
                <w:lang w:bidi="ar"/>
              </w:rPr>
              <w:t>个</w:t>
            </w:r>
          </w:p>
        </w:tc>
      </w:tr>
    </w:tbl>
    <w:p w14:paraId="18123522" w14:textId="77777777" w:rsidR="001E7196" w:rsidRDefault="001E7196">
      <w:pPr>
        <w:widowControl/>
        <w:spacing w:line="240" w:lineRule="auto"/>
        <w:jc w:val="left"/>
        <w:rPr>
          <w:rFonts w:ascii="宋体" w:hAnsi="宋体" w:hint="eastAsia"/>
          <w:b w:val="0"/>
          <w:sz w:val="24"/>
        </w:rPr>
        <w:sectPr w:rsidR="001E7196" w:rsidSect="001E7196">
          <w:pgSz w:w="16838" w:h="11906" w:orient="landscape"/>
          <w:pgMar w:top="1800" w:right="1440" w:bottom="1800" w:left="1440" w:header="851" w:footer="992" w:gutter="0"/>
          <w:cols w:space="425"/>
          <w:docGrid w:type="lines" w:linePitch="388"/>
        </w:sectPr>
      </w:pPr>
    </w:p>
    <w:p w14:paraId="6B55604C" w14:textId="77777777" w:rsidR="0030763C"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55C2C0F" w14:textId="77777777" w:rsidR="0030763C" w:rsidRDefault="0030763C"/>
    <w:p w14:paraId="045AFB97" w14:textId="77777777" w:rsidR="0030763C" w:rsidRDefault="00000000">
      <w:pPr>
        <w:jc w:val="center"/>
        <w:rPr>
          <w:bCs/>
          <w:sz w:val="30"/>
          <w:szCs w:val="30"/>
        </w:rPr>
      </w:pPr>
      <w:r>
        <w:rPr>
          <w:rFonts w:hint="eastAsia"/>
          <w:bCs/>
          <w:sz w:val="30"/>
          <w:szCs w:val="30"/>
        </w:rPr>
        <w:t>廉政协议</w:t>
      </w:r>
    </w:p>
    <w:p w14:paraId="31729251" w14:textId="77777777" w:rsidR="0030763C" w:rsidRDefault="00000000">
      <w:pPr>
        <w:jc w:val="right"/>
        <w:rPr>
          <w:color w:val="0000FF"/>
        </w:rPr>
      </w:pPr>
      <w:r>
        <w:rPr>
          <w:rFonts w:hint="eastAsia"/>
          <w:color w:val="0000FF"/>
        </w:rPr>
        <w:t xml:space="preserve">                              </w:t>
      </w:r>
    </w:p>
    <w:p w14:paraId="13640BB0" w14:textId="77777777" w:rsidR="0030763C" w:rsidRDefault="00000000">
      <w:pPr>
        <w:spacing w:line="360" w:lineRule="auto"/>
        <w:rPr>
          <w:b w:val="0"/>
          <w:bCs/>
          <w:sz w:val="24"/>
          <w:szCs w:val="18"/>
        </w:rPr>
      </w:pPr>
      <w:r>
        <w:rPr>
          <w:rFonts w:hint="eastAsia"/>
          <w:b w:val="0"/>
          <w:bCs/>
          <w:sz w:val="24"/>
          <w:szCs w:val="18"/>
        </w:rPr>
        <w:t>甲方：</w:t>
      </w:r>
      <w:r>
        <w:rPr>
          <w:rFonts w:hint="eastAsia"/>
          <w:b w:val="0"/>
          <w:bCs/>
          <w:sz w:val="24"/>
          <w:szCs w:val="18"/>
        </w:rPr>
        <w:t xml:space="preserve"> </w:t>
      </w:r>
      <w:r>
        <w:rPr>
          <w:rFonts w:hint="eastAsia"/>
          <w:b w:val="0"/>
          <w:bCs/>
          <w:sz w:val="24"/>
          <w:szCs w:val="18"/>
        </w:rPr>
        <w:t>江苏合创智行科技有限公司</w:t>
      </w:r>
    </w:p>
    <w:p w14:paraId="002125C0" w14:textId="77777777" w:rsidR="0030763C"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江苏天安智联科技股份有限公司</w:t>
      </w:r>
    </w:p>
    <w:p w14:paraId="12B1DCD1" w14:textId="77777777" w:rsidR="0030763C" w:rsidRDefault="0030763C">
      <w:pPr>
        <w:rPr>
          <w:b w:val="0"/>
          <w:bCs/>
          <w:sz w:val="24"/>
          <w:szCs w:val="18"/>
        </w:rPr>
      </w:pPr>
    </w:p>
    <w:p w14:paraId="4C70FBE4" w14:textId="77777777" w:rsidR="0030763C" w:rsidRDefault="00000000">
      <w:pPr>
        <w:spacing w:line="360" w:lineRule="auto"/>
        <w:rPr>
          <w:b w:val="0"/>
          <w:bCs/>
          <w:sz w:val="24"/>
          <w:szCs w:val="18"/>
        </w:rPr>
      </w:pPr>
      <w:r>
        <w:rPr>
          <w:rFonts w:hint="eastAsia"/>
          <w:b w:val="0"/>
          <w:bCs/>
          <w:sz w:val="24"/>
          <w:szCs w:val="18"/>
        </w:rPr>
        <w:t>甲方和乙方在下文中单独称为“一方”，合称为“双方”。</w:t>
      </w:r>
    </w:p>
    <w:p w14:paraId="257C4A5B" w14:textId="77777777" w:rsidR="0030763C"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C3D39A9" w14:textId="77777777" w:rsidR="0030763C"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30763C"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30763C"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3DEE1151" w14:textId="77777777" w:rsidR="0030763C"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711B3414" w14:textId="77777777" w:rsidR="0030763C" w:rsidRDefault="00000000">
      <w:pPr>
        <w:spacing w:line="360" w:lineRule="auto"/>
        <w:rPr>
          <w:b w:val="0"/>
          <w:bCs/>
          <w:sz w:val="24"/>
          <w:szCs w:val="18"/>
        </w:rPr>
      </w:pPr>
      <w:r>
        <w:rPr>
          <w:rFonts w:hint="eastAsia"/>
          <w:b w:val="0"/>
          <w:bCs/>
          <w:sz w:val="24"/>
          <w:szCs w:val="18"/>
        </w:rPr>
        <w:t>（四）与他人等恶意串通，不当影响他人或谋取利益的。</w:t>
      </w:r>
    </w:p>
    <w:p w14:paraId="3BA9D36F" w14:textId="77777777" w:rsidR="0030763C"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14:textId="77777777" w:rsidR="0030763C"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14:textId="77777777" w:rsidR="0030763C"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0297CB72" w14:textId="77777777" w:rsidR="0030763C" w:rsidRDefault="00000000">
      <w:pPr>
        <w:spacing w:line="360" w:lineRule="auto"/>
        <w:rPr>
          <w:b w:val="0"/>
          <w:bCs/>
          <w:sz w:val="24"/>
          <w:szCs w:val="18"/>
        </w:rPr>
      </w:pPr>
      <w:r>
        <w:rPr>
          <w:rFonts w:hint="eastAsia"/>
          <w:b w:val="0"/>
          <w:bCs/>
          <w:sz w:val="24"/>
          <w:szCs w:val="18"/>
        </w:rPr>
        <w:t>五、本协议一式两份，双方各持一份，具有同等法律效力。</w:t>
      </w:r>
    </w:p>
    <w:p w14:paraId="146492FB" w14:textId="77777777" w:rsidR="0030763C"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167745C" w14:textId="77777777" w:rsidR="0030763C"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26FB63A9" w14:textId="77777777" w:rsidR="0030763C" w:rsidRDefault="0030763C">
      <w:pPr>
        <w:spacing w:line="480" w:lineRule="auto"/>
        <w:rPr>
          <w:b w:val="0"/>
          <w:bCs/>
          <w:sz w:val="24"/>
          <w:szCs w:val="18"/>
        </w:rPr>
      </w:pPr>
    </w:p>
    <w:p w14:paraId="76D37911" w14:textId="77777777" w:rsidR="0030763C"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江苏合创智行科技有限公司</w:t>
      </w:r>
    </w:p>
    <w:p w14:paraId="29D868F4" w14:textId="77777777" w:rsidR="0030763C" w:rsidRDefault="0030763C">
      <w:pPr>
        <w:spacing w:line="360" w:lineRule="auto"/>
        <w:rPr>
          <w:rFonts w:ascii="宋体" w:hAnsi="宋体" w:cs="宋体" w:hint="eastAsia"/>
          <w:b w:val="0"/>
          <w:bCs/>
          <w:sz w:val="24"/>
          <w:szCs w:val="24"/>
        </w:rPr>
      </w:pPr>
    </w:p>
    <w:p w14:paraId="6E3F2225"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70DC68D" w14:textId="77777777" w:rsidR="0030763C" w:rsidRDefault="0030763C">
      <w:pPr>
        <w:spacing w:line="360" w:lineRule="auto"/>
        <w:rPr>
          <w:rFonts w:ascii="宋体" w:hAnsi="宋体" w:cs="宋体" w:hint="eastAsia"/>
          <w:b w:val="0"/>
          <w:bCs/>
          <w:sz w:val="24"/>
          <w:szCs w:val="24"/>
          <w:u w:val="single"/>
        </w:rPr>
      </w:pPr>
    </w:p>
    <w:p w14:paraId="3686D249" w14:textId="77777777" w:rsidR="0030763C"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D3E03CC" w14:textId="77777777" w:rsidR="0030763C" w:rsidRDefault="0030763C">
      <w:pPr>
        <w:spacing w:line="360" w:lineRule="auto"/>
        <w:ind w:leftChars="-1" w:left="-3" w:firstLine="1"/>
        <w:rPr>
          <w:rFonts w:ascii="宋体" w:hAnsi="宋体" w:cs="宋体" w:hint="eastAsia"/>
          <w:b w:val="0"/>
          <w:bCs/>
          <w:sz w:val="24"/>
          <w:szCs w:val="24"/>
        </w:rPr>
      </w:pPr>
    </w:p>
    <w:p w14:paraId="7F249BAC" w14:textId="77777777" w:rsidR="0030763C" w:rsidRDefault="0030763C">
      <w:pPr>
        <w:spacing w:line="360" w:lineRule="auto"/>
        <w:rPr>
          <w:rFonts w:ascii="宋体" w:hAnsi="宋体" w:cs="宋体" w:hint="eastAsia"/>
          <w:b w:val="0"/>
          <w:bCs/>
          <w:sz w:val="24"/>
          <w:szCs w:val="24"/>
        </w:rPr>
      </w:pPr>
    </w:p>
    <w:p w14:paraId="231E2E7B" w14:textId="77777777" w:rsidR="0030763C"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 xml:space="preserve"> </w:t>
      </w:r>
      <w:r>
        <w:rPr>
          <w:rFonts w:hint="eastAsia"/>
          <w:b w:val="0"/>
          <w:bCs/>
          <w:sz w:val="24"/>
          <w:szCs w:val="18"/>
        </w:rPr>
        <w:t>江苏天安智联科技股份有限公司</w:t>
      </w:r>
    </w:p>
    <w:p w14:paraId="59234F05"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A9B55F2" w14:textId="77777777" w:rsidR="0030763C" w:rsidRDefault="0030763C">
      <w:pPr>
        <w:spacing w:line="360" w:lineRule="auto"/>
        <w:rPr>
          <w:rFonts w:ascii="宋体" w:hAnsi="宋体" w:cs="宋体" w:hint="eastAsia"/>
          <w:b w:val="0"/>
          <w:bCs/>
          <w:sz w:val="24"/>
          <w:szCs w:val="24"/>
          <w:u w:val="single"/>
        </w:rPr>
      </w:pPr>
    </w:p>
    <w:p w14:paraId="743D0AAA" w14:textId="77777777" w:rsidR="0030763C"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DC7E450" w14:textId="77777777" w:rsidR="0030763C" w:rsidRDefault="0030763C">
      <w:pPr>
        <w:spacing w:line="360" w:lineRule="auto"/>
      </w:pPr>
    </w:p>
    <w:p w14:paraId="188EA4C3" w14:textId="77777777" w:rsidR="0030763C" w:rsidRDefault="0030763C">
      <w:pPr>
        <w:tabs>
          <w:tab w:val="left" w:pos="360"/>
        </w:tabs>
        <w:spacing w:line="420" w:lineRule="exact"/>
        <w:ind w:right="-360"/>
        <w:rPr>
          <w:szCs w:val="28"/>
          <w:u w:val="single"/>
        </w:rPr>
      </w:pPr>
    </w:p>
    <w:p w14:paraId="33537C32" w14:textId="77777777" w:rsidR="0030763C" w:rsidRDefault="0030763C">
      <w:pPr>
        <w:rPr>
          <w:rFonts w:ascii="宋体" w:hAnsi="宋体" w:hint="eastAsia"/>
          <w:b w:val="0"/>
          <w:bCs/>
          <w:sz w:val="24"/>
          <w:szCs w:val="24"/>
        </w:rPr>
      </w:pPr>
    </w:p>
    <w:p w14:paraId="7E8542C0" w14:textId="77777777" w:rsidR="0030763C" w:rsidRDefault="00000000">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595EBAC8" w14:textId="77777777" w:rsidR="0030763C"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22306E63" w14:textId="77777777" w:rsidR="0030763C"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江苏合创智行科技有限公司</w:t>
      </w:r>
    </w:p>
    <w:p w14:paraId="37079CBD" w14:textId="77777777" w:rsidR="0030763C"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 xml:space="preserve"> </w:t>
      </w:r>
      <w:r>
        <w:rPr>
          <w:rFonts w:hint="eastAsia"/>
          <w:b w:val="0"/>
          <w:bCs/>
          <w:sz w:val="24"/>
          <w:szCs w:val="18"/>
        </w:rPr>
        <w:t>江苏天安智联科技股份有限公司</w:t>
      </w:r>
    </w:p>
    <w:p w14:paraId="3A14D128" w14:textId="77777777" w:rsidR="0030763C"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30763C"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24948017" w14:textId="77777777" w:rsidR="0030763C"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59" w:name="_Hlk52136067"/>
      <w:r>
        <w:rPr>
          <w:rFonts w:ascii="宋体" w:hAnsi="宋体" w:cs="等线" w:hint="eastAsia"/>
          <w:b w:val="0"/>
          <w:sz w:val="24"/>
        </w:rPr>
        <w:t>用户数据及服务内容信息</w:t>
      </w:r>
      <w:bookmarkEnd w:id="159"/>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30763C"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34E21D0A" w14:textId="77777777" w:rsidR="0030763C" w:rsidRDefault="0030763C">
      <w:pPr>
        <w:spacing w:line="360" w:lineRule="auto"/>
        <w:rPr>
          <w:rFonts w:ascii="宋体" w:hAnsi="宋体" w:cs="等线" w:hint="eastAsia"/>
          <w:b w:val="0"/>
          <w:sz w:val="24"/>
        </w:rPr>
      </w:pPr>
    </w:p>
    <w:p w14:paraId="6180C6BF" w14:textId="77777777" w:rsidR="0030763C" w:rsidRDefault="00000000">
      <w:pPr>
        <w:numPr>
          <w:ilvl w:val="0"/>
          <w:numId w:val="6"/>
        </w:numPr>
        <w:spacing w:line="360" w:lineRule="auto"/>
        <w:rPr>
          <w:rFonts w:ascii="宋体" w:hAnsi="宋体" w:cs="等线" w:hint="eastAsia"/>
          <w:b w:val="0"/>
          <w:sz w:val="24"/>
        </w:rPr>
      </w:pPr>
      <w:r>
        <w:rPr>
          <w:rFonts w:ascii="宋体" w:hAnsi="宋体" w:cs="等线" w:hint="eastAsia"/>
          <w:b w:val="0"/>
          <w:sz w:val="24"/>
        </w:rPr>
        <w:t>合作涉及数据情况</w:t>
      </w:r>
    </w:p>
    <w:p w14:paraId="24557D7B" w14:textId="77777777" w:rsidR="0030763C"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7EBBA754" w14:textId="77777777" w:rsidR="0030763C" w:rsidRDefault="0030763C">
      <w:pPr>
        <w:spacing w:line="360" w:lineRule="auto"/>
        <w:rPr>
          <w:rFonts w:ascii="宋体" w:hAnsi="宋体" w:cs="等线" w:hint="eastAsia"/>
          <w:b w:val="0"/>
          <w:sz w:val="24"/>
        </w:rPr>
      </w:pPr>
    </w:p>
    <w:p w14:paraId="000F44F2" w14:textId="77777777" w:rsidR="0030763C"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64D49C1A" w14:textId="77777777" w:rsidR="0030763C"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w:t>
      </w:r>
      <w:r>
        <w:rPr>
          <w:rFonts w:ascii="宋体" w:hAnsi="宋体" w:cs="等线" w:hint="eastAsia"/>
          <w:b w:val="0"/>
          <w:sz w:val="24"/>
        </w:rPr>
        <w:lastRenderedPageBreak/>
        <w:t>专利申请权、商标权、著作权、商业秘密或其它的知识产权、所有权或其他任何权利。</w:t>
      </w:r>
    </w:p>
    <w:p w14:paraId="4B758762" w14:textId="77777777" w:rsidR="0030763C"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76D79E54" w14:textId="77777777" w:rsidR="0030763C"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8E1F3A7"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1F4D2051"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6CDD8450"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lastRenderedPageBreak/>
        <w:t>3.3.5 乙方不得依据数据，就任何问题，向任何第三方做出任何建议。</w:t>
      </w:r>
    </w:p>
    <w:p w14:paraId="1E28FA48" w14:textId="77777777" w:rsidR="0030763C"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2516533B" w14:textId="77777777" w:rsidR="0030763C"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30763C"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30763C"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A8637F" w14:textId="77777777" w:rsidR="0030763C"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30763C"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30763C"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76C2767A" w14:textId="77777777" w:rsidR="0030763C"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D482015" w14:textId="77777777" w:rsidR="0030763C"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w:t>
      </w:r>
      <w:r>
        <w:rPr>
          <w:rFonts w:ascii="宋体" w:hAnsi="宋体" w:cs="等线" w:hint="eastAsia"/>
          <w:b w:val="0"/>
          <w:sz w:val="24"/>
        </w:rPr>
        <w:lastRenderedPageBreak/>
        <w:t>费、诉讼仲裁费、差旅费等支出、罚金和费用等。</w:t>
      </w:r>
    </w:p>
    <w:p w14:paraId="73037F8C" w14:textId="77777777" w:rsidR="0030763C"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6841075B" w14:textId="77777777" w:rsidR="0030763C"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1C424AC" w14:textId="77777777" w:rsidR="0030763C"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7CBFA290" w14:textId="77777777" w:rsidR="0030763C"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ECC6479" w14:textId="77777777" w:rsidR="0030763C"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2376107" w14:textId="77777777" w:rsidR="0030763C"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192390A" w14:textId="77777777" w:rsidR="0030763C" w:rsidRDefault="0030763C">
      <w:pPr>
        <w:pStyle w:val="ac"/>
      </w:pPr>
    </w:p>
    <w:p w14:paraId="61A2F2E6" w14:textId="77777777" w:rsidR="0030763C" w:rsidRDefault="00000000">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30763C" w14:paraId="04991295"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34D3939" w14:textId="77777777" w:rsidR="0030763C"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30763C" w14:paraId="24F3D981"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7F6A8D8E" w14:textId="77777777" w:rsidR="0030763C"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35C57FF7"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4CAF879" w14:textId="77777777" w:rsidR="0030763C"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29AB40AE"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9DD1D77"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2C0384C"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433C7BD3"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02671AAF"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877548F"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30763C" w14:paraId="66DD853D"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9EBF564" w14:textId="77777777" w:rsidR="0030763C"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C31DAC4"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0FA25817"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21A1763"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E00112D"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39FA785"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EEA4753"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CBF02DC"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30763C" w14:paraId="0235DD89"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B4D74C3" w14:textId="77777777" w:rsidR="0030763C"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lastRenderedPageBreak/>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85437E"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47B0CC5"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FA5ACCC"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E2CFAC"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545D0D9"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26A0D18"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798519A6" w14:textId="77777777" w:rsidR="0030763C"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30763C" w14:paraId="0A431EAD"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780775B" w14:textId="77777777" w:rsidR="0030763C"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66FCCCE" w14:textId="77777777" w:rsidR="0030763C" w:rsidRDefault="0030763C">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A10D726" w14:textId="77777777" w:rsidR="0030763C" w:rsidRDefault="0030763C">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31A9E41" w14:textId="77777777" w:rsidR="0030763C" w:rsidRDefault="0030763C">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35E819" w14:textId="77777777" w:rsidR="0030763C" w:rsidRDefault="0030763C">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215E1AC" w14:textId="77777777" w:rsidR="0030763C" w:rsidRDefault="0030763C">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C7F651D" w14:textId="77777777" w:rsidR="0030763C" w:rsidRDefault="0030763C">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1E56FD60" w14:textId="77777777" w:rsidR="0030763C" w:rsidRDefault="0030763C">
            <w:pPr>
              <w:spacing w:before="120" w:after="120" w:line="360" w:lineRule="auto"/>
              <w:rPr>
                <w:rFonts w:ascii="宋体" w:hAnsi="宋体" w:cs="等线" w:hint="eastAsia"/>
                <w:b w:val="0"/>
                <w:sz w:val="18"/>
                <w:szCs w:val="18"/>
                <w:lang w:bidi="ar"/>
              </w:rPr>
            </w:pPr>
          </w:p>
        </w:tc>
      </w:tr>
      <w:tr w:rsidR="0030763C" w14:paraId="125809A9"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BFC7B4F" w14:textId="77777777" w:rsidR="0030763C"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01362D6" w14:textId="77777777" w:rsidR="0030763C" w:rsidRDefault="0030763C">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2C37D1D" w14:textId="77777777" w:rsidR="0030763C" w:rsidRDefault="0030763C">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0A3A56A" w14:textId="77777777" w:rsidR="0030763C" w:rsidRDefault="0030763C">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0DB24B" w14:textId="77777777" w:rsidR="0030763C" w:rsidRDefault="0030763C">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57DB877" w14:textId="77777777" w:rsidR="0030763C" w:rsidRDefault="0030763C">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31AA989" w14:textId="77777777" w:rsidR="0030763C" w:rsidRDefault="0030763C">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0E6D3CB" w14:textId="77777777" w:rsidR="0030763C" w:rsidRDefault="0030763C">
            <w:pPr>
              <w:spacing w:before="120" w:after="120" w:line="360" w:lineRule="auto"/>
              <w:rPr>
                <w:rFonts w:ascii="宋体" w:hAnsi="宋体" w:cs="等线" w:hint="eastAsia"/>
                <w:b w:val="0"/>
                <w:sz w:val="18"/>
                <w:szCs w:val="18"/>
                <w:lang w:bidi="ar"/>
              </w:rPr>
            </w:pPr>
          </w:p>
        </w:tc>
      </w:tr>
      <w:tr w:rsidR="0030763C" w14:paraId="383272C9"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567755FC" w14:textId="77777777" w:rsidR="0030763C"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B2A8A3A" w14:textId="77777777" w:rsidR="0030763C" w:rsidRDefault="0030763C">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A059933" w14:textId="77777777" w:rsidR="0030763C" w:rsidRDefault="0030763C">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3D33A54" w14:textId="77777777" w:rsidR="0030763C" w:rsidRDefault="0030763C">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9718B93" w14:textId="77777777" w:rsidR="0030763C" w:rsidRDefault="0030763C">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4043EF9" w14:textId="77777777" w:rsidR="0030763C" w:rsidRDefault="0030763C">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1F0B59E" w14:textId="77777777" w:rsidR="0030763C" w:rsidRDefault="0030763C">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A743C19" w14:textId="77777777" w:rsidR="0030763C" w:rsidRDefault="0030763C">
            <w:pPr>
              <w:spacing w:before="120" w:after="120" w:line="360" w:lineRule="auto"/>
              <w:rPr>
                <w:rFonts w:ascii="宋体" w:hAnsi="宋体" w:cs="等线" w:hint="eastAsia"/>
                <w:b w:val="0"/>
                <w:sz w:val="18"/>
                <w:szCs w:val="18"/>
                <w:lang w:bidi="ar"/>
              </w:rPr>
            </w:pPr>
          </w:p>
        </w:tc>
      </w:tr>
    </w:tbl>
    <w:p w14:paraId="611744EA" w14:textId="77777777" w:rsidR="00035E0B" w:rsidRPr="00035E0B" w:rsidRDefault="00035E0B" w:rsidP="00035E0B"/>
    <w:p w14:paraId="4B931EFE" w14:textId="77777777" w:rsidR="0030763C" w:rsidRDefault="00000000">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30763C" w14:paraId="74527E60"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30763C"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30763C"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30763C" w14:paraId="7376FD12"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30763C"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30763C" w14:paraId="2D1DD805"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30763C"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30763C" w14:paraId="451CE65C"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30763C" w14:paraId="5C215A44"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30763C" w:rsidRDefault="0030763C">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30763C" w14:paraId="0D82AA1C"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30763C" w14:paraId="26834ECF"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30763C" w:rsidRDefault="0030763C">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30763C" w14:paraId="31B78BA4"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30763C" w14:paraId="5117766F"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30763C" w:rsidRDefault="0030763C">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30763C" w14:paraId="59B8D1A0"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30763C"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30763C" w14:paraId="7B95139A"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30763C" w:rsidRDefault="0030763C">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30763C"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11DE6B2" w14:textId="77777777" w:rsidR="0030763C" w:rsidRDefault="0030763C">
      <w:pPr>
        <w:widowControl/>
        <w:jc w:val="left"/>
        <w:rPr>
          <w:rFonts w:ascii="宋体" w:hAnsi="宋体" w:hint="eastAsia"/>
          <w:b w:val="0"/>
          <w:sz w:val="24"/>
        </w:rPr>
      </w:pPr>
    </w:p>
    <w:p w14:paraId="3EEED230" w14:textId="77777777" w:rsidR="00035E0B" w:rsidRDefault="00035E0B">
      <w:pPr>
        <w:widowControl/>
        <w:jc w:val="left"/>
        <w:rPr>
          <w:rFonts w:ascii="宋体" w:hAnsi="宋体" w:hint="eastAsia"/>
          <w:b w:val="0"/>
          <w:sz w:val="24"/>
        </w:rPr>
      </w:pPr>
    </w:p>
    <w:p w14:paraId="558B1F93" w14:textId="77777777" w:rsidR="00035E0B" w:rsidRDefault="00035E0B">
      <w:pPr>
        <w:widowControl/>
        <w:jc w:val="left"/>
        <w:rPr>
          <w:rFonts w:ascii="宋体" w:hAnsi="宋体" w:hint="eastAsia"/>
          <w:b w:val="0"/>
          <w:sz w:val="24"/>
        </w:rPr>
      </w:pPr>
    </w:p>
    <w:p w14:paraId="2523B1C0" w14:textId="77777777" w:rsidR="00035E0B" w:rsidRDefault="00035E0B">
      <w:pPr>
        <w:widowControl/>
        <w:jc w:val="left"/>
        <w:rPr>
          <w:rFonts w:ascii="宋体" w:hAnsi="宋体" w:hint="eastAsia"/>
          <w:b w:val="0"/>
          <w:sz w:val="24"/>
        </w:rPr>
      </w:pPr>
    </w:p>
    <w:p w14:paraId="34679E61" w14:textId="77777777" w:rsidR="00035E0B" w:rsidRDefault="00035E0B">
      <w:pPr>
        <w:widowControl/>
        <w:jc w:val="left"/>
        <w:rPr>
          <w:rFonts w:ascii="宋体" w:hAnsi="宋体" w:hint="eastAsia"/>
          <w:b w:val="0"/>
          <w:sz w:val="24"/>
        </w:rPr>
      </w:pPr>
    </w:p>
    <w:p w14:paraId="31484EBC" w14:textId="77777777" w:rsidR="0030763C"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江苏合创智行科技有限公司</w:t>
      </w:r>
    </w:p>
    <w:p w14:paraId="55F633DA"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AB50DAB" w14:textId="77777777" w:rsidR="0030763C"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EDA22A0" w14:textId="77777777" w:rsidR="0030763C" w:rsidRDefault="0030763C">
      <w:pPr>
        <w:spacing w:line="360" w:lineRule="auto"/>
        <w:ind w:leftChars="-1" w:left="-3" w:firstLine="1"/>
        <w:rPr>
          <w:rFonts w:ascii="宋体" w:hAnsi="宋体" w:cs="宋体" w:hint="eastAsia"/>
          <w:b w:val="0"/>
          <w:bCs/>
          <w:sz w:val="24"/>
          <w:szCs w:val="24"/>
        </w:rPr>
      </w:pPr>
    </w:p>
    <w:p w14:paraId="525A01DB" w14:textId="77777777" w:rsidR="0030763C"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1FC45CF7"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DF890CC" w14:textId="77777777" w:rsidR="0030763C"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FBD86F1" w14:textId="77777777" w:rsidR="0030763C" w:rsidRDefault="0030763C">
      <w:pPr>
        <w:pStyle w:val="a6"/>
        <w:rPr>
          <w:rFonts w:ascii="宋体" w:hAnsi="宋体" w:hint="eastAsia"/>
          <w:b w:val="0"/>
          <w:sz w:val="24"/>
        </w:rPr>
      </w:pPr>
    </w:p>
    <w:p w14:paraId="0A2EE788" w14:textId="77777777" w:rsidR="00035E0B" w:rsidRDefault="00035E0B">
      <w:pPr>
        <w:pStyle w:val="a6"/>
        <w:rPr>
          <w:rFonts w:ascii="宋体" w:hAnsi="宋体" w:hint="eastAsia"/>
          <w:b w:val="0"/>
          <w:sz w:val="24"/>
        </w:rPr>
      </w:pPr>
    </w:p>
    <w:p w14:paraId="55392D6A" w14:textId="77777777" w:rsidR="00035E0B" w:rsidRDefault="00035E0B">
      <w:pPr>
        <w:pStyle w:val="a6"/>
        <w:rPr>
          <w:rFonts w:ascii="宋体" w:hAnsi="宋体" w:hint="eastAsia"/>
          <w:b w:val="0"/>
          <w:sz w:val="24"/>
        </w:rPr>
      </w:pPr>
    </w:p>
    <w:p w14:paraId="6C3C413E" w14:textId="77777777" w:rsidR="00035E0B" w:rsidRDefault="00035E0B">
      <w:pPr>
        <w:pStyle w:val="a6"/>
        <w:rPr>
          <w:rFonts w:ascii="宋体" w:hAnsi="宋体" w:hint="eastAsia"/>
          <w:b w:val="0"/>
          <w:sz w:val="24"/>
        </w:rPr>
      </w:pPr>
    </w:p>
    <w:p w14:paraId="34E8FA95" w14:textId="77777777" w:rsidR="00035E0B" w:rsidRDefault="00035E0B">
      <w:pPr>
        <w:pStyle w:val="a6"/>
        <w:rPr>
          <w:rFonts w:ascii="宋体" w:hAnsi="宋体" w:hint="eastAsia"/>
          <w:b w:val="0"/>
          <w:sz w:val="24"/>
        </w:rPr>
      </w:pPr>
    </w:p>
    <w:p w14:paraId="3D292CAD" w14:textId="77777777" w:rsidR="00035E0B" w:rsidRDefault="00035E0B">
      <w:pPr>
        <w:pStyle w:val="a6"/>
        <w:rPr>
          <w:rFonts w:ascii="宋体" w:hAnsi="宋体" w:hint="eastAsia"/>
          <w:b w:val="0"/>
          <w:sz w:val="24"/>
        </w:rPr>
      </w:pPr>
    </w:p>
    <w:p w14:paraId="7925C375" w14:textId="77777777" w:rsidR="00035E0B" w:rsidRDefault="00035E0B">
      <w:pPr>
        <w:pStyle w:val="a6"/>
        <w:rPr>
          <w:rFonts w:ascii="宋体" w:hAnsi="宋体" w:hint="eastAsia"/>
          <w:b w:val="0"/>
          <w:sz w:val="24"/>
        </w:rPr>
      </w:pPr>
    </w:p>
    <w:p w14:paraId="7B5425C1" w14:textId="77777777" w:rsidR="00035E0B" w:rsidRDefault="00035E0B">
      <w:pPr>
        <w:pStyle w:val="a6"/>
        <w:rPr>
          <w:rFonts w:ascii="宋体" w:hAnsi="宋体" w:hint="eastAsia"/>
          <w:b w:val="0"/>
          <w:sz w:val="24"/>
        </w:rPr>
      </w:pPr>
    </w:p>
    <w:p w14:paraId="414DA324" w14:textId="77777777" w:rsidR="00035E0B" w:rsidRDefault="00035E0B">
      <w:pPr>
        <w:pStyle w:val="a6"/>
        <w:rPr>
          <w:rFonts w:ascii="宋体" w:hAnsi="宋体" w:hint="eastAsia"/>
          <w:b w:val="0"/>
          <w:sz w:val="24"/>
        </w:rPr>
      </w:pPr>
    </w:p>
    <w:p w14:paraId="5B561E46" w14:textId="77777777" w:rsidR="00035E0B" w:rsidRDefault="00035E0B">
      <w:pPr>
        <w:pStyle w:val="a6"/>
        <w:rPr>
          <w:rFonts w:ascii="宋体" w:hAnsi="宋体" w:hint="eastAsia"/>
          <w:b w:val="0"/>
          <w:sz w:val="24"/>
        </w:rPr>
      </w:pPr>
    </w:p>
    <w:p w14:paraId="24D05C36" w14:textId="77777777" w:rsidR="0030763C" w:rsidRDefault="00000000">
      <w:pPr>
        <w:widowControl/>
        <w:spacing w:line="360" w:lineRule="auto"/>
        <w:rPr>
          <w:rFonts w:ascii="宋体" w:hAnsi="宋体" w:cs="宋体" w:hint="eastAsia"/>
          <w:b w:val="0"/>
          <w:kern w:val="0"/>
          <w:szCs w:val="21"/>
        </w:rPr>
      </w:pPr>
      <w:r>
        <w:rPr>
          <w:rFonts w:ascii="宋体" w:hAnsi="宋体" w:hint="eastAsia"/>
          <w:b w:val="0"/>
          <w:sz w:val="24"/>
        </w:rPr>
        <w:t>附件4</w:t>
      </w:r>
    </w:p>
    <w:p w14:paraId="686E597C" w14:textId="77777777" w:rsidR="0030763C" w:rsidRDefault="00000000">
      <w:pPr>
        <w:widowControl/>
        <w:spacing w:line="360" w:lineRule="auto"/>
        <w:jc w:val="center"/>
        <w:rPr>
          <w:rFonts w:ascii="宋体" w:hAnsi="宋体" w:cs="宋体" w:hint="eastAsia"/>
          <w:b w:val="0"/>
          <w:bCs/>
          <w:sz w:val="24"/>
          <w:szCs w:val="24"/>
        </w:rPr>
      </w:pPr>
      <w:r>
        <w:rPr>
          <w:rFonts w:ascii="宋体" w:hAnsi="宋体" w:cs="宋体" w:hint="eastAsia"/>
          <w:b w:val="0"/>
          <w:kern w:val="0"/>
          <w:szCs w:val="21"/>
        </w:rPr>
        <w:t>施工安全协议</w:t>
      </w:r>
    </w:p>
    <w:p w14:paraId="6C6BCA07" w14:textId="77777777" w:rsidR="0030763C"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甲方:江苏合创智行科技有限公司</w:t>
      </w:r>
    </w:p>
    <w:p w14:paraId="7E326287" w14:textId="77777777" w:rsidR="0030763C"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6DFADC23" w14:textId="77777777" w:rsidR="0030763C" w:rsidRDefault="0030763C">
      <w:pPr>
        <w:spacing w:line="276" w:lineRule="auto"/>
        <w:rPr>
          <w:rFonts w:ascii="宋体" w:hAnsi="宋体" w:cs="宋体" w:hint="eastAsia"/>
          <w:b w:val="0"/>
          <w:bCs/>
          <w:sz w:val="24"/>
          <w:szCs w:val="24"/>
        </w:rPr>
      </w:pPr>
    </w:p>
    <w:p w14:paraId="4BDC17BC" w14:textId="23F6AEF5" w:rsidR="0030763C"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ACD74B"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w:t>
      </w:r>
      <w:r>
        <w:rPr>
          <w:rFonts w:ascii="宋体" w:hAnsi="宋体" w:cs="宋体" w:hint="eastAsia"/>
          <w:b w:val="0"/>
          <w:bCs/>
          <w:sz w:val="24"/>
          <w:szCs w:val="24"/>
        </w:rPr>
        <w:lastRenderedPageBreak/>
        <w:t>或不是同种特种工种操作另一特种作业。如有发现坚决制止并事情况进行处罚，由乙方应承担相应法律责任。</w:t>
      </w:r>
    </w:p>
    <w:p w14:paraId="3AEF4490"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08260B87"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694EAE6"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043D85"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FB8C120" w14:textId="77777777" w:rsidR="0030763C"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DD5D01A" w14:textId="77777777" w:rsidR="0030763C"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E9D495E" w14:textId="77777777" w:rsidR="0030763C"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13145F69" w14:textId="77777777" w:rsidR="0030763C"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F9D04D5" w14:textId="77777777" w:rsidR="0030763C"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15CF1003"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13F8D879"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w:t>
      </w:r>
      <w:r>
        <w:rPr>
          <w:rFonts w:ascii="宋体" w:hAnsi="宋体" w:cs="宋体" w:hint="eastAsia"/>
          <w:b w:val="0"/>
          <w:bCs/>
          <w:sz w:val="24"/>
          <w:szCs w:val="24"/>
        </w:rPr>
        <w:lastRenderedPageBreak/>
        <w:t>的人员伤亡（包括造成甲方的人员伤亡）负责。</w:t>
      </w:r>
    </w:p>
    <w:p w14:paraId="4C954F4E"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171049C4" w14:textId="77777777" w:rsidR="0030763C"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874BD6"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29038BF3"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30763C" w:rsidRDefault="00000000">
      <w:pPr>
        <w:numPr>
          <w:ilvl w:val="0"/>
          <w:numId w:val="7"/>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w:t>
      </w:r>
      <w:r>
        <w:rPr>
          <w:rFonts w:ascii="宋体" w:hAnsi="宋体" w:cs="宋体" w:hint="eastAsia"/>
          <w:b w:val="0"/>
          <w:bCs/>
          <w:sz w:val="24"/>
          <w:szCs w:val="24"/>
        </w:rPr>
        <w:lastRenderedPageBreak/>
        <w:t>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73C88253" w14:textId="77777777" w:rsidR="0030763C" w:rsidRDefault="00000000">
      <w:pPr>
        <w:numPr>
          <w:ilvl w:val="0"/>
          <w:numId w:val="7"/>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E3C8F27"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本协议一式肆份，甲、乙双方各执贰份。</w:t>
      </w:r>
    </w:p>
    <w:p w14:paraId="244CC5AE" w14:textId="77777777" w:rsidR="0030763C"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30485717" w14:textId="77777777" w:rsidR="0030763C" w:rsidRDefault="0030763C">
      <w:pPr>
        <w:spacing w:line="276" w:lineRule="auto"/>
        <w:rPr>
          <w:rFonts w:ascii="宋体" w:hAnsi="宋体" w:cs="宋体" w:hint="eastAsia"/>
          <w:b w:val="0"/>
          <w:bCs/>
          <w:sz w:val="24"/>
          <w:szCs w:val="24"/>
        </w:rPr>
      </w:pPr>
    </w:p>
    <w:p w14:paraId="4F8FE5D4" w14:textId="77777777" w:rsidR="0030763C"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江苏合创智行科技有限公司</w:t>
      </w:r>
    </w:p>
    <w:p w14:paraId="281F5F07"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6001518"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0F16E43" w14:textId="77777777" w:rsidR="0030763C" w:rsidRDefault="0030763C">
      <w:pPr>
        <w:spacing w:line="360" w:lineRule="auto"/>
        <w:rPr>
          <w:rFonts w:ascii="宋体" w:hAnsi="宋体" w:cs="宋体" w:hint="eastAsia"/>
          <w:b w:val="0"/>
          <w:bCs/>
          <w:sz w:val="24"/>
          <w:szCs w:val="24"/>
        </w:rPr>
      </w:pPr>
    </w:p>
    <w:p w14:paraId="50A2DF86" w14:textId="77777777" w:rsidR="0030763C"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江苏天安联科技股份有限公司</w:t>
      </w:r>
    </w:p>
    <w:p w14:paraId="51D43AE7"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B9CA81D" w14:textId="77777777" w:rsidR="0030763C"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BFDF3D0" w14:textId="77777777" w:rsidR="0030763C" w:rsidRDefault="00000000">
      <w:pPr>
        <w:spacing w:before="240" w:after="240" w:line="360" w:lineRule="auto"/>
        <w:rPr>
          <w:rFonts w:ascii="宋体" w:hAnsi="宋体" w:hint="eastAsia"/>
          <w:b w:val="0"/>
          <w:sz w:val="24"/>
        </w:rPr>
      </w:pPr>
      <w:r>
        <w:rPr>
          <w:rFonts w:ascii="宋体" w:hAnsi="宋体" w:hint="eastAsia"/>
          <w:b w:val="0"/>
          <w:sz w:val="24"/>
        </w:rPr>
        <w:br w:type="page"/>
      </w:r>
    </w:p>
    <w:p w14:paraId="5D5600A0" w14:textId="77777777" w:rsidR="0030763C"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p>
    <w:p w14:paraId="72584263" w14:textId="77777777" w:rsidR="0030763C" w:rsidRDefault="00000000">
      <w:pPr>
        <w:spacing w:before="240" w:after="240" w:line="360" w:lineRule="auto"/>
        <w:ind w:firstLineChars="400" w:firstLine="1440"/>
        <w:rPr>
          <w:sz w:val="36"/>
          <w:szCs w:val="36"/>
        </w:rPr>
      </w:pPr>
      <w:r>
        <w:rPr>
          <w:rFonts w:ascii="宋体" w:hAnsi="宋体" w:cs="宋体" w:hint="eastAsia"/>
          <w:b w:val="0"/>
          <w:kern w:val="0"/>
          <w:sz w:val="36"/>
          <w:szCs w:val="36"/>
        </w:rPr>
        <w:t>通用网络与信息安全责任条款</w:t>
      </w:r>
    </w:p>
    <w:p w14:paraId="3EF7BD83" w14:textId="77777777" w:rsidR="0030763C"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甲方：江苏合创智行科技有限公司</w:t>
      </w:r>
    </w:p>
    <w:p w14:paraId="412E13A5" w14:textId="77777777" w:rsidR="0030763C"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乙方：江苏天安智联科技股份有限公司</w:t>
      </w:r>
    </w:p>
    <w:p w14:paraId="1FB47E9B" w14:textId="77777777" w:rsidR="0030763C" w:rsidRDefault="0030763C">
      <w:pPr>
        <w:spacing w:line="360" w:lineRule="auto"/>
        <w:ind w:firstLineChars="250" w:firstLine="600"/>
        <w:rPr>
          <w:rFonts w:ascii="宋体" w:hAnsi="宋体" w:cs="宋体" w:hint="eastAsia"/>
          <w:b w:val="0"/>
          <w:bCs/>
          <w:sz w:val="24"/>
          <w:szCs w:val="24"/>
        </w:rPr>
      </w:pPr>
    </w:p>
    <w:p w14:paraId="6A69B5BB" w14:textId="77777777" w:rsidR="0030763C"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30763C" w14:paraId="69EEB442" w14:textId="77777777">
        <w:tc>
          <w:tcPr>
            <w:tcW w:w="2584" w:type="dxa"/>
            <w:shd w:val="clear" w:color="auto" w:fill="E0E0E0"/>
          </w:tcPr>
          <w:p w14:paraId="2FABDBD9"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F1DEBDF"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30763C" w14:paraId="4B5C2F0B" w14:textId="77777777">
        <w:tc>
          <w:tcPr>
            <w:tcW w:w="2584" w:type="dxa"/>
          </w:tcPr>
          <w:p w14:paraId="058637B3"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9137AD7"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30763C" w14:paraId="1D11102D" w14:textId="77777777">
        <w:tc>
          <w:tcPr>
            <w:tcW w:w="2584" w:type="dxa"/>
          </w:tcPr>
          <w:p w14:paraId="2A85A7E4"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86A912"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30763C" w14:paraId="6E8D7DD4" w14:textId="77777777">
        <w:tc>
          <w:tcPr>
            <w:tcW w:w="2584" w:type="dxa"/>
          </w:tcPr>
          <w:p w14:paraId="32A652C2"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31C1B019"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30763C" w14:paraId="1454A9F2" w14:textId="77777777">
        <w:tc>
          <w:tcPr>
            <w:tcW w:w="2584" w:type="dxa"/>
          </w:tcPr>
          <w:p w14:paraId="45212A8C"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246A1281"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30763C" w14:paraId="0EC3BF2D" w14:textId="77777777">
        <w:tc>
          <w:tcPr>
            <w:tcW w:w="2584" w:type="dxa"/>
          </w:tcPr>
          <w:p w14:paraId="0F085C8B"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-设备-通用-功能-21</w:t>
            </w:r>
          </w:p>
        </w:tc>
        <w:tc>
          <w:tcPr>
            <w:tcW w:w="5955" w:type="dxa"/>
          </w:tcPr>
          <w:p w14:paraId="4ED2F9BE"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30763C" w14:paraId="2CB77366" w14:textId="77777777">
        <w:tc>
          <w:tcPr>
            <w:tcW w:w="2584" w:type="dxa"/>
          </w:tcPr>
          <w:p w14:paraId="0689C9F6"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6F15A713"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30763C" w14:paraId="5BBF0AE9" w14:textId="77777777">
        <w:tc>
          <w:tcPr>
            <w:tcW w:w="2584" w:type="dxa"/>
          </w:tcPr>
          <w:p w14:paraId="14D2CE53"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641F774"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30763C" w14:paraId="024EE655" w14:textId="77777777">
        <w:tc>
          <w:tcPr>
            <w:tcW w:w="2584" w:type="dxa"/>
          </w:tcPr>
          <w:p w14:paraId="4B126A88"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1C8DADBD"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30763C" w14:paraId="4A8219C1" w14:textId="77777777">
        <w:tc>
          <w:tcPr>
            <w:tcW w:w="2584" w:type="dxa"/>
          </w:tcPr>
          <w:p w14:paraId="27E706F9"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5034BDC"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30763C" w14:paraId="684E7FD0" w14:textId="77777777">
        <w:tc>
          <w:tcPr>
            <w:tcW w:w="2584" w:type="dxa"/>
          </w:tcPr>
          <w:p w14:paraId="7C22CAFD"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D24FDB"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30763C" w14:paraId="6E7A7E06" w14:textId="77777777">
        <w:tc>
          <w:tcPr>
            <w:tcW w:w="2584" w:type="dxa"/>
          </w:tcPr>
          <w:p w14:paraId="268A470D"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21D47433"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30763C" w14:paraId="4954C50A" w14:textId="77777777">
        <w:tc>
          <w:tcPr>
            <w:tcW w:w="2584" w:type="dxa"/>
          </w:tcPr>
          <w:p w14:paraId="6C41A08A"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2CB8D1C9"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30763C" w14:paraId="382C6016" w14:textId="77777777">
        <w:tc>
          <w:tcPr>
            <w:tcW w:w="2584" w:type="dxa"/>
          </w:tcPr>
          <w:p w14:paraId="5417F33D"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35DB4680" w14:textId="77777777" w:rsidR="0030763C"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5253D8A8"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w:t>
      </w:r>
      <w:r>
        <w:rPr>
          <w:rFonts w:ascii="宋体" w:hAnsi="宋体" w:cs="等线" w:hint="eastAsia"/>
          <w:b w:val="0"/>
          <w:sz w:val="24"/>
        </w:rPr>
        <w:lastRenderedPageBreak/>
        <w:t>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75AB7713"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0CEBC87D"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w:t>
      </w:r>
      <w:r>
        <w:rPr>
          <w:rFonts w:ascii="宋体" w:hAnsi="宋体" w:cs="宋体"/>
          <w:b w:val="0"/>
          <w:bCs/>
          <w:sz w:val="24"/>
          <w:szCs w:val="24"/>
        </w:rPr>
        <w:lastRenderedPageBreak/>
        <w:t>等方面的情况。</w:t>
      </w:r>
    </w:p>
    <w:p w14:paraId="2B563AB3"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616AC83"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239BA874"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259A2616"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5B3D975"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w:t>
      </w:r>
      <w:r>
        <w:rPr>
          <w:rFonts w:ascii="宋体" w:hAnsi="宋体" w:cs="宋体"/>
          <w:b w:val="0"/>
          <w:bCs/>
          <w:sz w:val="24"/>
          <w:szCs w:val="24"/>
        </w:rPr>
        <w:lastRenderedPageBreak/>
        <w:t>找原因，给出解决方案。</w:t>
      </w:r>
    </w:p>
    <w:p w14:paraId="7FAA3192" w14:textId="77777777" w:rsidR="0030763C"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3F3CA699" w14:textId="77777777" w:rsidR="0030763C"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70E4A7CC" w14:textId="77777777" w:rsidR="0030763C" w:rsidRDefault="0030763C">
      <w:pPr>
        <w:spacing w:line="360" w:lineRule="auto"/>
        <w:rPr>
          <w:rFonts w:ascii="宋体" w:hAnsi="宋体" w:cs="宋体" w:hint="eastAsia"/>
          <w:b w:val="0"/>
          <w:bCs/>
          <w:sz w:val="24"/>
          <w:szCs w:val="24"/>
        </w:rPr>
      </w:pPr>
    </w:p>
    <w:p w14:paraId="38926DB3" w14:textId="77777777" w:rsidR="0030763C"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江苏合创智行科技有限公司</w:t>
      </w:r>
    </w:p>
    <w:p w14:paraId="64874531" w14:textId="77777777" w:rsidR="0030763C" w:rsidRDefault="0030763C">
      <w:pPr>
        <w:spacing w:line="360" w:lineRule="auto"/>
        <w:rPr>
          <w:rFonts w:ascii="宋体" w:hAnsi="宋体" w:cs="宋体" w:hint="eastAsia"/>
          <w:b w:val="0"/>
          <w:bCs/>
          <w:sz w:val="24"/>
          <w:szCs w:val="24"/>
        </w:rPr>
      </w:pPr>
    </w:p>
    <w:p w14:paraId="3476487C"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8C7952A" w14:textId="77777777" w:rsidR="0030763C" w:rsidRDefault="0030763C">
      <w:pPr>
        <w:spacing w:line="360" w:lineRule="auto"/>
        <w:rPr>
          <w:rFonts w:ascii="宋体" w:hAnsi="宋体" w:cs="宋体" w:hint="eastAsia"/>
          <w:b w:val="0"/>
          <w:bCs/>
          <w:sz w:val="24"/>
          <w:szCs w:val="24"/>
          <w:u w:val="single"/>
        </w:rPr>
      </w:pPr>
    </w:p>
    <w:p w14:paraId="5BB2371C" w14:textId="77777777" w:rsidR="0030763C"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EF9189E" w14:textId="77777777" w:rsidR="0030763C" w:rsidRDefault="0030763C">
      <w:pPr>
        <w:spacing w:line="360" w:lineRule="auto"/>
        <w:ind w:leftChars="-1" w:left="-3" w:firstLine="1"/>
        <w:rPr>
          <w:rFonts w:ascii="宋体" w:hAnsi="宋体" w:cs="宋体" w:hint="eastAsia"/>
          <w:b w:val="0"/>
          <w:bCs/>
          <w:sz w:val="24"/>
          <w:szCs w:val="24"/>
        </w:rPr>
      </w:pPr>
    </w:p>
    <w:p w14:paraId="1532515F" w14:textId="77777777" w:rsidR="0030763C" w:rsidRDefault="0030763C">
      <w:pPr>
        <w:spacing w:line="360" w:lineRule="auto"/>
        <w:rPr>
          <w:rFonts w:ascii="宋体" w:hAnsi="宋体" w:cs="宋体" w:hint="eastAsia"/>
          <w:b w:val="0"/>
          <w:bCs/>
          <w:sz w:val="24"/>
          <w:szCs w:val="24"/>
        </w:rPr>
      </w:pPr>
    </w:p>
    <w:p w14:paraId="310B564F" w14:textId="77777777" w:rsidR="0030763C" w:rsidRDefault="00000000">
      <w:pPr>
        <w:spacing w:line="360" w:lineRule="auto"/>
        <w:rPr>
          <w:rFonts w:ascii="宋体" w:hAnsi="宋体" w:cs="宋体" w:hint="eastAsia"/>
          <w:b w:val="0"/>
          <w:bCs/>
          <w:sz w:val="24"/>
          <w:szCs w:val="24"/>
          <w:u w:val="single"/>
        </w:rPr>
      </w:pPr>
      <w:r>
        <w:rPr>
          <w:rFonts w:ascii="宋体" w:hAnsi="宋体" w:cs="宋体" w:hint="eastAsia"/>
          <w:b w:val="0"/>
          <w:bCs/>
          <w:sz w:val="24"/>
          <w:szCs w:val="24"/>
        </w:rPr>
        <w:t>乙方（盖章）：</w:t>
      </w:r>
      <w:r>
        <w:rPr>
          <w:rFonts w:hint="eastAsia"/>
          <w:b w:val="0"/>
          <w:bCs/>
          <w:sz w:val="24"/>
          <w:szCs w:val="18"/>
        </w:rPr>
        <w:t>江苏天安智联科技股份有限公司</w:t>
      </w:r>
    </w:p>
    <w:p w14:paraId="1AFAF0DD" w14:textId="77777777" w:rsidR="0030763C"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7F711CC" w14:textId="77777777" w:rsidR="0030763C" w:rsidRDefault="0030763C">
      <w:pPr>
        <w:spacing w:line="360" w:lineRule="auto"/>
        <w:rPr>
          <w:rFonts w:ascii="宋体" w:hAnsi="宋体" w:cs="宋体" w:hint="eastAsia"/>
          <w:b w:val="0"/>
          <w:bCs/>
          <w:sz w:val="24"/>
          <w:szCs w:val="24"/>
          <w:u w:val="single"/>
        </w:rPr>
      </w:pPr>
    </w:p>
    <w:p w14:paraId="4C728BD6" w14:textId="77777777" w:rsidR="0030763C"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32A1576" w14:textId="77777777" w:rsidR="0030763C" w:rsidRDefault="0030763C">
      <w:pPr>
        <w:rPr>
          <w:b w:val="0"/>
          <w:bCs/>
        </w:rPr>
      </w:pPr>
    </w:p>
    <w:sectPr w:rsidR="0030763C" w:rsidSect="001E7196">
      <w:pgSz w:w="11906" w:h="16838"/>
      <w:pgMar w:top="1440" w:right="1800" w:bottom="1440" w:left="1800" w:header="851" w:footer="992" w:gutter="0"/>
      <w:cols w:space="425"/>
      <w:docGrid w:type="lines" w:linePitch="3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F28B" w14:textId="77777777" w:rsidR="00D3493D" w:rsidRDefault="00D3493D">
      <w:pPr>
        <w:spacing w:line="240" w:lineRule="auto"/>
      </w:pPr>
      <w:r>
        <w:separator/>
      </w:r>
    </w:p>
  </w:endnote>
  <w:endnote w:type="continuationSeparator" w:id="0">
    <w:p w14:paraId="4B5E23DC" w14:textId="77777777" w:rsidR="00D3493D" w:rsidRDefault="00D34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77777777" w:rsidR="0030763C" w:rsidRDefault="00000000">
        <w:pPr>
          <w:pStyle w:val="ac"/>
          <w:jc w:val="center"/>
        </w:pPr>
        <w:r>
          <w:fldChar w:fldCharType="begin"/>
        </w:r>
        <w:r>
          <w:instrText xml:space="preserve"> PAGE   \* MERGEFORMAT </w:instrText>
        </w:r>
        <w:r>
          <w:fldChar w:fldCharType="separate"/>
        </w:r>
        <w:r>
          <w:rPr>
            <w:lang w:val="zh-CN"/>
          </w:rPr>
          <w:t>4</w:t>
        </w:r>
        <w:r>
          <w:rPr>
            <w:lang w:val="zh-CN"/>
          </w:rPr>
          <w:fldChar w:fldCharType="end"/>
        </w:r>
      </w:p>
    </w:sdtContent>
  </w:sdt>
  <w:p w14:paraId="298006A6" w14:textId="77777777" w:rsidR="0030763C" w:rsidRDefault="0030763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34DD1" w14:textId="77777777" w:rsidR="00D3493D" w:rsidRDefault="00D3493D">
      <w:pPr>
        <w:spacing w:line="240" w:lineRule="auto"/>
      </w:pPr>
      <w:r>
        <w:separator/>
      </w:r>
    </w:p>
  </w:footnote>
  <w:footnote w:type="continuationSeparator" w:id="0">
    <w:p w14:paraId="232606BE" w14:textId="77777777" w:rsidR="00D3493D" w:rsidRDefault="00D349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464504"/>
    <w:multiLevelType w:val="multilevel"/>
    <w:tmpl w:val="15464504"/>
    <w:lvl w:ilvl="0">
      <w:start w:val="1"/>
      <w:numFmt w:val="decimalEnclosedCircle"/>
      <w:lvlText w:val="%1"/>
      <w:lvlJc w:val="left"/>
      <w:pPr>
        <w:ind w:left="830" w:hanging="360"/>
      </w:pPr>
      <w:rPr>
        <w:rFonts w:hint="default"/>
      </w:rPr>
    </w:lvl>
    <w:lvl w:ilvl="1">
      <w:start w:val="1"/>
      <w:numFmt w:val="lowerLetter"/>
      <w:lvlText w:val="%2)"/>
      <w:lvlJc w:val="left"/>
      <w:pPr>
        <w:ind w:left="1350" w:hanging="440"/>
      </w:pPr>
    </w:lvl>
    <w:lvl w:ilvl="2">
      <w:start w:val="1"/>
      <w:numFmt w:val="lowerRoman"/>
      <w:lvlText w:val="%3."/>
      <w:lvlJc w:val="right"/>
      <w:pPr>
        <w:ind w:left="1790" w:hanging="440"/>
      </w:pPr>
    </w:lvl>
    <w:lvl w:ilvl="3">
      <w:start w:val="1"/>
      <w:numFmt w:val="decimal"/>
      <w:lvlText w:val="%4."/>
      <w:lvlJc w:val="left"/>
      <w:pPr>
        <w:ind w:left="2230" w:hanging="440"/>
      </w:pPr>
    </w:lvl>
    <w:lvl w:ilvl="4">
      <w:start w:val="1"/>
      <w:numFmt w:val="lowerLetter"/>
      <w:lvlText w:val="%5)"/>
      <w:lvlJc w:val="left"/>
      <w:pPr>
        <w:ind w:left="2670" w:hanging="440"/>
      </w:pPr>
    </w:lvl>
    <w:lvl w:ilvl="5">
      <w:start w:val="1"/>
      <w:numFmt w:val="lowerRoman"/>
      <w:lvlText w:val="%6."/>
      <w:lvlJc w:val="right"/>
      <w:pPr>
        <w:ind w:left="3110" w:hanging="440"/>
      </w:pPr>
    </w:lvl>
    <w:lvl w:ilvl="6">
      <w:start w:val="1"/>
      <w:numFmt w:val="decimal"/>
      <w:lvlText w:val="%7."/>
      <w:lvlJc w:val="left"/>
      <w:pPr>
        <w:ind w:left="3550" w:hanging="440"/>
      </w:pPr>
    </w:lvl>
    <w:lvl w:ilvl="7">
      <w:start w:val="1"/>
      <w:numFmt w:val="lowerLetter"/>
      <w:lvlText w:val="%8)"/>
      <w:lvlJc w:val="left"/>
      <w:pPr>
        <w:ind w:left="3990" w:hanging="440"/>
      </w:pPr>
    </w:lvl>
    <w:lvl w:ilvl="8">
      <w:start w:val="1"/>
      <w:numFmt w:val="lowerRoman"/>
      <w:lvlText w:val="%9."/>
      <w:lvlJc w:val="right"/>
      <w:pPr>
        <w:ind w:left="4430" w:hanging="44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0833BA2"/>
    <w:multiLevelType w:val="multilevel"/>
    <w:tmpl w:val="30833BA2"/>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8"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2117021517">
    <w:abstractNumId w:val="2"/>
  </w:num>
  <w:num w:numId="2" w16cid:durableId="1838837006">
    <w:abstractNumId w:val="0"/>
  </w:num>
  <w:num w:numId="3" w16cid:durableId="632057207">
    <w:abstractNumId w:val="4"/>
  </w:num>
  <w:num w:numId="4" w16cid:durableId="1063410052">
    <w:abstractNumId w:val="5"/>
  </w:num>
  <w:num w:numId="5" w16cid:durableId="699016373">
    <w:abstractNumId w:val="1"/>
  </w:num>
  <w:num w:numId="6" w16cid:durableId="819465851">
    <w:abstractNumId w:val="7"/>
  </w:num>
  <w:num w:numId="7" w16cid:durableId="767234845">
    <w:abstractNumId w:val="3"/>
  </w:num>
  <w:num w:numId="8" w16cid:durableId="1682857374">
    <w:abstractNumId w:val="6"/>
  </w:num>
  <w:num w:numId="9" w16cid:durableId="14058478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wie zhang">
    <w15:presenceInfo w15:providerId="Windows Live" w15:userId="a0cf2d227e16eba1"/>
  </w15:person>
  <w15:person w15:author="用户1">
    <w15:presenceInfo w15:providerId="None" w15:userId="用户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HorizontalSpacing w:val="285"/>
  <w:drawingGridVerticalSpacing w:val="194"/>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35E0B"/>
    <w:rsid w:val="00057CA1"/>
    <w:rsid w:val="00064BC3"/>
    <w:rsid w:val="00074315"/>
    <w:rsid w:val="00074424"/>
    <w:rsid w:val="00094354"/>
    <w:rsid w:val="000D000B"/>
    <w:rsid w:val="000D6646"/>
    <w:rsid w:val="000D7791"/>
    <w:rsid w:val="000F2484"/>
    <w:rsid w:val="000F3254"/>
    <w:rsid w:val="00100762"/>
    <w:rsid w:val="001118AD"/>
    <w:rsid w:val="00113B6E"/>
    <w:rsid w:val="00130E22"/>
    <w:rsid w:val="00132E48"/>
    <w:rsid w:val="001339BB"/>
    <w:rsid w:val="001509CF"/>
    <w:rsid w:val="00151395"/>
    <w:rsid w:val="001619EF"/>
    <w:rsid w:val="0017155D"/>
    <w:rsid w:val="00175EC5"/>
    <w:rsid w:val="00184CF6"/>
    <w:rsid w:val="00194239"/>
    <w:rsid w:val="00195617"/>
    <w:rsid w:val="001969DE"/>
    <w:rsid w:val="00197C07"/>
    <w:rsid w:val="001A6882"/>
    <w:rsid w:val="001B1F95"/>
    <w:rsid w:val="001D0CB6"/>
    <w:rsid w:val="001D54FF"/>
    <w:rsid w:val="001E2DA4"/>
    <w:rsid w:val="001E7196"/>
    <w:rsid w:val="001F48CE"/>
    <w:rsid w:val="001F4E0C"/>
    <w:rsid w:val="001F5383"/>
    <w:rsid w:val="001F5B94"/>
    <w:rsid w:val="0020308B"/>
    <w:rsid w:val="00217FF5"/>
    <w:rsid w:val="0022098C"/>
    <w:rsid w:val="002303A7"/>
    <w:rsid w:val="00237D04"/>
    <w:rsid w:val="00242503"/>
    <w:rsid w:val="0024518E"/>
    <w:rsid w:val="00245E3D"/>
    <w:rsid w:val="0025134E"/>
    <w:rsid w:val="002547F9"/>
    <w:rsid w:val="00294089"/>
    <w:rsid w:val="002A1884"/>
    <w:rsid w:val="002A4F1D"/>
    <w:rsid w:val="002A7CE2"/>
    <w:rsid w:val="002B1172"/>
    <w:rsid w:val="002D07A5"/>
    <w:rsid w:val="002E5369"/>
    <w:rsid w:val="002E64F8"/>
    <w:rsid w:val="002F6768"/>
    <w:rsid w:val="0030763C"/>
    <w:rsid w:val="00321C81"/>
    <w:rsid w:val="00321D7D"/>
    <w:rsid w:val="0032746C"/>
    <w:rsid w:val="003340C8"/>
    <w:rsid w:val="00352E72"/>
    <w:rsid w:val="00380753"/>
    <w:rsid w:val="0038236A"/>
    <w:rsid w:val="003A01A2"/>
    <w:rsid w:val="003A7D9C"/>
    <w:rsid w:val="003D4ED7"/>
    <w:rsid w:val="003E106A"/>
    <w:rsid w:val="003E1B3B"/>
    <w:rsid w:val="003F0E69"/>
    <w:rsid w:val="003F4BC1"/>
    <w:rsid w:val="003F5BDE"/>
    <w:rsid w:val="00401A88"/>
    <w:rsid w:val="004121DE"/>
    <w:rsid w:val="004225C6"/>
    <w:rsid w:val="00424539"/>
    <w:rsid w:val="00437D46"/>
    <w:rsid w:val="00442481"/>
    <w:rsid w:val="0044671B"/>
    <w:rsid w:val="00473D93"/>
    <w:rsid w:val="00476BAF"/>
    <w:rsid w:val="00487869"/>
    <w:rsid w:val="004901EE"/>
    <w:rsid w:val="004A2799"/>
    <w:rsid w:val="004C278D"/>
    <w:rsid w:val="004C5F8E"/>
    <w:rsid w:val="004D7C08"/>
    <w:rsid w:val="004F3A2E"/>
    <w:rsid w:val="005035BA"/>
    <w:rsid w:val="0050621D"/>
    <w:rsid w:val="00511338"/>
    <w:rsid w:val="005128C1"/>
    <w:rsid w:val="00516757"/>
    <w:rsid w:val="0052407B"/>
    <w:rsid w:val="00526696"/>
    <w:rsid w:val="00526922"/>
    <w:rsid w:val="00526ACE"/>
    <w:rsid w:val="00537D4A"/>
    <w:rsid w:val="00565633"/>
    <w:rsid w:val="00566624"/>
    <w:rsid w:val="0058659B"/>
    <w:rsid w:val="0059233C"/>
    <w:rsid w:val="005938A3"/>
    <w:rsid w:val="005B4AD5"/>
    <w:rsid w:val="005C4BFA"/>
    <w:rsid w:val="005E02CE"/>
    <w:rsid w:val="005E09C4"/>
    <w:rsid w:val="005E1852"/>
    <w:rsid w:val="005F2575"/>
    <w:rsid w:val="006103A5"/>
    <w:rsid w:val="006108EA"/>
    <w:rsid w:val="00613430"/>
    <w:rsid w:val="00623E08"/>
    <w:rsid w:val="00626944"/>
    <w:rsid w:val="006338C5"/>
    <w:rsid w:val="006870B7"/>
    <w:rsid w:val="006937FC"/>
    <w:rsid w:val="006B711E"/>
    <w:rsid w:val="006C393B"/>
    <w:rsid w:val="006F2A02"/>
    <w:rsid w:val="00706CEF"/>
    <w:rsid w:val="00731F1F"/>
    <w:rsid w:val="007342AD"/>
    <w:rsid w:val="00744735"/>
    <w:rsid w:val="007460CD"/>
    <w:rsid w:val="00770610"/>
    <w:rsid w:val="00771D28"/>
    <w:rsid w:val="007A0932"/>
    <w:rsid w:val="007A682D"/>
    <w:rsid w:val="007B1A21"/>
    <w:rsid w:val="007C1811"/>
    <w:rsid w:val="007C56F9"/>
    <w:rsid w:val="007E4748"/>
    <w:rsid w:val="0080007D"/>
    <w:rsid w:val="00803BB1"/>
    <w:rsid w:val="0082242C"/>
    <w:rsid w:val="0083551C"/>
    <w:rsid w:val="00837447"/>
    <w:rsid w:val="008608DF"/>
    <w:rsid w:val="00860C4F"/>
    <w:rsid w:val="008613D0"/>
    <w:rsid w:val="00867EBA"/>
    <w:rsid w:val="008816EB"/>
    <w:rsid w:val="008B2BBC"/>
    <w:rsid w:val="008E141F"/>
    <w:rsid w:val="008F5A78"/>
    <w:rsid w:val="008F7EFE"/>
    <w:rsid w:val="00903B54"/>
    <w:rsid w:val="009256A6"/>
    <w:rsid w:val="00942AF4"/>
    <w:rsid w:val="00947515"/>
    <w:rsid w:val="00955410"/>
    <w:rsid w:val="00955A8B"/>
    <w:rsid w:val="0096139F"/>
    <w:rsid w:val="00961B60"/>
    <w:rsid w:val="00971545"/>
    <w:rsid w:val="00971C81"/>
    <w:rsid w:val="009A549D"/>
    <w:rsid w:val="009B06CC"/>
    <w:rsid w:val="009B5A6F"/>
    <w:rsid w:val="009B60BC"/>
    <w:rsid w:val="009D02E2"/>
    <w:rsid w:val="009D1AEF"/>
    <w:rsid w:val="009D4816"/>
    <w:rsid w:val="009D5B9A"/>
    <w:rsid w:val="009D6AB8"/>
    <w:rsid w:val="00A04490"/>
    <w:rsid w:val="00A16C8A"/>
    <w:rsid w:val="00A23D99"/>
    <w:rsid w:val="00A2504F"/>
    <w:rsid w:val="00A30049"/>
    <w:rsid w:val="00A31E10"/>
    <w:rsid w:val="00A61D7A"/>
    <w:rsid w:val="00A74A5D"/>
    <w:rsid w:val="00A87D12"/>
    <w:rsid w:val="00A966A8"/>
    <w:rsid w:val="00A97B6C"/>
    <w:rsid w:val="00AA026B"/>
    <w:rsid w:val="00AA665A"/>
    <w:rsid w:val="00AB4F24"/>
    <w:rsid w:val="00AC7671"/>
    <w:rsid w:val="00AD2971"/>
    <w:rsid w:val="00AD411D"/>
    <w:rsid w:val="00AD70C5"/>
    <w:rsid w:val="00AF05AC"/>
    <w:rsid w:val="00B0361B"/>
    <w:rsid w:val="00B153A9"/>
    <w:rsid w:val="00B15B25"/>
    <w:rsid w:val="00B22168"/>
    <w:rsid w:val="00B377C2"/>
    <w:rsid w:val="00B70B10"/>
    <w:rsid w:val="00B84EC5"/>
    <w:rsid w:val="00B94533"/>
    <w:rsid w:val="00BA65DD"/>
    <w:rsid w:val="00BB2363"/>
    <w:rsid w:val="00BC2FD3"/>
    <w:rsid w:val="00BC64A5"/>
    <w:rsid w:val="00BE064F"/>
    <w:rsid w:val="00BF14D8"/>
    <w:rsid w:val="00BF172F"/>
    <w:rsid w:val="00BF61F1"/>
    <w:rsid w:val="00C044C4"/>
    <w:rsid w:val="00C132A6"/>
    <w:rsid w:val="00C15D96"/>
    <w:rsid w:val="00C33CA9"/>
    <w:rsid w:val="00C33CB3"/>
    <w:rsid w:val="00C44579"/>
    <w:rsid w:val="00C72490"/>
    <w:rsid w:val="00C90AA1"/>
    <w:rsid w:val="00C924B1"/>
    <w:rsid w:val="00CA1EA7"/>
    <w:rsid w:val="00CA7342"/>
    <w:rsid w:val="00CB2471"/>
    <w:rsid w:val="00CB69E9"/>
    <w:rsid w:val="00CC54FF"/>
    <w:rsid w:val="00CC6066"/>
    <w:rsid w:val="00CD3790"/>
    <w:rsid w:val="00CD422C"/>
    <w:rsid w:val="00CE10AF"/>
    <w:rsid w:val="00CF0D71"/>
    <w:rsid w:val="00D07C58"/>
    <w:rsid w:val="00D22BA1"/>
    <w:rsid w:val="00D3493D"/>
    <w:rsid w:val="00D40E50"/>
    <w:rsid w:val="00D50B8D"/>
    <w:rsid w:val="00D73B05"/>
    <w:rsid w:val="00D810C4"/>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290A"/>
    <w:rsid w:val="00E06C67"/>
    <w:rsid w:val="00E13E92"/>
    <w:rsid w:val="00E3187C"/>
    <w:rsid w:val="00E31AE8"/>
    <w:rsid w:val="00E41FBE"/>
    <w:rsid w:val="00E5602A"/>
    <w:rsid w:val="00E92C9F"/>
    <w:rsid w:val="00E92D8E"/>
    <w:rsid w:val="00EA0C86"/>
    <w:rsid w:val="00EA2E9B"/>
    <w:rsid w:val="00EA45F1"/>
    <w:rsid w:val="00EA50F5"/>
    <w:rsid w:val="00EA7BB7"/>
    <w:rsid w:val="00EB084E"/>
    <w:rsid w:val="00EB3B21"/>
    <w:rsid w:val="00EC63F0"/>
    <w:rsid w:val="00ED07F2"/>
    <w:rsid w:val="00ED4A92"/>
    <w:rsid w:val="00EE18EE"/>
    <w:rsid w:val="00EE46C0"/>
    <w:rsid w:val="00EE514C"/>
    <w:rsid w:val="00EE535C"/>
    <w:rsid w:val="00EF0ECC"/>
    <w:rsid w:val="00F00851"/>
    <w:rsid w:val="00F17C49"/>
    <w:rsid w:val="00F2338F"/>
    <w:rsid w:val="00F23D04"/>
    <w:rsid w:val="00F27F0D"/>
    <w:rsid w:val="00F34230"/>
    <w:rsid w:val="00F34BA2"/>
    <w:rsid w:val="00F46970"/>
    <w:rsid w:val="00F66FEE"/>
    <w:rsid w:val="00F76A72"/>
    <w:rsid w:val="00F8183A"/>
    <w:rsid w:val="00F8279A"/>
    <w:rsid w:val="00F86289"/>
    <w:rsid w:val="00FA2DCD"/>
    <w:rsid w:val="00FA381C"/>
    <w:rsid w:val="00FB4A5A"/>
    <w:rsid w:val="00FD1598"/>
    <w:rsid w:val="00FD3A9B"/>
    <w:rsid w:val="00FD3ABA"/>
    <w:rsid w:val="00FD650D"/>
    <w:rsid w:val="00FE09A3"/>
    <w:rsid w:val="00FF1A45"/>
    <w:rsid w:val="01623D39"/>
    <w:rsid w:val="03AE194E"/>
    <w:rsid w:val="04B149C8"/>
    <w:rsid w:val="06952EE0"/>
    <w:rsid w:val="06C632A9"/>
    <w:rsid w:val="08F407F1"/>
    <w:rsid w:val="0BA639EF"/>
    <w:rsid w:val="0D097FEC"/>
    <w:rsid w:val="0D2C17FD"/>
    <w:rsid w:val="0DD237BC"/>
    <w:rsid w:val="127D180B"/>
    <w:rsid w:val="13362772"/>
    <w:rsid w:val="13857CA0"/>
    <w:rsid w:val="13C133CE"/>
    <w:rsid w:val="1B494B1B"/>
    <w:rsid w:val="207215AC"/>
    <w:rsid w:val="21D868B6"/>
    <w:rsid w:val="28B92995"/>
    <w:rsid w:val="29644A23"/>
    <w:rsid w:val="2BEF1B8F"/>
    <w:rsid w:val="2C1C548C"/>
    <w:rsid w:val="2DAC79D4"/>
    <w:rsid w:val="2E935C91"/>
    <w:rsid w:val="314D4C13"/>
    <w:rsid w:val="32AC3044"/>
    <w:rsid w:val="362231BE"/>
    <w:rsid w:val="36E1648D"/>
    <w:rsid w:val="385B52F0"/>
    <w:rsid w:val="3AAD058B"/>
    <w:rsid w:val="3C0201D6"/>
    <w:rsid w:val="3C8841DA"/>
    <w:rsid w:val="410B461F"/>
    <w:rsid w:val="41AA4248"/>
    <w:rsid w:val="45F0744B"/>
    <w:rsid w:val="47FC121B"/>
    <w:rsid w:val="483F42E6"/>
    <w:rsid w:val="4F1B46F2"/>
    <w:rsid w:val="5049010D"/>
    <w:rsid w:val="50A425DE"/>
    <w:rsid w:val="51CB2747"/>
    <w:rsid w:val="52CB5F88"/>
    <w:rsid w:val="55BE5ED1"/>
    <w:rsid w:val="55C5064A"/>
    <w:rsid w:val="56D91391"/>
    <w:rsid w:val="5926369C"/>
    <w:rsid w:val="5C883C67"/>
    <w:rsid w:val="5C8B6E93"/>
    <w:rsid w:val="5EF3152F"/>
    <w:rsid w:val="5F5B6B96"/>
    <w:rsid w:val="613C1835"/>
    <w:rsid w:val="635A392B"/>
    <w:rsid w:val="63A84B78"/>
    <w:rsid w:val="6A762352"/>
    <w:rsid w:val="6D1F7E14"/>
    <w:rsid w:val="6D8410B0"/>
    <w:rsid w:val="75742F72"/>
    <w:rsid w:val="78D6504F"/>
    <w:rsid w:val="79D7762B"/>
    <w:rsid w:val="79F81026"/>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3ADC5"/>
  <w15:docId w15:val="{85C77714-DD73-4DCF-A090-8C589861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next w:val="TOCHeading1"/>
    <w:link w:val="ad"/>
    <w:uiPriority w:val="99"/>
    <w:unhideWhenUsed/>
    <w:qFormat/>
    <w:pPr>
      <w:tabs>
        <w:tab w:val="center" w:pos="4153"/>
        <w:tab w:val="right" w:pos="8306"/>
      </w:tabs>
      <w:snapToGrid w:val="0"/>
      <w:jc w:val="left"/>
    </w:pPr>
    <w:rPr>
      <w:sz w:val="18"/>
      <w:szCs w:val="18"/>
    </w:rPr>
  </w:style>
  <w:style w:type="paragraph" w:customStyle="1" w:styleId="TOCHeading1">
    <w:name w:val="TOC Heading1"/>
    <w:next w:val="a"/>
    <w:autoRedefine/>
    <w:qFormat/>
    <w:pPr>
      <w:wordWrap w:val="0"/>
    </w:pPr>
    <w:rPr>
      <w:sz w:val="32"/>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22">
    <w:name w:val="Body Text 2"/>
    <w:basedOn w:val="a"/>
    <w:qFormat/>
    <w:pPr>
      <w:spacing w:after="50" w:line="500" w:lineRule="atLeast"/>
    </w:pPr>
    <w:rPr>
      <w:sz w:val="24"/>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3">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4">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5">
    <w:name w:val="修订2"/>
    <w:hidden/>
    <w:uiPriority w:val="99"/>
    <w:semiHidden/>
    <w:qFormat/>
    <w:rPr>
      <w:b/>
      <w:kern w:val="2"/>
      <w:sz w:val="28"/>
    </w:rPr>
  </w:style>
  <w:style w:type="character" w:customStyle="1" w:styleId="font21">
    <w:name w:val="font21"/>
    <w:basedOn w:val="a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qFormat/>
    <w:pPr>
      <w:ind w:firstLineChars="200" w:firstLine="420"/>
    </w:pPr>
  </w:style>
  <w:style w:type="character" w:customStyle="1" w:styleId="font51">
    <w:name w:val="font51"/>
    <w:basedOn w:val="a1"/>
    <w:qFormat/>
    <w:rPr>
      <w:rFonts w:ascii="宋体" w:eastAsia="宋体" w:hAnsi="宋体" w:cs="宋体" w:hint="eastAsia"/>
      <w:color w:val="000000"/>
      <w:sz w:val="16"/>
      <w:szCs w:val="16"/>
      <w:u w:val="none"/>
    </w:rPr>
  </w:style>
  <w:style w:type="paragraph" w:customStyle="1" w:styleId="font5">
    <w:name w:val="font5"/>
    <w:basedOn w:val="a"/>
    <w:rsid w:val="001E7196"/>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xl99">
    <w:name w:val="xl99"/>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0">
    <w:name w:val="xl100"/>
    <w:basedOn w:val="a"/>
    <w:rsid w:val="001E7196"/>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b w:val="0"/>
      <w:kern w:val="0"/>
      <w:sz w:val="20"/>
    </w:rPr>
  </w:style>
  <w:style w:type="paragraph" w:customStyle="1" w:styleId="xl101">
    <w:name w:val="xl101"/>
    <w:basedOn w:val="a"/>
    <w:rsid w:val="001E719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b w:val="0"/>
      <w:kern w:val="0"/>
      <w:sz w:val="20"/>
    </w:rPr>
  </w:style>
  <w:style w:type="paragraph" w:customStyle="1" w:styleId="xl102">
    <w:name w:val="xl102"/>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 w:val="0"/>
      <w:kern w:val="0"/>
      <w:sz w:val="20"/>
    </w:rPr>
  </w:style>
  <w:style w:type="paragraph" w:customStyle="1" w:styleId="xl103">
    <w:name w:val="xl103"/>
    <w:basedOn w:val="a"/>
    <w:rsid w:val="001E7196"/>
    <w:pPr>
      <w:widowControl/>
      <w:spacing w:before="100" w:beforeAutospacing="1" w:after="100" w:afterAutospacing="1" w:line="240" w:lineRule="auto"/>
      <w:jc w:val="right"/>
    </w:pPr>
    <w:rPr>
      <w:rFonts w:ascii="宋体" w:hAnsi="宋体" w:cs="宋体"/>
      <w:b w:val="0"/>
      <w:kern w:val="0"/>
      <w:sz w:val="20"/>
    </w:rPr>
  </w:style>
  <w:style w:type="paragraph" w:customStyle="1" w:styleId="xl104">
    <w:name w:val="xl104"/>
    <w:basedOn w:val="a"/>
    <w:rsid w:val="001E7196"/>
    <w:pPr>
      <w:widowControl/>
      <w:spacing w:before="100" w:beforeAutospacing="1" w:after="100" w:afterAutospacing="1" w:line="240" w:lineRule="auto"/>
      <w:jc w:val="center"/>
    </w:pPr>
    <w:rPr>
      <w:rFonts w:ascii="宋体" w:hAnsi="宋体" w:cs="宋体"/>
      <w:bCs/>
      <w:kern w:val="0"/>
      <w:sz w:val="20"/>
    </w:rPr>
  </w:style>
  <w:style w:type="paragraph" w:customStyle="1" w:styleId="xl105">
    <w:name w:val="xl105"/>
    <w:basedOn w:val="a"/>
    <w:rsid w:val="001E7196"/>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6">
    <w:name w:val="xl106"/>
    <w:basedOn w:val="a"/>
    <w:rsid w:val="001E7196"/>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07">
    <w:name w:val="xl107"/>
    <w:basedOn w:val="a"/>
    <w:rsid w:val="001E7196"/>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8">
    <w:name w:val="xl108"/>
    <w:basedOn w:val="a"/>
    <w:rsid w:val="001E7196"/>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09">
    <w:name w:val="xl109"/>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0">
    <w:name w:val="xl110"/>
    <w:basedOn w:val="a"/>
    <w:rsid w:val="001E7196"/>
    <w:pPr>
      <w:widowControl/>
      <w:pBdr>
        <w:top w:val="single" w:sz="8" w:space="0" w:color="auto"/>
        <w:left w:val="single" w:sz="8" w:space="0" w:color="auto"/>
        <w:bottom w:val="single" w:sz="4"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11">
    <w:name w:val="xl111"/>
    <w:basedOn w:val="a"/>
    <w:rsid w:val="001E7196"/>
    <w:pPr>
      <w:widowControl/>
      <w:pBdr>
        <w:top w:val="single" w:sz="8"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12">
    <w:name w:val="xl112"/>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13">
    <w:name w:val="xl113"/>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bCs/>
      <w:kern w:val="0"/>
      <w:sz w:val="22"/>
      <w:szCs w:val="22"/>
    </w:rPr>
  </w:style>
  <w:style w:type="paragraph" w:customStyle="1" w:styleId="xl114">
    <w:name w:val="xl114"/>
    <w:basedOn w:val="a"/>
    <w:rsid w:val="001E7196"/>
    <w:pPr>
      <w:widowControl/>
      <w:pBdr>
        <w:top w:val="single" w:sz="8"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15">
    <w:name w:val="xl115"/>
    <w:basedOn w:val="a"/>
    <w:rsid w:val="001E7196"/>
    <w:pPr>
      <w:widowControl/>
      <w:pBdr>
        <w:top w:val="single" w:sz="8" w:space="0" w:color="auto"/>
        <w:bottom w:val="single" w:sz="8" w:space="0" w:color="auto"/>
        <w:right w:val="single" w:sz="8" w:space="0" w:color="auto"/>
      </w:pBdr>
      <w:spacing w:before="100" w:beforeAutospacing="1" w:after="100" w:afterAutospacing="1" w:line="240" w:lineRule="auto"/>
      <w:jc w:val="center"/>
    </w:pPr>
    <w:rPr>
      <w:rFonts w:ascii="宋体" w:hAnsi="宋体" w:cs="宋体"/>
      <w:bCs/>
      <w:kern w:val="0"/>
      <w:sz w:val="20"/>
    </w:rPr>
  </w:style>
  <w:style w:type="paragraph" w:customStyle="1" w:styleId="xl116">
    <w:name w:val="xl116"/>
    <w:basedOn w:val="a"/>
    <w:rsid w:val="001E7196"/>
    <w:pPr>
      <w:widowControl/>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7">
    <w:name w:val="xl117"/>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8">
    <w:name w:val="xl118"/>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19">
    <w:name w:val="xl119"/>
    <w:basedOn w:val="a"/>
    <w:rsid w:val="001E7196"/>
    <w:pPr>
      <w:widowControl/>
      <w:spacing w:before="100" w:beforeAutospacing="1" w:after="100" w:afterAutospacing="1" w:line="240" w:lineRule="auto"/>
      <w:jc w:val="center"/>
    </w:pPr>
    <w:rPr>
      <w:rFonts w:ascii="宋体" w:hAnsi="宋体" w:cs="宋体"/>
      <w:b w:val="0"/>
      <w:kern w:val="0"/>
      <w:sz w:val="20"/>
    </w:rPr>
  </w:style>
  <w:style w:type="paragraph" w:customStyle="1" w:styleId="xl120">
    <w:name w:val="xl120"/>
    <w:basedOn w:val="a"/>
    <w:rsid w:val="001E7196"/>
    <w:pPr>
      <w:widowControl/>
      <w:spacing w:before="100" w:beforeAutospacing="1" w:after="100" w:afterAutospacing="1" w:line="240" w:lineRule="auto"/>
      <w:jc w:val="right"/>
    </w:pPr>
    <w:rPr>
      <w:rFonts w:ascii="宋体" w:hAnsi="宋体" w:cs="宋体"/>
      <w:bCs/>
      <w:kern w:val="0"/>
      <w:sz w:val="20"/>
    </w:rPr>
  </w:style>
  <w:style w:type="paragraph" w:customStyle="1" w:styleId="xl121">
    <w:name w:val="xl121"/>
    <w:basedOn w:val="a"/>
    <w:rsid w:val="001E7196"/>
    <w:pPr>
      <w:widowControl/>
      <w:spacing w:before="100" w:beforeAutospacing="1" w:after="100" w:afterAutospacing="1" w:line="240" w:lineRule="auto"/>
      <w:jc w:val="left"/>
    </w:pPr>
    <w:rPr>
      <w:rFonts w:ascii="宋体" w:hAnsi="宋体" w:cs="宋体"/>
      <w:bCs/>
      <w:kern w:val="0"/>
      <w:sz w:val="20"/>
    </w:rPr>
  </w:style>
  <w:style w:type="paragraph" w:customStyle="1" w:styleId="xl122">
    <w:name w:val="xl122"/>
    <w:basedOn w:val="a"/>
    <w:rsid w:val="001E7196"/>
    <w:pPr>
      <w:widowControl/>
      <w:pBdr>
        <w:top w:val="single" w:sz="8" w:space="0" w:color="auto"/>
        <w:left w:val="single" w:sz="8" w:space="0" w:color="auto"/>
        <w:bottom w:val="single" w:sz="8" w:space="0" w:color="auto"/>
      </w:pBdr>
      <w:spacing w:before="100" w:beforeAutospacing="1" w:after="100" w:afterAutospacing="1" w:line="240" w:lineRule="auto"/>
      <w:jc w:val="center"/>
    </w:pPr>
    <w:rPr>
      <w:rFonts w:ascii="宋体" w:hAnsi="宋体" w:cs="宋体"/>
      <w:b w:val="0"/>
      <w:kern w:val="0"/>
      <w:sz w:val="20"/>
    </w:rPr>
  </w:style>
  <w:style w:type="paragraph" w:customStyle="1" w:styleId="xl123">
    <w:name w:val="xl123"/>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Cs/>
      <w:kern w:val="0"/>
      <w:sz w:val="20"/>
    </w:rPr>
  </w:style>
  <w:style w:type="paragraph" w:customStyle="1" w:styleId="xl124">
    <w:name w:val="xl124"/>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xl125">
    <w:name w:val="xl125"/>
    <w:basedOn w:val="a"/>
    <w:rsid w:val="001E7196"/>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26">
    <w:name w:val="xl126"/>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27">
    <w:name w:val="xl127"/>
    <w:basedOn w:val="a"/>
    <w:rsid w:val="001E7196"/>
    <w:pPr>
      <w:widowControl/>
      <w:pBdr>
        <w:top w:val="single" w:sz="8" w:space="0" w:color="auto"/>
        <w:left w:val="single" w:sz="8" w:space="0" w:color="auto"/>
        <w:bottom w:val="single" w:sz="8"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28">
    <w:name w:val="xl128"/>
    <w:basedOn w:val="a"/>
    <w:rsid w:val="001E7196"/>
    <w:pPr>
      <w:widowControl/>
      <w:pBdr>
        <w:top w:val="single" w:sz="8" w:space="0" w:color="auto"/>
        <w:left w:val="single" w:sz="4" w:space="0" w:color="auto"/>
        <w:bottom w:val="single" w:sz="8"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29">
    <w:name w:val="xl129"/>
    <w:basedOn w:val="a"/>
    <w:rsid w:val="001E7196"/>
    <w:pPr>
      <w:widowControl/>
      <w:pBdr>
        <w:top w:val="single" w:sz="8" w:space="0" w:color="auto"/>
        <w:left w:val="single" w:sz="4" w:space="0" w:color="auto"/>
        <w:bottom w:val="single" w:sz="8" w:space="0" w:color="auto"/>
        <w:right w:val="single" w:sz="4" w:space="0" w:color="auto"/>
      </w:pBdr>
      <w:shd w:val="clear" w:color="000000" w:fill="C0E6F5"/>
      <w:spacing w:before="100" w:beforeAutospacing="1" w:after="100" w:afterAutospacing="1" w:line="240" w:lineRule="auto"/>
      <w:jc w:val="center"/>
    </w:pPr>
    <w:rPr>
      <w:rFonts w:ascii="宋体" w:hAnsi="宋体" w:cs="宋体"/>
      <w:bCs/>
      <w:kern w:val="0"/>
      <w:sz w:val="20"/>
    </w:rPr>
  </w:style>
  <w:style w:type="paragraph" w:customStyle="1" w:styleId="xl130">
    <w:name w:val="xl130"/>
    <w:basedOn w:val="a"/>
    <w:rsid w:val="001E7196"/>
    <w:pPr>
      <w:widowControl/>
      <w:pBdr>
        <w:top w:val="single" w:sz="8" w:space="0" w:color="auto"/>
        <w:left w:val="single" w:sz="8" w:space="0" w:color="auto"/>
        <w:bottom w:val="single" w:sz="8"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31">
    <w:name w:val="xl131"/>
    <w:basedOn w:val="a"/>
    <w:rsid w:val="001E7196"/>
    <w:pPr>
      <w:widowControl/>
      <w:pBdr>
        <w:top w:val="single" w:sz="8" w:space="0" w:color="auto"/>
        <w:bottom w:val="single" w:sz="8"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32">
    <w:name w:val="xl132"/>
    <w:basedOn w:val="a"/>
    <w:rsid w:val="001E7196"/>
    <w:pPr>
      <w:widowControl/>
      <w:pBdr>
        <w:top w:val="single" w:sz="8" w:space="0" w:color="auto"/>
        <w:bottom w:val="single" w:sz="8" w:space="0" w:color="auto"/>
        <w:right w:val="single" w:sz="8"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33">
    <w:name w:val="xl133"/>
    <w:basedOn w:val="a"/>
    <w:rsid w:val="001E7196"/>
    <w:pPr>
      <w:widowControl/>
      <w:pBdr>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34">
    <w:name w:val="xl134"/>
    <w:basedOn w:val="a"/>
    <w:rsid w:val="001E7196"/>
    <w:pPr>
      <w:widowControl/>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宋体" w:hAnsi="宋体" w:cs="宋体"/>
      <w:b w:val="0"/>
      <w:kern w:val="0"/>
      <w:sz w:val="22"/>
      <w:szCs w:val="22"/>
    </w:rPr>
  </w:style>
  <w:style w:type="paragraph" w:customStyle="1" w:styleId="xl135">
    <w:name w:val="xl135"/>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2"/>
      <w:szCs w:val="22"/>
    </w:rPr>
  </w:style>
  <w:style w:type="paragraph" w:customStyle="1" w:styleId="xl136">
    <w:name w:val="xl136"/>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37">
    <w:name w:val="xl137"/>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38">
    <w:name w:val="xl138"/>
    <w:basedOn w:val="a"/>
    <w:rsid w:val="001E7196"/>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39">
    <w:name w:val="xl139"/>
    <w:basedOn w:val="a"/>
    <w:rsid w:val="001E719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宋体" w:hAnsi="宋体" w:cs="宋体"/>
      <w:b w:val="0"/>
      <w:kern w:val="0"/>
      <w:sz w:val="22"/>
      <w:szCs w:val="22"/>
    </w:rPr>
  </w:style>
  <w:style w:type="paragraph" w:customStyle="1" w:styleId="xl140">
    <w:name w:val="xl140"/>
    <w:basedOn w:val="a"/>
    <w:rsid w:val="001E7196"/>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宋体" w:hAnsi="宋体" w:cs="宋体"/>
      <w:b w:val="0"/>
      <w:kern w:val="0"/>
      <w:sz w:val="22"/>
      <w:szCs w:val="22"/>
    </w:rPr>
  </w:style>
  <w:style w:type="paragraph" w:customStyle="1" w:styleId="xl141">
    <w:name w:val="xl141"/>
    <w:basedOn w:val="a"/>
    <w:rsid w:val="001E719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2">
    <w:name w:val="xl142"/>
    <w:basedOn w:val="a"/>
    <w:rsid w:val="001E719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3">
    <w:name w:val="xl143"/>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4">
    <w:name w:val="xl144"/>
    <w:basedOn w:val="a"/>
    <w:rsid w:val="001E7196"/>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5">
    <w:name w:val="xl145"/>
    <w:basedOn w:val="a"/>
    <w:rsid w:val="001E7196"/>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pPr>
    <w:rPr>
      <w:rFonts w:ascii="宋体" w:hAnsi="宋体" w:cs="宋体"/>
      <w:b w:val="0"/>
      <w:kern w:val="0"/>
      <w:sz w:val="22"/>
      <w:szCs w:val="22"/>
    </w:rPr>
  </w:style>
  <w:style w:type="paragraph" w:customStyle="1" w:styleId="xl146">
    <w:name w:val="xl146"/>
    <w:basedOn w:val="a"/>
    <w:rsid w:val="001E7196"/>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left"/>
    </w:pPr>
    <w:rPr>
      <w:rFonts w:ascii="宋体" w:hAnsi="宋体" w:cs="宋体"/>
      <w:b w:val="0"/>
      <w:kern w:val="0"/>
      <w:sz w:val="22"/>
      <w:szCs w:val="22"/>
    </w:rPr>
  </w:style>
  <w:style w:type="paragraph" w:customStyle="1" w:styleId="xl147">
    <w:name w:val="xl147"/>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8">
    <w:name w:val="xl148"/>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49">
    <w:name w:val="xl149"/>
    <w:basedOn w:val="a"/>
    <w:rsid w:val="001E7196"/>
    <w:pPr>
      <w:widowControl/>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2"/>
      <w:szCs w:val="22"/>
    </w:rPr>
  </w:style>
  <w:style w:type="paragraph" w:customStyle="1" w:styleId="xl150">
    <w:name w:val="xl150"/>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宋体" w:hAnsi="宋体" w:cs="宋体"/>
      <w:bCs/>
      <w:kern w:val="0"/>
      <w:sz w:val="22"/>
      <w:szCs w:val="22"/>
    </w:rPr>
  </w:style>
  <w:style w:type="paragraph" w:customStyle="1" w:styleId="xl151">
    <w:name w:val="xl151"/>
    <w:basedOn w:val="a"/>
    <w:rsid w:val="001E7196"/>
    <w:pPr>
      <w:widowControl/>
      <w:pBdr>
        <w:top w:val="single" w:sz="8" w:space="0" w:color="auto"/>
        <w:left w:val="single" w:sz="4" w:space="0" w:color="auto"/>
        <w:bottom w:val="single" w:sz="8" w:space="0" w:color="auto"/>
      </w:pBdr>
      <w:spacing w:before="100" w:beforeAutospacing="1" w:after="100" w:afterAutospacing="1" w:line="240" w:lineRule="auto"/>
      <w:jc w:val="center"/>
      <w:textAlignment w:val="top"/>
    </w:pPr>
    <w:rPr>
      <w:rFonts w:ascii="宋体" w:hAnsi="宋体" w:cs="宋体"/>
      <w:bCs/>
      <w:kern w:val="0"/>
      <w:sz w:val="22"/>
      <w:szCs w:val="22"/>
    </w:rPr>
  </w:style>
  <w:style w:type="paragraph" w:customStyle="1" w:styleId="xl152">
    <w:name w:val="xl152"/>
    <w:basedOn w:val="a"/>
    <w:rsid w:val="001E7196"/>
    <w:pPr>
      <w:widowControl/>
      <w:pBdr>
        <w:top w:val="single" w:sz="8" w:space="0" w:color="auto"/>
        <w:bottom w:val="single" w:sz="8" w:space="0" w:color="auto"/>
        <w:right w:val="single" w:sz="4" w:space="0" w:color="auto"/>
      </w:pBdr>
      <w:spacing w:before="100" w:beforeAutospacing="1" w:after="100" w:afterAutospacing="1" w:line="240" w:lineRule="auto"/>
      <w:jc w:val="center"/>
      <w:textAlignment w:val="top"/>
    </w:pPr>
    <w:rPr>
      <w:rFonts w:ascii="宋体" w:hAnsi="宋体" w:cs="宋体"/>
      <w:bCs/>
      <w:kern w:val="0"/>
      <w:sz w:val="22"/>
      <w:szCs w:val="22"/>
    </w:rPr>
  </w:style>
  <w:style w:type="paragraph" w:customStyle="1" w:styleId="xl153">
    <w:name w:val="xl153"/>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宋体" w:hAnsi="宋体" w:cs="宋体"/>
      <w:bCs/>
      <w:kern w:val="0"/>
      <w:sz w:val="22"/>
      <w:szCs w:val="22"/>
    </w:rPr>
  </w:style>
  <w:style w:type="paragraph" w:customStyle="1" w:styleId="xl154">
    <w:name w:val="xl154"/>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2"/>
      <w:szCs w:val="22"/>
    </w:rPr>
  </w:style>
  <w:style w:type="paragraph" w:customStyle="1" w:styleId="xl155">
    <w:name w:val="xl155"/>
    <w:basedOn w:val="a"/>
    <w:rsid w:val="001E7196"/>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56">
    <w:name w:val="xl156"/>
    <w:basedOn w:val="a"/>
    <w:rsid w:val="001E7196"/>
    <w:pPr>
      <w:widowControl/>
      <w:pBdr>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57">
    <w:name w:val="xl157"/>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58">
    <w:name w:val="xl158"/>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textAlignment w:val="top"/>
    </w:pPr>
    <w:rPr>
      <w:rFonts w:ascii="宋体" w:hAnsi="宋体" w:cs="宋体"/>
      <w:b w:val="0"/>
      <w:kern w:val="0"/>
      <w:sz w:val="20"/>
    </w:rPr>
  </w:style>
  <w:style w:type="paragraph" w:customStyle="1" w:styleId="xl159">
    <w:name w:val="xl159"/>
    <w:basedOn w:val="a"/>
    <w:rsid w:val="001E7196"/>
    <w:pPr>
      <w:widowControl/>
      <w:pBdr>
        <w:top w:val="single" w:sz="4" w:space="0" w:color="auto"/>
        <w:left w:val="single" w:sz="8"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60">
    <w:name w:val="xl160"/>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61">
    <w:name w:val="xl161"/>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hAnsi="宋体" w:cs="宋体"/>
      <w:bCs/>
      <w:kern w:val="0"/>
      <w:sz w:val="20"/>
    </w:rPr>
  </w:style>
  <w:style w:type="paragraph" w:customStyle="1" w:styleId="xl162">
    <w:name w:val="xl162"/>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63">
    <w:name w:val="xl163"/>
    <w:basedOn w:val="a"/>
    <w:rsid w:val="001E7196"/>
    <w:pPr>
      <w:widowControl/>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64">
    <w:name w:val="xl164"/>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65">
    <w:name w:val="xl165"/>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xl166">
    <w:name w:val="xl166"/>
    <w:basedOn w:val="a"/>
    <w:rsid w:val="001E7196"/>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Cs/>
      <w:kern w:val="0"/>
      <w:sz w:val="20"/>
    </w:rPr>
  </w:style>
  <w:style w:type="paragraph" w:customStyle="1" w:styleId="xl167">
    <w:name w:val="xl167"/>
    <w:basedOn w:val="a"/>
    <w:rsid w:val="001E7196"/>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68">
    <w:name w:val="xl168"/>
    <w:basedOn w:val="a"/>
    <w:rsid w:val="001E719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69">
    <w:name w:val="xl169"/>
    <w:basedOn w:val="a"/>
    <w:rsid w:val="001E719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70">
    <w:name w:val="xl170"/>
    <w:basedOn w:val="a"/>
    <w:rsid w:val="001E7196"/>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Cs/>
      <w:kern w:val="0"/>
      <w:sz w:val="20"/>
    </w:rPr>
  </w:style>
  <w:style w:type="paragraph" w:customStyle="1" w:styleId="xl171">
    <w:name w:val="xl171"/>
    <w:basedOn w:val="a"/>
    <w:rsid w:val="001E7196"/>
    <w:pPr>
      <w:widowControl/>
      <w:spacing w:before="100" w:beforeAutospacing="1" w:after="100" w:afterAutospacing="1" w:line="240" w:lineRule="auto"/>
      <w:jc w:val="right"/>
    </w:pPr>
    <w:rPr>
      <w:rFonts w:ascii="宋体" w:hAnsi="宋体" w:cs="宋体"/>
      <w:bCs/>
      <w:kern w:val="0"/>
      <w:sz w:val="20"/>
    </w:rPr>
  </w:style>
  <w:style w:type="paragraph" w:customStyle="1" w:styleId="xl172">
    <w:name w:val="xl172"/>
    <w:basedOn w:val="a"/>
    <w:rsid w:val="001E7196"/>
    <w:pPr>
      <w:widowControl/>
      <w:pBdr>
        <w:top w:val="single" w:sz="8" w:space="0" w:color="auto"/>
        <w:left w:val="single" w:sz="4" w:space="0" w:color="auto"/>
        <w:bottom w:val="single" w:sz="4" w:space="0" w:color="auto"/>
        <w:right w:val="single" w:sz="8" w:space="0" w:color="auto"/>
      </w:pBdr>
      <w:shd w:val="clear" w:color="000000" w:fill="C0E6F5"/>
      <w:spacing w:before="100" w:beforeAutospacing="1" w:after="100" w:afterAutospacing="1" w:line="240" w:lineRule="auto"/>
      <w:jc w:val="right"/>
    </w:pPr>
    <w:rPr>
      <w:rFonts w:ascii="宋体" w:hAnsi="宋体" w:cs="宋体"/>
      <w:bCs/>
      <w:kern w:val="0"/>
      <w:sz w:val="20"/>
    </w:rPr>
  </w:style>
  <w:style w:type="paragraph" w:customStyle="1" w:styleId="xl173">
    <w:name w:val="xl173"/>
    <w:basedOn w:val="a"/>
    <w:rsid w:val="001E719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Cs/>
      <w:kern w:val="0"/>
      <w:sz w:val="20"/>
    </w:rPr>
  </w:style>
  <w:style w:type="paragraph" w:customStyle="1" w:styleId="xl174">
    <w:name w:val="xl174"/>
    <w:basedOn w:val="a"/>
    <w:rsid w:val="001E719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Cs/>
      <w:kern w:val="0"/>
      <w:sz w:val="20"/>
    </w:rPr>
  </w:style>
  <w:style w:type="paragraph" w:customStyle="1" w:styleId="xl175">
    <w:name w:val="xl175"/>
    <w:basedOn w:val="a"/>
    <w:rsid w:val="001E7196"/>
    <w:pPr>
      <w:widowControl/>
      <w:pBdr>
        <w:top w:val="single" w:sz="8" w:space="0" w:color="auto"/>
        <w:left w:val="single" w:sz="4" w:space="0" w:color="auto"/>
        <w:bottom w:val="single" w:sz="8" w:space="0" w:color="auto"/>
        <w:right w:val="single" w:sz="8" w:space="0" w:color="auto"/>
      </w:pBdr>
      <w:shd w:val="clear" w:color="000000" w:fill="C0E6F5"/>
      <w:spacing w:before="100" w:beforeAutospacing="1" w:after="100" w:afterAutospacing="1" w:line="240" w:lineRule="auto"/>
      <w:jc w:val="right"/>
    </w:pPr>
    <w:rPr>
      <w:rFonts w:ascii="宋体" w:hAnsi="宋体" w:cs="宋体"/>
      <w:bCs/>
      <w:kern w:val="0"/>
      <w:sz w:val="20"/>
    </w:rPr>
  </w:style>
  <w:style w:type="paragraph" w:customStyle="1" w:styleId="xl176">
    <w:name w:val="xl176"/>
    <w:basedOn w:val="a"/>
    <w:rsid w:val="001E7196"/>
    <w:pPr>
      <w:widowControl/>
      <w:pBdr>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77">
    <w:name w:val="xl177"/>
    <w:basedOn w:val="a"/>
    <w:rsid w:val="001E719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78">
    <w:name w:val="xl178"/>
    <w:basedOn w:val="a"/>
    <w:rsid w:val="001E719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79">
    <w:name w:val="xl179"/>
    <w:basedOn w:val="a"/>
    <w:rsid w:val="001E7196"/>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Cs/>
      <w:kern w:val="0"/>
      <w:sz w:val="22"/>
      <w:szCs w:val="22"/>
    </w:rPr>
  </w:style>
  <w:style w:type="paragraph" w:customStyle="1" w:styleId="xl180">
    <w:name w:val="xl180"/>
    <w:basedOn w:val="a"/>
    <w:rsid w:val="001E7196"/>
    <w:pPr>
      <w:widowControl/>
      <w:pBdr>
        <w:top w:val="single" w:sz="8" w:space="0" w:color="auto"/>
        <w:left w:val="single" w:sz="4" w:space="0" w:color="auto"/>
        <w:bottom w:val="single" w:sz="8" w:space="0" w:color="auto"/>
        <w:right w:val="single" w:sz="8" w:space="0" w:color="auto"/>
      </w:pBdr>
      <w:shd w:val="clear" w:color="000000" w:fill="C0E6F5"/>
      <w:spacing w:before="100" w:beforeAutospacing="1" w:after="100" w:afterAutospacing="1" w:line="240" w:lineRule="auto"/>
      <w:jc w:val="right"/>
    </w:pPr>
    <w:rPr>
      <w:rFonts w:ascii="宋体" w:hAnsi="宋体" w:cs="宋体"/>
      <w:bCs/>
      <w:kern w:val="0"/>
      <w:sz w:val="20"/>
    </w:rPr>
  </w:style>
  <w:style w:type="paragraph" w:customStyle="1" w:styleId="xl181">
    <w:name w:val="xl181"/>
    <w:basedOn w:val="a"/>
    <w:rsid w:val="001E7196"/>
    <w:pPr>
      <w:widowControl/>
      <w:pBdr>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82">
    <w:name w:val="xl182"/>
    <w:basedOn w:val="a"/>
    <w:rsid w:val="001E719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83">
    <w:name w:val="xl183"/>
    <w:basedOn w:val="a"/>
    <w:rsid w:val="001E7196"/>
    <w:pPr>
      <w:widowControl/>
      <w:pBdr>
        <w:top w:val="single" w:sz="4" w:space="0" w:color="auto"/>
        <w:left w:val="single" w:sz="4" w:space="0" w:color="auto"/>
        <w:right w:val="single" w:sz="8" w:space="0" w:color="auto"/>
      </w:pBdr>
      <w:spacing w:before="100" w:beforeAutospacing="1" w:after="100" w:afterAutospacing="1" w:line="240" w:lineRule="auto"/>
      <w:jc w:val="right"/>
    </w:pPr>
    <w:rPr>
      <w:rFonts w:ascii="宋体" w:hAnsi="宋体" w:cs="宋体"/>
      <w:b w:val="0"/>
      <w:kern w:val="0"/>
      <w:sz w:val="20"/>
    </w:rPr>
  </w:style>
  <w:style w:type="paragraph" w:customStyle="1" w:styleId="xl184">
    <w:name w:val="xl184"/>
    <w:basedOn w:val="a"/>
    <w:rsid w:val="001E7196"/>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right"/>
    </w:pPr>
    <w:rPr>
      <w:rFonts w:ascii="宋体" w:hAnsi="宋体" w:cs="宋体"/>
      <w:bCs/>
      <w:kern w:val="0"/>
      <w:sz w:val="20"/>
    </w:rPr>
  </w:style>
  <w:style w:type="paragraph" w:customStyle="1" w:styleId="xl185">
    <w:name w:val="xl185"/>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Cs/>
      <w:kern w:val="0"/>
      <w:sz w:val="20"/>
    </w:rPr>
  </w:style>
  <w:style w:type="paragraph" w:customStyle="1" w:styleId="xl186">
    <w:name w:val="xl186"/>
    <w:basedOn w:val="a"/>
    <w:rsid w:val="001E7196"/>
    <w:pPr>
      <w:widowControl/>
      <w:pBdr>
        <w:top w:val="single" w:sz="8"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jc w:val="right"/>
    </w:pPr>
    <w:rPr>
      <w:rFonts w:ascii="宋体" w:hAnsi="宋体" w:cs="宋体"/>
      <w:bCs/>
      <w:kern w:val="0"/>
      <w:sz w:val="20"/>
    </w:rPr>
  </w:style>
  <w:style w:type="paragraph" w:customStyle="1" w:styleId="xl187">
    <w:name w:val="xl187"/>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Cs/>
      <w:kern w:val="0"/>
      <w:sz w:val="22"/>
      <w:szCs w:val="22"/>
    </w:rPr>
  </w:style>
  <w:style w:type="paragraph" w:customStyle="1" w:styleId="xl188">
    <w:name w:val="xl188"/>
    <w:basedOn w:val="a"/>
    <w:rsid w:val="001E7196"/>
    <w:pPr>
      <w:widowControl/>
      <w:pBdr>
        <w:top w:val="single" w:sz="8" w:space="0" w:color="auto"/>
        <w:left w:val="single" w:sz="4" w:space="0" w:color="auto"/>
        <w:bottom w:val="single" w:sz="8" w:space="0" w:color="auto"/>
        <w:right w:val="single" w:sz="4" w:space="0" w:color="auto"/>
      </w:pBdr>
      <w:shd w:val="clear" w:color="000000" w:fill="C0E6F5"/>
      <w:spacing w:before="100" w:beforeAutospacing="1" w:after="100" w:afterAutospacing="1" w:line="240" w:lineRule="auto"/>
      <w:jc w:val="right"/>
    </w:pPr>
    <w:rPr>
      <w:rFonts w:ascii="宋体" w:hAnsi="宋体" w:cs="宋体"/>
      <w:bCs/>
      <w:kern w:val="0"/>
      <w:sz w:val="20"/>
    </w:rPr>
  </w:style>
  <w:style w:type="paragraph" w:customStyle="1" w:styleId="xl189">
    <w:name w:val="xl189"/>
    <w:basedOn w:val="a"/>
    <w:rsid w:val="001E7196"/>
    <w:pPr>
      <w:widowControl/>
      <w:pBdr>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90">
    <w:name w:val="xl190"/>
    <w:basedOn w:val="a"/>
    <w:rsid w:val="001E719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91">
    <w:name w:val="xl191"/>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92">
    <w:name w:val="xl192"/>
    <w:basedOn w:val="a"/>
    <w:rsid w:val="001E719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 w:val="0"/>
      <w:kern w:val="0"/>
      <w:sz w:val="22"/>
      <w:szCs w:val="22"/>
    </w:rPr>
  </w:style>
  <w:style w:type="paragraph" w:customStyle="1" w:styleId="xl193">
    <w:name w:val="xl193"/>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Cs/>
      <w:kern w:val="0"/>
      <w:sz w:val="22"/>
      <w:szCs w:val="22"/>
    </w:rPr>
  </w:style>
  <w:style w:type="paragraph" w:customStyle="1" w:styleId="xl194">
    <w:name w:val="xl194"/>
    <w:basedOn w:val="a"/>
    <w:rsid w:val="001E7196"/>
    <w:pPr>
      <w:widowControl/>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bCs/>
      <w:kern w:val="0"/>
      <w:sz w:val="20"/>
    </w:rPr>
  </w:style>
  <w:style w:type="paragraph" w:customStyle="1" w:styleId="xl195">
    <w:name w:val="xl195"/>
    <w:basedOn w:val="a"/>
    <w:rsid w:val="001E7196"/>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right"/>
    </w:pPr>
    <w:rPr>
      <w:rFonts w:ascii="宋体" w:hAnsi="宋体" w:cs="宋体"/>
      <w:b w:val="0"/>
      <w:kern w:val="0"/>
      <w:sz w:val="20"/>
    </w:rPr>
  </w:style>
  <w:style w:type="paragraph" w:styleId="aff1">
    <w:name w:val="Revision"/>
    <w:hidden/>
    <w:uiPriority w:val="99"/>
    <w:unhideWhenUsed/>
    <w:rsid w:val="00B70B10"/>
    <w:rPr>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93651">
      <w:bodyDiv w:val="1"/>
      <w:marLeft w:val="0"/>
      <w:marRight w:val="0"/>
      <w:marTop w:val="0"/>
      <w:marBottom w:val="0"/>
      <w:divBdr>
        <w:top w:val="none" w:sz="0" w:space="0" w:color="auto"/>
        <w:left w:val="none" w:sz="0" w:space="0" w:color="auto"/>
        <w:bottom w:val="none" w:sz="0" w:space="0" w:color="auto"/>
        <w:right w:val="none" w:sz="0" w:space="0" w:color="auto"/>
      </w:divBdr>
    </w:div>
    <w:div w:id="307784524">
      <w:bodyDiv w:val="1"/>
      <w:marLeft w:val="0"/>
      <w:marRight w:val="0"/>
      <w:marTop w:val="0"/>
      <w:marBottom w:val="0"/>
      <w:divBdr>
        <w:top w:val="none" w:sz="0" w:space="0" w:color="auto"/>
        <w:left w:val="none" w:sz="0" w:space="0" w:color="auto"/>
        <w:bottom w:val="none" w:sz="0" w:space="0" w:color="auto"/>
        <w:right w:val="none" w:sz="0" w:space="0" w:color="auto"/>
      </w:divBdr>
    </w:div>
    <w:div w:id="1490562705">
      <w:bodyDiv w:val="1"/>
      <w:marLeft w:val="0"/>
      <w:marRight w:val="0"/>
      <w:marTop w:val="0"/>
      <w:marBottom w:val="0"/>
      <w:divBdr>
        <w:top w:val="none" w:sz="0" w:space="0" w:color="auto"/>
        <w:left w:val="none" w:sz="0" w:space="0" w:color="auto"/>
        <w:bottom w:val="none" w:sz="0" w:space="0" w:color="auto"/>
        <w:right w:val="none" w:sz="0" w:space="0" w:color="auto"/>
      </w:divBdr>
    </w:div>
    <w:div w:id="1515344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55</Pages>
  <Words>5041</Words>
  <Characters>28736</Characters>
  <Application>Microsoft Office Word</Application>
  <DocSecurity>0</DocSecurity>
  <Lines>239</Lines>
  <Paragraphs>67</Paragraphs>
  <ScaleCrop>false</ScaleCrop>
  <Company>Microsoft</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7</cp:revision>
  <dcterms:created xsi:type="dcterms:W3CDTF">2025-07-16T08:11:00Z</dcterms:created>
  <dcterms:modified xsi:type="dcterms:W3CDTF">2025-07-17T02:20:00Z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C25F474AFFAC4230A11954BC95ECD591_13</vt:lpwstr>
  </property>
  <property fmtid="{D5CDD505-2E9C-101B-9397-08002B2CF9AE}" pid="4" name="KSOTemplateDocerSaveRecord">
    <vt:lpwstr>eyJoZGlkIjoiYTJiZmVmNzMzZDU1YTQ0OWM2ZjI0N2RiNWJmMGE3MDgiLCJ1c2VySWQiOiI2ODEyODczNDEifQ==</vt:lpwstr>
  </property>
</Properties>
</file>
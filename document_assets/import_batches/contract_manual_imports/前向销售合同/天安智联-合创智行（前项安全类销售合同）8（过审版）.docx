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FC23" w14:textId="77777777" w:rsidR="007F7CC4" w:rsidRDefault="007F7CC4">
      <w:pPr>
        <w:jc w:val="center"/>
        <w:rPr>
          <w:rFonts w:ascii="宋体" w:hAnsi="宋体" w:hint="eastAsia"/>
          <w:b w:val="0"/>
          <w:sz w:val="44"/>
          <w:szCs w:val="44"/>
        </w:rPr>
      </w:pPr>
    </w:p>
    <w:p w14:paraId="4E78B0FE" w14:textId="77777777" w:rsidR="007F7CC4" w:rsidRDefault="007F7CC4">
      <w:pPr>
        <w:jc w:val="center"/>
        <w:rPr>
          <w:rFonts w:ascii="宋体" w:hAnsi="宋体" w:hint="eastAsia"/>
          <w:b w:val="0"/>
          <w:sz w:val="44"/>
          <w:szCs w:val="44"/>
        </w:rPr>
      </w:pPr>
    </w:p>
    <w:p w14:paraId="072AD7CB" w14:textId="77777777" w:rsidR="007F7CC4" w:rsidRDefault="007F7CC4">
      <w:pPr>
        <w:jc w:val="center"/>
        <w:rPr>
          <w:rFonts w:ascii="宋体" w:hAnsi="宋体" w:hint="eastAsia"/>
          <w:b w:val="0"/>
          <w:sz w:val="44"/>
          <w:szCs w:val="44"/>
        </w:rPr>
      </w:pPr>
    </w:p>
    <w:p w14:paraId="11A54038" w14:textId="77777777" w:rsidR="007F7CC4" w:rsidRDefault="007F7CC4">
      <w:pPr>
        <w:jc w:val="center"/>
        <w:rPr>
          <w:rFonts w:ascii="宋体" w:hAnsi="宋体" w:hint="eastAsia"/>
          <w:b w:val="0"/>
          <w:sz w:val="44"/>
          <w:szCs w:val="44"/>
        </w:rPr>
      </w:pPr>
    </w:p>
    <w:p w14:paraId="0B9D6409" w14:textId="77777777" w:rsidR="007F7CC4" w:rsidRDefault="007F7CC4">
      <w:pPr>
        <w:jc w:val="center"/>
        <w:rPr>
          <w:rFonts w:ascii="宋体" w:hAnsi="宋体" w:hint="eastAsia"/>
          <w:b w:val="0"/>
          <w:sz w:val="44"/>
          <w:szCs w:val="44"/>
        </w:rPr>
      </w:pPr>
    </w:p>
    <w:p w14:paraId="30136FE2" w14:textId="77777777" w:rsidR="007F7CC4" w:rsidRDefault="007F7CC4">
      <w:pPr>
        <w:jc w:val="center"/>
        <w:rPr>
          <w:rFonts w:ascii="宋体" w:hAnsi="宋体" w:hint="eastAsia"/>
          <w:b w:val="0"/>
          <w:sz w:val="44"/>
          <w:szCs w:val="44"/>
        </w:rPr>
      </w:pPr>
    </w:p>
    <w:p w14:paraId="74B7F6EF" w14:textId="77777777" w:rsidR="007F7CC4" w:rsidRDefault="007F7CC4">
      <w:pPr>
        <w:jc w:val="center"/>
        <w:rPr>
          <w:rFonts w:ascii="宋体" w:hAnsi="宋体" w:hint="eastAsia"/>
          <w:b w:val="0"/>
          <w:sz w:val="44"/>
          <w:szCs w:val="44"/>
        </w:rPr>
      </w:pPr>
    </w:p>
    <w:p w14:paraId="508913C0" w14:textId="77777777" w:rsidR="007F7CC4" w:rsidRDefault="007F7CC4">
      <w:pPr>
        <w:jc w:val="center"/>
        <w:rPr>
          <w:rFonts w:ascii="宋体" w:hAnsi="宋体" w:hint="eastAsia"/>
          <w:b w:val="0"/>
          <w:sz w:val="44"/>
          <w:szCs w:val="44"/>
        </w:rPr>
      </w:pPr>
    </w:p>
    <w:p w14:paraId="35C7A05E" w14:textId="77777777" w:rsidR="007F7CC4" w:rsidRDefault="00000000">
      <w:pPr>
        <w:jc w:val="center"/>
        <w:rPr>
          <w:rFonts w:ascii="宋体" w:hAnsi="宋体" w:hint="eastAsia"/>
          <w:b w:val="0"/>
          <w:sz w:val="44"/>
          <w:szCs w:val="44"/>
        </w:rPr>
      </w:pPr>
      <w:r>
        <w:rPr>
          <w:rFonts w:ascii="宋体" w:hAnsi="宋体" w:hint="eastAsia"/>
          <w:b w:val="0"/>
          <w:sz w:val="44"/>
          <w:szCs w:val="44"/>
        </w:rPr>
        <w:t xml:space="preserve"> </w:t>
      </w:r>
      <w:r>
        <w:rPr>
          <w:rFonts w:ascii="宋体" w:hAnsi="宋体" w:hint="eastAsia"/>
          <w:b w:val="0"/>
          <w:sz w:val="44"/>
          <w:szCs w:val="44"/>
          <w:u w:val="single"/>
        </w:rPr>
        <w:t>车路云一体化</w:t>
      </w:r>
      <w:r>
        <w:rPr>
          <w:rFonts w:ascii="宋体" w:hAnsi="宋体" w:hint="eastAsia"/>
          <w:b w:val="0"/>
          <w:sz w:val="44"/>
          <w:szCs w:val="44"/>
        </w:rPr>
        <w:t>项目采购合同</w:t>
      </w:r>
    </w:p>
    <w:p w14:paraId="465FF40A" w14:textId="77777777" w:rsidR="007F7CC4" w:rsidRDefault="007F7CC4">
      <w:pPr>
        <w:spacing w:line="240" w:lineRule="auto"/>
        <w:rPr>
          <w:rFonts w:ascii="宋体" w:hAnsi="宋体" w:hint="eastAsia"/>
          <w:b w:val="0"/>
          <w:sz w:val="21"/>
          <w:szCs w:val="24"/>
        </w:rPr>
      </w:pPr>
    </w:p>
    <w:p w14:paraId="6A21FED1" w14:textId="77777777" w:rsidR="007F7CC4" w:rsidRDefault="007F7CC4">
      <w:pPr>
        <w:spacing w:line="240" w:lineRule="auto"/>
        <w:rPr>
          <w:rFonts w:ascii="宋体" w:hAnsi="宋体" w:hint="eastAsia"/>
          <w:b w:val="0"/>
          <w:sz w:val="21"/>
          <w:szCs w:val="24"/>
        </w:rPr>
      </w:pPr>
    </w:p>
    <w:p w14:paraId="35399A4D" w14:textId="77777777" w:rsidR="007F7CC4" w:rsidRDefault="007F7CC4">
      <w:pPr>
        <w:spacing w:line="240" w:lineRule="auto"/>
        <w:rPr>
          <w:rFonts w:ascii="宋体" w:hAnsi="宋体" w:hint="eastAsia"/>
          <w:b w:val="0"/>
          <w:sz w:val="21"/>
          <w:szCs w:val="24"/>
        </w:rPr>
      </w:pPr>
    </w:p>
    <w:p w14:paraId="7DE157E8" w14:textId="77777777" w:rsidR="007F7CC4" w:rsidRDefault="007F7CC4">
      <w:pPr>
        <w:spacing w:line="240" w:lineRule="auto"/>
        <w:rPr>
          <w:rFonts w:ascii="宋体" w:hAnsi="宋体" w:hint="eastAsia"/>
          <w:b w:val="0"/>
          <w:sz w:val="21"/>
          <w:szCs w:val="24"/>
        </w:rPr>
      </w:pPr>
    </w:p>
    <w:p w14:paraId="48F65A9D" w14:textId="77777777" w:rsidR="007F7CC4" w:rsidRDefault="007F7CC4">
      <w:pPr>
        <w:spacing w:line="240" w:lineRule="auto"/>
        <w:rPr>
          <w:rFonts w:ascii="宋体" w:hAnsi="宋体" w:hint="eastAsia"/>
          <w:b w:val="0"/>
          <w:sz w:val="21"/>
          <w:szCs w:val="24"/>
        </w:rPr>
      </w:pPr>
    </w:p>
    <w:p w14:paraId="2DFF1247" w14:textId="77777777" w:rsidR="007F7CC4" w:rsidRDefault="007F7CC4">
      <w:pPr>
        <w:spacing w:line="240" w:lineRule="auto"/>
        <w:rPr>
          <w:rFonts w:ascii="宋体" w:hAnsi="宋体" w:hint="eastAsia"/>
          <w:b w:val="0"/>
          <w:sz w:val="21"/>
          <w:szCs w:val="24"/>
        </w:rPr>
      </w:pPr>
    </w:p>
    <w:p w14:paraId="2D6CEE15" w14:textId="77777777" w:rsidR="007F7CC4" w:rsidRDefault="007F7CC4">
      <w:pPr>
        <w:spacing w:line="240" w:lineRule="auto"/>
        <w:rPr>
          <w:rFonts w:ascii="宋体" w:hAnsi="宋体" w:hint="eastAsia"/>
          <w:b w:val="0"/>
          <w:sz w:val="21"/>
          <w:szCs w:val="24"/>
        </w:rPr>
      </w:pPr>
    </w:p>
    <w:p w14:paraId="46F66FA0" w14:textId="77777777" w:rsidR="007F7CC4"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w:t>
      </w:r>
      <w:bookmarkStart w:id="0" w:name="_Hlk201845682"/>
      <w:r>
        <w:rPr>
          <w:rFonts w:ascii="黑体" w:eastAsia="黑体" w:hAnsi="黑体" w:hint="eastAsia"/>
          <w:b w:val="0"/>
          <w:sz w:val="30"/>
          <w:szCs w:val="30"/>
        </w:rPr>
        <w:t>（发包人）</w:t>
      </w:r>
      <w:bookmarkEnd w:id="0"/>
      <w:r>
        <w:rPr>
          <w:rFonts w:ascii="黑体" w:eastAsia="黑体" w:hAnsi="黑体" w:hint="eastAsia"/>
          <w:b w:val="0"/>
          <w:sz w:val="30"/>
          <w:szCs w:val="30"/>
        </w:rPr>
        <w:t>： 江苏天安智联科技股份有限公司</w:t>
      </w:r>
    </w:p>
    <w:p w14:paraId="7725185A" w14:textId="77777777" w:rsidR="007F7CC4"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w:t>
      </w:r>
      <w:bookmarkStart w:id="1" w:name="_Hlk201845691"/>
      <w:r>
        <w:rPr>
          <w:rFonts w:ascii="黑体" w:eastAsia="黑体" w:hAnsi="黑体" w:hint="eastAsia"/>
          <w:b w:val="0"/>
          <w:sz w:val="30"/>
          <w:szCs w:val="30"/>
        </w:rPr>
        <w:t>（承包人）</w:t>
      </w:r>
      <w:bookmarkEnd w:id="1"/>
      <w:r>
        <w:rPr>
          <w:rFonts w:ascii="黑体" w:eastAsia="黑体" w:hAnsi="黑体" w:hint="eastAsia"/>
          <w:b w:val="0"/>
          <w:sz w:val="30"/>
          <w:szCs w:val="30"/>
        </w:rPr>
        <w:t>：</w:t>
      </w:r>
      <w:r>
        <w:rPr>
          <w:rFonts w:ascii="黑体" w:eastAsia="黑体" w:hAnsi="黑体"/>
          <w:b w:val="0"/>
          <w:sz w:val="30"/>
          <w:szCs w:val="30"/>
        </w:rPr>
        <w:t xml:space="preserve"> </w:t>
      </w:r>
      <w:r>
        <w:rPr>
          <w:rFonts w:ascii="黑体" w:eastAsia="黑体" w:hAnsi="黑体" w:hint="eastAsia"/>
          <w:b w:val="0"/>
          <w:sz w:val="30"/>
          <w:szCs w:val="30"/>
        </w:rPr>
        <w:t>江苏合创智行科技有限公司</w:t>
      </w:r>
    </w:p>
    <w:p w14:paraId="65241C9E" w14:textId="77777777" w:rsidR="007F7CC4" w:rsidRDefault="007F7CC4">
      <w:pPr>
        <w:spacing w:line="240" w:lineRule="auto"/>
        <w:rPr>
          <w:rFonts w:ascii="宋体" w:hAnsi="宋体" w:hint="eastAsia"/>
          <w:b w:val="0"/>
          <w:sz w:val="21"/>
          <w:szCs w:val="24"/>
        </w:rPr>
      </w:pPr>
    </w:p>
    <w:p w14:paraId="356AD734" w14:textId="77777777" w:rsidR="007F7CC4" w:rsidRDefault="007F7CC4">
      <w:pPr>
        <w:spacing w:line="240" w:lineRule="auto"/>
        <w:rPr>
          <w:rFonts w:ascii="宋体" w:hAnsi="宋体" w:hint="eastAsia"/>
          <w:b w:val="0"/>
          <w:sz w:val="21"/>
          <w:szCs w:val="24"/>
        </w:rPr>
      </w:pPr>
    </w:p>
    <w:p w14:paraId="5ECEBEC1" w14:textId="77777777" w:rsidR="007F7CC4" w:rsidRDefault="007F7CC4">
      <w:pPr>
        <w:spacing w:line="240" w:lineRule="auto"/>
        <w:rPr>
          <w:rFonts w:ascii="宋体" w:hAnsi="宋体" w:hint="eastAsia"/>
          <w:b w:val="0"/>
          <w:sz w:val="21"/>
          <w:szCs w:val="24"/>
        </w:rPr>
      </w:pPr>
    </w:p>
    <w:p w14:paraId="3C78DC4A" w14:textId="77777777" w:rsidR="007F7CC4" w:rsidRDefault="007F7CC4">
      <w:pPr>
        <w:spacing w:line="240" w:lineRule="auto"/>
        <w:rPr>
          <w:rFonts w:ascii="宋体" w:hAnsi="宋体" w:hint="eastAsia"/>
          <w:b w:val="0"/>
          <w:sz w:val="21"/>
          <w:szCs w:val="24"/>
        </w:rPr>
      </w:pPr>
    </w:p>
    <w:p w14:paraId="03A7C520" w14:textId="77777777" w:rsidR="007F7CC4" w:rsidRDefault="007F7CC4">
      <w:pPr>
        <w:spacing w:line="240" w:lineRule="auto"/>
        <w:rPr>
          <w:rFonts w:ascii="宋体" w:hAnsi="宋体" w:hint="eastAsia"/>
          <w:b w:val="0"/>
          <w:sz w:val="21"/>
          <w:szCs w:val="24"/>
        </w:rPr>
      </w:pPr>
    </w:p>
    <w:p w14:paraId="5641FF9E" w14:textId="77777777" w:rsidR="007F7CC4" w:rsidRDefault="007F7CC4">
      <w:pPr>
        <w:spacing w:line="240" w:lineRule="auto"/>
        <w:rPr>
          <w:rFonts w:ascii="宋体" w:hAnsi="宋体" w:hint="eastAsia"/>
          <w:b w:val="0"/>
          <w:sz w:val="21"/>
          <w:szCs w:val="24"/>
        </w:rPr>
      </w:pPr>
    </w:p>
    <w:p w14:paraId="3CF82392" w14:textId="77777777" w:rsidR="007F7CC4" w:rsidRDefault="007F7CC4">
      <w:pPr>
        <w:spacing w:line="240" w:lineRule="auto"/>
        <w:rPr>
          <w:rFonts w:ascii="宋体" w:hAnsi="宋体" w:hint="eastAsia"/>
          <w:b w:val="0"/>
          <w:sz w:val="21"/>
          <w:szCs w:val="24"/>
        </w:rPr>
      </w:pPr>
    </w:p>
    <w:p w14:paraId="16796358" w14:textId="77777777" w:rsidR="007F7CC4" w:rsidRDefault="007F7CC4">
      <w:pPr>
        <w:spacing w:line="240" w:lineRule="auto"/>
        <w:rPr>
          <w:rFonts w:ascii="宋体" w:hAnsi="宋体" w:hint="eastAsia"/>
          <w:b w:val="0"/>
          <w:sz w:val="21"/>
          <w:szCs w:val="24"/>
        </w:rPr>
      </w:pPr>
    </w:p>
    <w:p w14:paraId="49E4EF80" w14:textId="77777777" w:rsidR="007F7CC4" w:rsidRDefault="00000000">
      <w:pPr>
        <w:spacing w:line="240" w:lineRule="auto"/>
        <w:jc w:val="center"/>
        <w:rPr>
          <w:rFonts w:ascii="宋体" w:hAnsi="宋体" w:hint="eastAsia"/>
          <w:b w:val="0"/>
          <w:szCs w:val="24"/>
        </w:rPr>
      </w:pPr>
      <w:r>
        <w:rPr>
          <w:rFonts w:ascii="宋体" w:hAnsi="宋体" w:hint="eastAsia"/>
          <w:b w:val="0"/>
          <w:szCs w:val="24"/>
        </w:rPr>
        <w:t>2025年5月</w:t>
      </w:r>
    </w:p>
    <w:p w14:paraId="6EC4D4BE" w14:textId="77777777" w:rsidR="007F7CC4" w:rsidRDefault="007F7CC4">
      <w:pPr>
        <w:spacing w:line="240" w:lineRule="auto"/>
        <w:rPr>
          <w:rFonts w:ascii="宋体" w:hAnsi="宋体" w:hint="eastAsia"/>
          <w:b w:val="0"/>
          <w:szCs w:val="24"/>
        </w:rPr>
      </w:pPr>
    </w:p>
    <w:p w14:paraId="102275A9" w14:textId="77777777" w:rsidR="007F7CC4" w:rsidRDefault="007F7CC4">
      <w:pPr>
        <w:spacing w:line="240" w:lineRule="auto"/>
        <w:rPr>
          <w:rFonts w:ascii="宋体" w:hAnsi="宋体" w:hint="eastAsia"/>
          <w:b w:val="0"/>
          <w:szCs w:val="24"/>
        </w:rPr>
      </w:pPr>
    </w:p>
    <w:p w14:paraId="150898F5" w14:textId="77777777" w:rsidR="007F7CC4" w:rsidRDefault="007F7CC4">
      <w:pPr>
        <w:adjustRightInd w:val="0"/>
        <w:snapToGrid w:val="0"/>
        <w:spacing w:line="360" w:lineRule="auto"/>
        <w:ind w:right="-15"/>
        <w:rPr>
          <w:rFonts w:ascii="宋体" w:hAnsi="宋体" w:hint="eastAsia"/>
          <w:b w:val="0"/>
          <w:szCs w:val="28"/>
        </w:rPr>
      </w:pPr>
    </w:p>
    <w:p w14:paraId="05E0AA33" w14:textId="77777777" w:rsidR="007F7CC4"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16EE2D0A" w14:textId="77777777" w:rsidR="007F7CC4" w:rsidRDefault="007F7CC4">
      <w:pPr>
        <w:rPr>
          <w:rFonts w:ascii="宋体" w:hAnsi="宋体" w:cs="华文仿宋" w:hint="eastAsia"/>
          <w:b w:val="0"/>
          <w:bCs/>
          <w:sz w:val="24"/>
          <w:szCs w:val="24"/>
        </w:rPr>
      </w:pPr>
    </w:p>
    <w:p w14:paraId="4A428930" w14:textId="77777777" w:rsidR="007F7CC4" w:rsidRDefault="00000000">
      <w:pPr>
        <w:spacing w:line="360" w:lineRule="auto"/>
        <w:ind w:left="1133" w:hangingChars="472" w:hanging="1133"/>
        <w:rPr>
          <w:rFonts w:ascii="宋体" w:hAnsi="宋体" w:hint="eastAsia"/>
          <w:b w:val="0"/>
          <w:bCs/>
          <w:sz w:val="24"/>
        </w:rPr>
      </w:pPr>
      <w:r>
        <w:rPr>
          <w:rFonts w:ascii="宋体" w:hAnsi="宋体" w:hint="eastAsia"/>
          <w:b w:val="0"/>
          <w:bCs/>
          <w:sz w:val="24"/>
        </w:rPr>
        <w:t>甲方（发包人）：江苏天安智联科技股份有限公司</w:t>
      </w:r>
    </w:p>
    <w:p w14:paraId="7595C4E2" w14:textId="77777777" w:rsidR="007F7CC4" w:rsidRDefault="00000000">
      <w:pPr>
        <w:spacing w:line="360" w:lineRule="auto"/>
        <w:ind w:left="1133" w:hangingChars="472" w:hanging="1133"/>
        <w:rPr>
          <w:rFonts w:ascii="宋体" w:hAnsi="宋体" w:hint="eastAsia"/>
          <w:b w:val="0"/>
          <w:bCs/>
          <w:sz w:val="24"/>
        </w:rPr>
      </w:pPr>
      <w:r>
        <w:rPr>
          <w:rFonts w:ascii="宋体" w:hAnsi="宋体"/>
          <w:b w:val="0"/>
          <w:bCs/>
          <w:sz w:val="24"/>
        </w:rPr>
        <w:t>注册地址：</w:t>
      </w:r>
      <w:bookmarkStart w:id="2" w:name="_Hlk141771813"/>
      <w:r>
        <w:rPr>
          <w:rFonts w:ascii="宋体" w:hAnsi="宋体" w:hint="eastAsia"/>
          <w:b w:val="0"/>
          <w:bCs/>
          <w:sz w:val="24"/>
        </w:rPr>
        <w:t>无锡市锡山区安镇街道春风南路2号智行科创园8幢3单元1404号办公楼</w:t>
      </w:r>
      <w:bookmarkEnd w:id="2"/>
    </w:p>
    <w:p w14:paraId="0DAF1920" w14:textId="77777777" w:rsidR="007F7CC4" w:rsidRDefault="00000000">
      <w:pPr>
        <w:spacing w:line="360" w:lineRule="auto"/>
        <w:ind w:left="1133" w:hangingChars="472" w:hanging="1133"/>
        <w:rPr>
          <w:rFonts w:ascii="宋体" w:hAnsi="宋体" w:hint="eastAsia"/>
          <w:b w:val="0"/>
          <w:bCs/>
          <w:sz w:val="24"/>
        </w:rPr>
      </w:pPr>
      <w:r>
        <w:rPr>
          <w:rFonts w:ascii="宋体" w:hAnsi="宋体"/>
          <w:b w:val="0"/>
          <w:bCs/>
          <w:sz w:val="24"/>
        </w:rPr>
        <w:t>法定代表人：</w:t>
      </w:r>
      <w:r>
        <w:rPr>
          <w:rFonts w:ascii="宋体" w:hAnsi="宋体" w:hint="eastAsia"/>
          <w:b w:val="0"/>
          <w:bCs/>
          <w:sz w:val="24"/>
        </w:rPr>
        <w:t>杨雷</w:t>
      </w:r>
    </w:p>
    <w:p w14:paraId="1163A064" w14:textId="77777777" w:rsidR="007F7CC4" w:rsidRDefault="007F7CC4">
      <w:pPr>
        <w:spacing w:line="360" w:lineRule="auto"/>
        <w:rPr>
          <w:rFonts w:ascii="宋体" w:hAnsi="宋体" w:hint="eastAsia"/>
          <w:b w:val="0"/>
          <w:bCs/>
          <w:sz w:val="24"/>
        </w:rPr>
      </w:pPr>
    </w:p>
    <w:p w14:paraId="360CE5E9" w14:textId="77777777" w:rsidR="007F7CC4" w:rsidRDefault="00000000">
      <w:pPr>
        <w:spacing w:line="360" w:lineRule="auto"/>
        <w:ind w:left="1133" w:hangingChars="472" w:hanging="1133"/>
        <w:rPr>
          <w:rFonts w:ascii="宋体" w:hAnsi="宋体" w:hint="eastAsia"/>
          <w:b w:val="0"/>
          <w:bCs/>
          <w:sz w:val="24"/>
        </w:rPr>
      </w:pPr>
      <w:r w:rsidRPr="00815BFD">
        <w:rPr>
          <w:rFonts w:ascii="宋体" w:hAnsi="宋体" w:hint="eastAsia"/>
          <w:b w:val="0"/>
          <w:bCs/>
          <w:sz w:val="24"/>
        </w:rPr>
        <w:t>乙方</w:t>
      </w:r>
      <w:bookmarkStart w:id="3" w:name="_Hlk201845732"/>
      <w:r w:rsidRPr="00815BFD">
        <w:rPr>
          <w:rFonts w:ascii="宋体" w:hAnsi="宋体" w:hint="eastAsia"/>
          <w:b w:val="0"/>
          <w:bCs/>
          <w:sz w:val="24"/>
        </w:rPr>
        <w:t>（承包人）</w:t>
      </w:r>
      <w:bookmarkEnd w:id="3"/>
      <w:r w:rsidRPr="00815BFD">
        <w:rPr>
          <w:rFonts w:ascii="宋体" w:hAnsi="宋体" w:hint="eastAsia"/>
          <w:b w:val="0"/>
          <w:bCs/>
          <w:sz w:val="24"/>
        </w:rPr>
        <w:t>：</w:t>
      </w:r>
      <w:r>
        <w:rPr>
          <w:rFonts w:ascii="宋体" w:hAnsi="宋体" w:hint="eastAsia"/>
          <w:b w:val="0"/>
          <w:bCs/>
          <w:sz w:val="24"/>
        </w:rPr>
        <w:t>江苏合创智行科技有限公司</w:t>
      </w:r>
    </w:p>
    <w:p w14:paraId="27DCDD5C" w14:textId="77777777" w:rsidR="007F7CC4" w:rsidRPr="00815BFD" w:rsidRDefault="00000000">
      <w:pPr>
        <w:spacing w:line="360" w:lineRule="auto"/>
        <w:rPr>
          <w:rFonts w:ascii="宋体" w:hAnsi="宋体" w:hint="eastAsia"/>
          <w:b w:val="0"/>
          <w:bCs/>
          <w:sz w:val="24"/>
        </w:rPr>
      </w:pPr>
      <w:r w:rsidRPr="00815BFD">
        <w:rPr>
          <w:rFonts w:ascii="宋体" w:hAnsi="宋体" w:hint="eastAsia"/>
          <w:b w:val="0"/>
          <w:bCs/>
          <w:sz w:val="24"/>
        </w:rPr>
        <w:t>注册地址：</w:t>
      </w:r>
      <w:r>
        <w:rPr>
          <w:rFonts w:ascii="宋体" w:hAnsi="宋体" w:hint="eastAsia"/>
          <w:b w:val="0"/>
          <w:bCs/>
          <w:sz w:val="24"/>
        </w:rPr>
        <w:t>无锡市锡山区安镇街道兖矿信达大厦A栋15楼-B</w:t>
      </w:r>
      <w:r w:rsidRPr="00815BFD">
        <w:rPr>
          <w:rFonts w:ascii="宋体" w:hAnsi="宋体" w:hint="eastAsia"/>
          <w:b w:val="0"/>
          <w:bCs/>
          <w:sz w:val="24"/>
        </w:rPr>
        <w:t xml:space="preserve"> </w:t>
      </w:r>
    </w:p>
    <w:p w14:paraId="5F24D15C" w14:textId="77777777" w:rsidR="007F7CC4" w:rsidRDefault="00000000">
      <w:pPr>
        <w:spacing w:line="360" w:lineRule="auto"/>
        <w:rPr>
          <w:rFonts w:ascii="宋体" w:hAnsi="宋体" w:hint="eastAsia"/>
          <w:b w:val="0"/>
          <w:bCs/>
          <w:sz w:val="24"/>
        </w:rPr>
      </w:pPr>
      <w:r w:rsidRPr="00815BFD">
        <w:rPr>
          <w:rFonts w:ascii="宋体" w:hAnsi="宋体"/>
          <w:b w:val="0"/>
          <w:bCs/>
          <w:sz w:val="24"/>
        </w:rPr>
        <w:t>法定代表人：</w:t>
      </w:r>
      <w:r>
        <w:rPr>
          <w:rFonts w:ascii="宋体" w:hAnsi="宋体" w:hint="eastAsia"/>
          <w:b w:val="0"/>
          <w:bCs/>
          <w:sz w:val="24"/>
        </w:rPr>
        <w:t>张树安</w:t>
      </w:r>
      <w:r>
        <w:rPr>
          <w:rFonts w:ascii="宋体" w:hAnsi="宋体"/>
          <w:b w:val="0"/>
          <w:bCs/>
          <w:sz w:val="24"/>
        </w:rPr>
        <w:t xml:space="preserve"> </w:t>
      </w:r>
    </w:p>
    <w:p w14:paraId="2280A671" w14:textId="77777777" w:rsidR="007F7CC4" w:rsidRDefault="007F7CC4">
      <w:pPr>
        <w:spacing w:line="360" w:lineRule="auto"/>
        <w:rPr>
          <w:rFonts w:ascii="宋体" w:hAnsi="宋体" w:hint="eastAsia"/>
          <w:b w:val="0"/>
          <w:bCs/>
          <w:sz w:val="24"/>
        </w:rPr>
      </w:pPr>
    </w:p>
    <w:p w14:paraId="3C7E05BB" w14:textId="77777777" w:rsidR="007F7CC4" w:rsidRDefault="00000000">
      <w:pPr>
        <w:widowControl/>
        <w:spacing w:line="360" w:lineRule="auto"/>
        <w:jc w:val="left"/>
        <w:rPr>
          <w:rFonts w:ascii="宋体" w:hAnsi="宋体" w:hint="eastAsia"/>
          <w:b w:val="0"/>
          <w:bCs/>
          <w:kern w:val="0"/>
          <w:sz w:val="24"/>
        </w:rPr>
      </w:pPr>
      <w:r>
        <w:rPr>
          <w:rFonts w:ascii="宋体" w:hAnsi="宋体" w:hint="eastAsia"/>
          <w:b w:val="0"/>
          <w:bCs/>
          <w:kern w:val="0"/>
          <w:sz w:val="24"/>
        </w:rPr>
        <w:t>鉴于：</w:t>
      </w:r>
    </w:p>
    <w:p w14:paraId="49AEB81E" w14:textId="77777777" w:rsidR="007F7CC4" w:rsidRDefault="00000000">
      <w:pPr>
        <w:numPr>
          <w:ilvl w:val="0"/>
          <w:numId w:val="2"/>
        </w:numPr>
        <w:spacing w:line="360" w:lineRule="auto"/>
        <w:rPr>
          <w:rFonts w:ascii="宋体" w:hAnsi="宋体" w:hint="eastAsia"/>
          <w:b w:val="0"/>
          <w:bCs/>
          <w:sz w:val="24"/>
        </w:rPr>
      </w:pPr>
      <w:r>
        <w:rPr>
          <w:rFonts w:ascii="宋体" w:hAnsi="宋体" w:hint="eastAsia"/>
          <w:b w:val="0"/>
          <w:bCs/>
          <w:sz w:val="24"/>
        </w:rPr>
        <w:t>江苏天安智联科技股份有限公司</w:t>
      </w:r>
      <w:r>
        <w:rPr>
          <w:rFonts w:ascii="宋体" w:hAnsi="宋体"/>
          <w:b w:val="0"/>
          <w:bCs/>
          <w:sz w:val="24"/>
        </w:rPr>
        <w:t>（以下简称“甲方”</w:t>
      </w:r>
      <w:bookmarkStart w:id="4" w:name="_Hlk201845854"/>
      <w:r>
        <w:rPr>
          <w:rFonts w:ascii="宋体" w:hAnsi="宋体" w:hint="eastAsia"/>
          <w:b w:val="0"/>
          <w:bCs/>
          <w:sz w:val="24"/>
        </w:rPr>
        <w:t>或“发包人”</w:t>
      </w:r>
      <w:bookmarkEnd w:id="4"/>
      <w:r>
        <w:rPr>
          <w:rFonts w:ascii="宋体" w:hAnsi="宋体"/>
          <w:b w:val="0"/>
          <w:bCs/>
          <w:sz w:val="24"/>
        </w:rPr>
        <w:t>）系一家依照中华人民共和国法律在中国境内依法设立并且有效存续的具有独立法人资格的公司。</w:t>
      </w:r>
    </w:p>
    <w:p w14:paraId="4EDA20ED" w14:textId="6B5C26A5" w:rsidR="007F7CC4" w:rsidRDefault="00000000">
      <w:pPr>
        <w:numPr>
          <w:ilvl w:val="0"/>
          <w:numId w:val="2"/>
        </w:numPr>
        <w:spacing w:line="360" w:lineRule="auto"/>
        <w:rPr>
          <w:rFonts w:ascii="宋体" w:hAnsi="宋体" w:hint="eastAsia"/>
          <w:b w:val="0"/>
          <w:bCs/>
          <w:sz w:val="24"/>
        </w:rPr>
      </w:pPr>
      <w:r w:rsidRPr="00815BFD">
        <w:rPr>
          <w:rFonts w:hint="eastAsia"/>
          <w:b w:val="0"/>
          <w:bCs/>
          <w:sz w:val="24"/>
        </w:rPr>
        <w:t>江苏合创智行科技有限公司</w:t>
      </w:r>
      <w:r w:rsidRPr="00815BFD">
        <w:rPr>
          <w:b w:val="0"/>
          <w:bCs/>
          <w:sz w:val="24"/>
        </w:rPr>
        <w:t>（以下简称</w:t>
      </w:r>
      <w:r w:rsidRPr="00815BFD">
        <w:rPr>
          <w:b w:val="0"/>
          <w:bCs/>
          <w:sz w:val="24"/>
        </w:rPr>
        <w:t>“</w:t>
      </w:r>
      <w:r w:rsidRPr="00815BFD">
        <w:rPr>
          <w:b w:val="0"/>
          <w:bCs/>
          <w:sz w:val="24"/>
        </w:rPr>
        <w:t>乙方</w:t>
      </w:r>
      <w:r w:rsidRPr="00815BFD">
        <w:rPr>
          <w:b w:val="0"/>
          <w:bCs/>
          <w:sz w:val="24"/>
        </w:rPr>
        <w:t>”</w:t>
      </w:r>
      <w:bookmarkStart w:id="5" w:name="_Hlk201845886"/>
      <w:r w:rsidRPr="00815BFD">
        <w:rPr>
          <w:rFonts w:hint="eastAsia"/>
          <w:b w:val="0"/>
          <w:bCs/>
          <w:sz w:val="24"/>
        </w:rPr>
        <w:t>或“承包人”</w:t>
      </w:r>
      <w:bookmarkEnd w:id="5"/>
      <w:r w:rsidRPr="00815BFD">
        <w:rPr>
          <w:b w:val="0"/>
          <w:bCs/>
          <w:sz w:val="24"/>
        </w:rPr>
        <w:t>）系一家依照中华人民共和国法律在中国境内</w:t>
      </w:r>
      <w:r>
        <w:rPr>
          <w:rFonts w:ascii="宋体" w:hAnsi="宋体"/>
          <w:b w:val="0"/>
          <w:bCs/>
          <w:sz w:val="24"/>
        </w:rPr>
        <w:t>依法设立并且有效存续的具有独立法人资格的公司</w:t>
      </w:r>
      <w:r>
        <w:rPr>
          <w:rFonts w:ascii="宋体" w:hAnsi="宋体" w:hint="eastAsia"/>
          <w:b w:val="0"/>
          <w:bCs/>
          <w:sz w:val="24"/>
        </w:rPr>
        <w:t>。</w:t>
      </w:r>
    </w:p>
    <w:p w14:paraId="212E0F9F" w14:textId="77777777" w:rsidR="007F7CC4" w:rsidRDefault="00000000">
      <w:pPr>
        <w:numPr>
          <w:ilvl w:val="0"/>
          <w:numId w:val="2"/>
        </w:numPr>
        <w:spacing w:line="360" w:lineRule="auto"/>
        <w:jc w:val="left"/>
        <w:rPr>
          <w:b w:val="0"/>
          <w:bCs/>
          <w:sz w:val="24"/>
        </w:rPr>
      </w:pPr>
      <w:r>
        <w:rPr>
          <w:rFonts w:hint="eastAsia"/>
          <w:b w:val="0"/>
          <w:bCs/>
          <w:sz w:val="24"/>
        </w:rPr>
        <w:t>甲方是项目最终用户或业主单位（以下简称“业主”）的车联网或“车路云一体化”项目（以下简称“项目”或“业主项目”）的中标单位或直接</w:t>
      </w:r>
      <w:r>
        <w:rPr>
          <w:rFonts w:hint="eastAsia"/>
          <w:b w:val="0"/>
          <w:bCs/>
          <w:sz w:val="24"/>
        </w:rPr>
        <w:t>/</w:t>
      </w:r>
      <w:r>
        <w:rPr>
          <w:rFonts w:hint="eastAsia"/>
          <w:b w:val="0"/>
          <w:bCs/>
          <w:sz w:val="24"/>
        </w:rPr>
        <w:t>间接供应商。本合同书中所有招标文件、投标文件、中标通知书、技术说明书等内容均指甲方、甲方直接或间接客户（以下简称“甲方客户”）参与业主项目的招投标活动中的所有文件中的相关内容。</w:t>
      </w:r>
    </w:p>
    <w:p w14:paraId="7F1A1356" w14:textId="77777777" w:rsidR="007F7CC4" w:rsidRDefault="00000000">
      <w:pPr>
        <w:numPr>
          <w:ilvl w:val="0"/>
          <w:numId w:val="2"/>
        </w:numPr>
        <w:spacing w:line="360" w:lineRule="auto"/>
        <w:rPr>
          <w:rFonts w:ascii="宋体" w:hAnsi="宋体" w:hint="eastAsia"/>
          <w:b w:val="0"/>
          <w:bCs/>
          <w:sz w:val="24"/>
        </w:rPr>
      </w:pPr>
      <w:r>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2664BC82" w14:textId="77777777" w:rsidR="007F7CC4" w:rsidRDefault="00000000">
      <w:pPr>
        <w:pStyle w:val="aff0"/>
        <w:numPr>
          <w:ilvl w:val="0"/>
          <w:numId w:val="3"/>
        </w:numPr>
        <w:spacing w:line="360" w:lineRule="auto"/>
        <w:ind w:left="284" w:firstLineChars="0"/>
        <w:rPr>
          <w:rFonts w:ascii="宋体" w:hAnsi="宋体" w:hint="eastAsia"/>
          <w:b w:val="0"/>
          <w:bCs/>
          <w:szCs w:val="28"/>
        </w:rPr>
      </w:pPr>
      <w:r>
        <w:rPr>
          <w:rFonts w:ascii="宋体" w:hAnsi="宋体" w:hint="eastAsia"/>
          <w:b w:val="0"/>
          <w:bCs/>
          <w:szCs w:val="28"/>
        </w:rPr>
        <w:t>项目概况</w:t>
      </w:r>
    </w:p>
    <w:p w14:paraId="01A0A138" w14:textId="77777777" w:rsidR="007F7CC4"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双方联系方式：</w:t>
      </w:r>
    </w:p>
    <w:p w14:paraId="0A559A98"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洪涛，13771070999 </w:t>
      </w:r>
      <w:r>
        <w:rPr>
          <w:rFonts w:ascii="宋体" w:hAnsi="宋体" w:cs="华文仿宋" w:hint="eastAsia"/>
          <w:b w:val="0"/>
          <w:bCs/>
          <w:sz w:val="24"/>
          <w:szCs w:val="24"/>
        </w:rPr>
        <w:t>；技术负责人（姓</w:t>
      </w:r>
      <w:r>
        <w:rPr>
          <w:rFonts w:ascii="宋体" w:hAnsi="宋体" w:cs="华文仿宋" w:hint="eastAsia"/>
          <w:b w:val="0"/>
          <w:bCs/>
          <w:sz w:val="24"/>
          <w:szCs w:val="24"/>
        </w:rPr>
        <w:lastRenderedPageBreak/>
        <w:t>名联系方式）：</w:t>
      </w:r>
      <w:r>
        <w:rPr>
          <w:rFonts w:ascii="宋体" w:hAnsi="宋体" w:cs="华文仿宋" w:hint="eastAsia"/>
          <w:b w:val="0"/>
          <w:bCs/>
          <w:sz w:val="24"/>
          <w:szCs w:val="24"/>
          <w:u w:val="single"/>
        </w:rPr>
        <w:t xml:space="preserve"> 杨勇，13913148888 </w:t>
      </w:r>
      <w:r>
        <w:rPr>
          <w:rFonts w:ascii="宋体" w:hAnsi="宋体" w:cs="华文仿宋" w:hint="eastAsia"/>
          <w:b w:val="0"/>
          <w:bCs/>
          <w:sz w:val="24"/>
          <w:szCs w:val="24"/>
        </w:rPr>
        <w:t>。</w:t>
      </w:r>
    </w:p>
    <w:p w14:paraId="11186402" w14:textId="77777777" w:rsidR="007F7CC4" w:rsidRDefault="00000000">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sz w:val="24"/>
          <w:szCs w:val="24"/>
          <w:u w:val="single"/>
        </w:rPr>
        <w:t>张浩，15861583587</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sz w:val="24"/>
          <w:szCs w:val="24"/>
          <w:u w:val="single"/>
        </w:rPr>
        <w:t>许春亮，13811268976</w:t>
      </w:r>
      <w:r>
        <w:rPr>
          <w:rFonts w:ascii="宋体" w:hAnsi="宋体" w:cs="华文仿宋" w:hint="eastAsia"/>
          <w:b w:val="0"/>
          <w:bCs/>
          <w:color w:val="000000" w:themeColor="text1"/>
          <w:sz w:val="24"/>
          <w:szCs w:val="24"/>
        </w:rPr>
        <w:t>。</w:t>
      </w:r>
    </w:p>
    <w:p w14:paraId="6FC154D6" w14:textId="77777777" w:rsidR="007F7CC4"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66E08F76" w14:textId="77777777" w:rsidR="007F7CC4"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本项目质保期：五年，自最终验收合格且交付使用之日起计算。</w:t>
      </w:r>
    </w:p>
    <w:p w14:paraId="4FEC91E2" w14:textId="77777777" w:rsidR="007F7CC4" w:rsidRDefault="00000000">
      <w:pPr>
        <w:pStyle w:val="aff0"/>
        <w:numPr>
          <w:ilvl w:val="1"/>
          <w:numId w:val="3"/>
        </w:numPr>
        <w:spacing w:line="360" w:lineRule="auto"/>
        <w:ind w:left="567" w:firstLineChars="0"/>
        <w:rPr>
          <w:rFonts w:ascii="宋体" w:hAnsi="宋体" w:hint="eastAsia"/>
          <w:b w:val="0"/>
          <w:bCs/>
          <w:sz w:val="24"/>
        </w:rPr>
      </w:pPr>
      <w:r>
        <w:rPr>
          <w:rFonts w:ascii="宋体" w:hAnsi="宋体" w:hint="eastAsia"/>
          <w:b w:val="0"/>
          <w:bCs/>
          <w:sz w:val="24"/>
          <w:szCs w:val="24"/>
        </w:rPr>
        <w:t>下列文件为本合同不可分割部分：</w:t>
      </w:r>
    </w:p>
    <w:p w14:paraId="41A57A25" w14:textId="77777777" w:rsidR="007F7CC4" w:rsidRDefault="00000000">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044BBEA1" w14:textId="77777777" w:rsidR="007F7CC4" w:rsidRDefault="00000000">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68DCCA27" w14:textId="77777777" w:rsidR="007F7CC4" w:rsidRDefault="00000000">
      <w:pPr>
        <w:pStyle w:val="Andy"/>
        <w:adjustRightInd w:val="0"/>
        <w:snapToGrid w:val="0"/>
        <w:ind w:firstLineChars="100" w:firstLine="240"/>
        <w:rPr>
          <w:rFonts w:ascii="宋体" w:hAnsi="宋体" w:hint="eastAsia"/>
        </w:rPr>
      </w:pPr>
      <w:r>
        <w:rPr>
          <w:rFonts w:ascii="宋体" w:hAnsi="宋体" w:hint="eastAsia"/>
        </w:rPr>
        <w:t>（3）其他合同附件。</w:t>
      </w:r>
    </w:p>
    <w:p w14:paraId="794425B0" w14:textId="77777777" w:rsidR="007F7CC4" w:rsidRDefault="00000000">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4666C3E1" w14:textId="77777777" w:rsidR="007F7CC4" w:rsidRDefault="007F7CC4">
      <w:pPr>
        <w:pStyle w:val="Andy"/>
        <w:adjustRightInd w:val="0"/>
        <w:snapToGrid w:val="0"/>
        <w:ind w:firstLineChars="0" w:firstLine="0"/>
        <w:rPr>
          <w:rFonts w:ascii="宋体" w:hAnsi="宋体" w:hint="eastAsia"/>
        </w:rPr>
      </w:pPr>
    </w:p>
    <w:p w14:paraId="6F755ACA" w14:textId="77777777" w:rsidR="007F7CC4" w:rsidRDefault="00000000">
      <w:pPr>
        <w:pStyle w:val="aff0"/>
        <w:numPr>
          <w:ilvl w:val="0"/>
          <w:numId w:val="3"/>
        </w:numPr>
        <w:spacing w:line="360" w:lineRule="auto"/>
        <w:ind w:left="284" w:firstLineChars="0"/>
        <w:rPr>
          <w:rFonts w:ascii="宋体" w:cs="华文仿宋"/>
          <w:b w:val="0"/>
          <w:bCs/>
          <w:szCs w:val="28"/>
        </w:rPr>
      </w:pPr>
      <w:r>
        <w:rPr>
          <w:rFonts w:ascii="宋体" w:cs="华文仿宋" w:hint="eastAsia"/>
          <w:b w:val="0"/>
          <w:bCs/>
          <w:szCs w:val="28"/>
        </w:rPr>
        <w:t xml:space="preserve">合同价款及支付 </w:t>
      </w:r>
    </w:p>
    <w:p w14:paraId="0428DF3D" w14:textId="77777777" w:rsidR="007F7CC4" w:rsidRDefault="00000000">
      <w:pPr>
        <w:pStyle w:val="aff0"/>
        <w:numPr>
          <w:ilvl w:val="1"/>
          <w:numId w:val="3"/>
        </w:numPr>
        <w:spacing w:line="360" w:lineRule="auto"/>
        <w:ind w:left="709" w:firstLineChars="0"/>
        <w:rPr>
          <w:rFonts w:ascii="宋体" w:cs="华文仿宋"/>
          <w:b w:val="0"/>
          <w:bCs/>
          <w:sz w:val="24"/>
          <w:szCs w:val="24"/>
        </w:rPr>
      </w:pPr>
      <w:r>
        <w:rPr>
          <w:rFonts w:ascii="宋体" w:hAnsi="宋体" w:hint="eastAsia"/>
          <w:b w:val="0"/>
          <w:bCs/>
          <w:sz w:val="24"/>
        </w:rPr>
        <w:t>合同总价款:</w:t>
      </w:r>
    </w:p>
    <w:p w14:paraId="2F08D159" w14:textId="77777777" w:rsidR="007F7CC4" w:rsidRDefault="00000000">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Pr>
          <w:rFonts w:ascii="宋体" w:hAnsi="宋体" w:hint="eastAsia"/>
          <w:b w:val="0"/>
          <w:bCs/>
          <w:sz w:val="24"/>
          <w:u w:val="single"/>
        </w:rPr>
        <w:t xml:space="preserve"> </w:t>
      </w:r>
      <w:r>
        <w:rPr>
          <w:rFonts w:ascii="宋体" w:hAnsi="宋体"/>
          <w:b w:val="0"/>
          <w:bCs/>
          <w:sz w:val="24"/>
          <w:u w:val="single"/>
        </w:rPr>
        <w:t>6</w:t>
      </w:r>
      <w:r>
        <w:rPr>
          <w:rFonts w:asciiTheme="minorEastAsia" w:eastAsiaTheme="minorEastAsia" w:hAnsiTheme="minorEastAsia"/>
          <w:b w:val="0"/>
          <w:bCs/>
          <w:sz w:val="22"/>
          <w:szCs w:val="22"/>
          <w:u w:val="single"/>
        </w:rPr>
        <w:t>,378,500.00</w:t>
      </w:r>
      <w:r>
        <w:rPr>
          <w:rFonts w:ascii="宋体" w:hAnsi="宋体" w:hint="eastAsia"/>
          <w:b w:val="0"/>
          <w:bCs/>
          <w:sz w:val="24"/>
          <w:u w:val="single"/>
        </w:rPr>
        <w:t xml:space="preserve"> </w:t>
      </w:r>
      <w:r>
        <w:rPr>
          <w:rFonts w:ascii="宋体" w:hAnsi="宋体" w:hint="eastAsia"/>
          <w:b w:val="0"/>
          <w:bCs/>
          <w:sz w:val="24"/>
        </w:rPr>
        <w:t>元人民币（大写：</w:t>
      </w:r>
      <w:r>
        <w:rPr>
          <w:rFonts w:ascii="宋体" w:hAnsi="宋体"/>
          <w:b w:val="0"/>
          <w:bCs/>
          <w:sz w:val="24"/>
        </w:rPr>
        <w:t>人民币</w:t>
      </w:r>
      <w:r>
        <w:rPr>
          <w:rFonts w:ascii="宋体" w:hAnsi="宋体"/>
          <w:b w:val="0"/>
          <w:bCs/>
          <w:sz w:val="24"/>
          <w:u w:val="single"/>
        </w:rPr>
        <w:t>陆</w:t>
      </w:r>
      <w:r>
        <w:rPr>
          <w:rFonts w:ascii="宋体" w:hAnsi="宋体" w:hint="eastAsia"/>
          <w:b w:val="0"/>
          <w:bCs/>
          <w:sz w:val="24"/>
          <w:u w:val="single"/>
        </w:rPr>
        <w:t>佰</w:t>
      </w:r>
      <w:r>
        <w:rPr>
          <w:rFonts w:ascii="宋体" w:hAnsi="宋体"/>
          <w:b w:val="0"/>
          <w:bCs/>
          <w:sz w:val="24"/>
          <w:u w:val="single"/>
        </w:rPr>
        <w:t>叁</w:t>
      </w:r>
      <w:r>
        <w:rPr>
          <w:rFonts w:ascii="宋体" w:hAnsi="宋体" w:hint="eastAsia"/>
          <w:b w:val="0"/>
          <w:bCs/>
          <w:sz w:val="24"/>
          <w:u w:val="single"/>
        </w:rPr>
        <w:t>拾</w:t>
      </w:r>
      <w:r>
        <w:rPr>
          <w:rFonts w:ascii="宋体" w:hAnsi="宋体"/>
          <w:b w:val="0"/>
          <w:bCs/>
          <w:sz w:val="24"/>
          <w:u w:val="single"/>
        </w:rPr>
        <w:t>柒</w:t>
      </w:r>
      <w:r>
        <w:rPr>
          <w:rFonts w:ascii="宋体" w:hAnsi="宋体" w:hint="eastAsia"/>
          <w:b w:val="0"/>
          <w:bCs/>
          <w:sz w:val="24"/>
          <w:u w:val="single"/>
        </w:rPr>
        <w:t>万</w:t>
      </w:r>
      <w:r>
        <w:rPr>
          <w:rFonts w:ascii="宋体" w:hAnsi="宋体"/>
          <w:b w:val="0"/>
          <w:bCs/>
          <w:sz w:val="24"/>
          <w:u w:val="single"/>
        </w:rPr>
        <w:t>捌</w:t>
      </w:r>
      <w:r>
        <w:rPr>
          <w:rFonts w:ascii="宋体" w:hAnsi="宋体" w:hint="eastAsia"/>
          <w:b w:val="0"/>
          <w:bCs/>
          <w:sz w:val="24"/>
          <w:u w:val="single"/>
        </w:rPr>
        <w:t>仟伍佰元整</w:t>
      </w:r>
      <w:r>
        <w:rPr>
          <w:rFonts w:ascii="宋体" w:hAnsi="宋体" w:hint="eastAsia"/>
          <w:b w:val="0"/>
          <w:bCs/>
          <w:sz w:val="24"/>
        </w:rPr>
        <w:t>）。</w:t>
      </w:r>
      <w:r>
        <w:rPr>
          <w:rFonts w:ascii="宋体" w:hAnsi="宋体" w:cs="宋体" w:hint="eastAsia"/>
          <w:b w:val="0"/>
          <w:bCs/>
          <w:kern w:val="0"/>
          <w:sz w:val="24"/>
          <w:szCs w:val="24"/>
        </w:rPr>
        <w:t>本合同金额为含税价。本合同总价款以经业主指定的第三方审计机构审定后的结算价格为准。</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7F7CC4" w14:paraId="06C909E5"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5400ED"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vAlign w:val="center"/>
          </w:tcPr>
          <w:p w14:paraId="31B4436A" w14:textId="77777777" w:rsidR="007F7CC4" w:rsidRDefault="00000000">
            <w:pPr>
              <w:spacing w:line="360" w:lineRule="auto"/>
              <w:ind w:leftChars="100" w:left="281" w:firstLineChars="200" w:firstLine="440"/>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vAlign w:val="center"/>
          </w:tcPr>
          <w:p w14:paraId="6B8AFFA4"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vAlign w:val="center"/>
          </w:tcPr>
          <w:p w14:paraId="4E7E1F67"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78790C0" w14:textId="77777777" w:rsidR="007F7CC4" w:rsidRDefault="00000000">
            <w:pPr>
              <w:spacing w:line="360" w:lineRule="auto"/>
              <w:ind w:firstLineChars="100" w:firstLine="220"/>
              <w:jc w:val="center"/>
              <w:rPr>
                <w:rFonts w:ascii="宋体" w:hAnsi="宋体" w:hint="eastAsia"/>
                <w:b w:val="0"/>
                <w:bCs/>
                <w:sz w:val="22"/>
                <w:szCs w:val="18"/>
              </w:rPr>
            </w:pPr>
            <w:r>
              <w:rPr>
                <w:rFonts w:ascii="宋体" w:hAnsi="宋体" w:hint="eastAsia"/>
                <w:b w:val="0"/>
                <w:bCs/>
                <w:sz w:val="22"/>
                <w:szCs w:val="18"/>
              </w:rPr>
              <w:t>含税金额（元）</w:t>
            </w:r>
          </w:p>
        </w:tc>
      </w:tr>
      <w:tr w:rsidR="007F7CC4" w14:paraId="27039448" w14:textId="77777777">
        <w:trPr>
          <w:trHeight w:val="443"/>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698D3822"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69AF550E"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设备费</w:t>
            </w:r>
          </w:p>
        </w:tc>
        <w:tc>
          <w:tcPr>
            <w:tcW w:w="1751" w:type="dxa"/>
            <w:tcBorders>
              <w:top w:val="single" w:sz="4" w:space="0" w:color="auto"/>
              <w:left w:val="single" w:sz="4" w:space="0" w:color="auto"/>
              <w:bottom w:val="single" w:sz="4" w:space="0" w:color="auto"/>
              <w:right w:val="single" w:sz="4" w:space="0" w:color="auto"/>
            </w:tcBorders>
            <w:vAlign w:val="center"/>
          </w:tcPr>
          <w:p w14:paraId="065ED8B9"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b w:val="0"/>
                <w:bCs/>
                <w:color w:val="000000"/>
                <w:sz w:val="22"/>
                <w:szCs w:val="22"/>
              </w:rPr>
              <w:t>2,569,469.03</w:t>
            </w:r>
          </w:p>
        </w:tc>
        <w:tc>
          <w:tcPr>
            <w:tcW w:w="1257" w:type="dxa"/>
            <w:tcBorders>
              <w:top w:val="single" w:sz="4" w:space="0" w:color="auto"/>
              <w:left w:val="single" w:sz="4" w:space="0" w:color="auto"/>
              <w:bottom w:val="single" w:sz="4" w:space="0" w:color="auto"/>
              <w:right w:val="single" w:sz="4" w:space="0" w:color="auto"/>
            </w:tcBorders>
            <w:vAlign w:val="center"/>
          </w:tcPr>
          <w:p w14:paraId="7FACF47D"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hint="eastAsia"/>
                <w:b w:val="0"/>
                <w:bCs/>
                <w:sz w:val="22"/>
                <w:szCs w:val="22"/>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292C63F6"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b w:val="0"/>
                <w:bCs/>
                <w:sz w:val="22"/>
                <w:szCs w:val="22"/>
              </w:rPr>
              <w:t>2,903,500.00</w:t>
            </w:r>
          </w:p>
        </w:tc>
      </w:tr>
      <w:tr w:rsidR="007F7CC4" w14:paraId="5C3765FA"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F5C65AC"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26B55752"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软件费</w:t>
            </w:r>
          </w:p>
        </w:tc>
        <w:tc>
          <w:tcPr>
            <w:tcW w:w="1751" w:type="dxa"/>
            <w:tcBorders>
              <w:top w:val="single" w:sz="4" w:space="0" w:color="auto"/>
              <w:left w:val="single" w:sz="4" w:space="0" w:color="auto"/>
              <w:bottom w:val="single" w:sz="4" w:space="0" w:color="auto"/>
              <w:right w:val="single" w:sz="4" w:space="0" w:color="auto"/>
            </w:tcBorders>
            <w:vAlign w:val="center"/>
          </w:tcPr>
          <w:p w14:paraId="15E3A47B"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b w:val="0"/>
                <w:bCs/>
                <w:color w:val="000000"/>
                <w:sz w:val="22"/>
                <w:szCs w:val="22"/>
              </w:rPr>
              <w:t xml:space="preserve">3,039,823.01 </w:t>
            </w:r>
            <w:r>
              <w:rPr>
                <w:rFonts w:asciiTheme="minorEastAsia" w:eastAsiaTheme="minorEastAsia" w:hAnsiTheme="minorEastAsia" w:hint="eastAsia"/>
                <w:b w:val="0"/>
                <w:bCs/>
                <w:color w:val="000000"/>
                <w:sz w:val="22"/>
                <w:szCs w:val="22"/>
              </w:rPr>
              <w:t xml:space="preserve"> </w:t>
            </w:r>
          </w:p>
        </w:tc>
        <w:tc>
          <w:tcPr>
            <w:tcW w:w="1257" w:type="dxa"/>
            <w:tcBorders>
              <w:top w:val="single" w:sz="4" w:space="0" w:color="auto"/>
              <w:left w:val="single" w:sz="4" w:space="0" w:color="auto"/>
              <w:bottom w:val="single" w:sz="4" w:space="0" w:color="auto"/>
              <w:right w:val="single" w:sz="4" w:space="0" w:color="auto"/>
            </w:tcBorders>
            <w:vAlign w:val="center"/>
          </w:tcPr>
          <w:p w14:paraId="5929C54B"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hint="eastAsia"/>
                <w:b w:val="0"/>
                <w:bCs/>
                <w:sz w:val="22"/>
                <w:szCs w:val="22"/>
              </w:rPr>
              <w:t>13%</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3282BA72"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b w:val="0"/>
                <w:bCs/>
                <w:sz w:val="22"/>
                <w:szCs w:val="22"/>
              </w:rPr>
              <w:t>3,435,000.00</w:t>
            </w:r>
          </w:p>
        </w:tc>
      </w:tr>
      <w:tr w:rsidR="007F7CC4" w14:paraId="37873F5F"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4501B5C"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3</w:t>
            </w:r>
          </w:p>
        </w:tc>
        <w:tc>
          <w:tcPr>
            <w:tcW w:w="2235" w:type="dxa"/>
            <w:tcBorders>
              <w:top w:val="single" w:sz="4" w:space="0" w:color="auto"/>
              <w:left w:val="single" w:sz="4" w:space="0" w:color="auto"/>
              <w:bottom w:val="single" w:sz="4" w:space="0" w:color="auto"/>
              <w:right w:val="single" w:sz="4" w:space="0" w:color="auto"/>
            </w:tcBorders>
            <w:vAlign w:val="center"/>
          </w:tcPr>
          <w:p w14:paraId="203675B6"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系统集成费</w:t>
            </w:r>
          </w:p>
        </w:tc>
        <w:tc>
          <w:tcPr>
            <w:tcW w:w="1751" w:type="dxa"/>
            <w:tcBorders>
              <w:top w:val="single" w:sz="4" w:space="0" w:color="auto"/>
              <w:left w:val="single" w:sz="4" w:space="0" w:color="auto"/>
              <w:bottom w:val="single" w:sz="4" w:space="0" w:color="auto"/>
              <w:right w:val="single" w:sz="4" w:space="0" w:color="auto"/>
            </w:tcBorders>
            <w:vAlign w:val="center"/>
          </w:tcPr>
          <w:p w14:paraId="644E8010"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b w:val="0"/>
                <w:bCs/>
                <w:color w:val="000000"/>
                <w:sz w:val="22"/>
                <w:szCs w:val="22"/>
              </w:rPr>
              <w:t xml:space="preserve">37,735.85 </w:t>
            </w:r>
            <w:r>
              <w:rPr>
                <w:rFonts w:asciiTheme="minorEastAsia" w:eastAsiaTheme="minorEastAsia" w:hAnsiTheme="minorEastAsia" w:hint="eastAsia"/>
                <w:b w:val="0"/>
                <w:bCs/>
                <w:color w:val="000000"/>
                <w:sz w:val="22"/>
                <w:szCs w:val="22"/>
              </w:rPr>
              <w:t xml:space="preserve"> </w:t>
            </w:r>
          </w:p>
        </w:tc>
        <w:tc>
          <w:tcPr>
            <w:tcW w:w="1257" w:type="dxa"/>
            <w:tcBorders>
              <w:top w:val="single" w:sz="4" w:space="0" w:color="auto"/>
              <w:left w:val="single" w:sz="4" w:space="0" w:color="auto"/>
              <w:bottom w:val="single" w:sz="4" w:space="0" w:color="auto"/>
              <w:right w:val="single" w:sz="4" w:space="0" w:color="auto"/>
            </w:tcBorders>
            <w:vAlign w:val="center"/>
          </w:tcPr>
          <w:p w14:paraId="3293C173"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hint="eastAsia"/>
                <w:b w:val="0"/>
                <w:bCs/>
                <w:sz w:val="22"/>
                <w:szCs w:val="22"/>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6971383C"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b w:val="0"/>
                <w:bCs/>
                <w:sz w:val="22"/>
                <w:szCs w:val="22"/>
              </w:rPr>
              <w:t>40,000.00</w:t>
            </w:r>
          </w:p>
        </w:tc>
      </w:tr>
      <w:tr w:rsidR="007F7CC4" w14:paraId="34316500" w14:textId="77777777">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96F6BA" w14:textId="77777777" w:rsidR="007F7CC4" w:rsidRDefault="00000000">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6C8427E4" w14:textId="3A21DAC9" w:rsidR="007F7CC4" w:rsidRDefault="00000000">
            <w:pPr>
              <w:spacing w:line="360" w:lineRule="auto"/>
              <w:ind w:firstLineChars="100" w:firstLine="220"/>
              <w:rPr>
                <w:rFonts w:asciiTheme="minorEastAsia" w:eastAsiaTheme="minorEastAsia" w:hAnsiTheme="minorEastAsia" w:hint="eastAsia"/>
                <w:b w:val="0"/>
                <w:bCs/>
                <w:sz w:val="22"/>
                <w:szCs w:val="22"/>
              </w:rPr>
            </w:pPr>
            <w:r>
              <w:rPr>
                <w:rFonts w:asciiTheme="minorEastAsia" w:eastAsiaTheme="minorEastAsia" w:hAnsiTheme="minorEastAsia"/>
                <w:b w:val="0"/>
                <w:bCs/>
                <w:sz w:val="22"/>
                <w:szCs w:val="22"/>
              </w:rPr>
              <w:t>5,647,027.8</w:t>
            </w:r>
            <w:r w:rsidR="00815BFD">
              <w:rPr>
                <w:rFonts w:asciiTheme="minorEastAsia" w:eastAsiaTheme="minorEastAsia" w:hAnsiTheme="minorEastAsia" w:hint="eastAsia"/>
                <w:b w:val="0"/>
                <w:bCs/>
                <w:sz w:val="22"/>
                <w:szCs w:val="22"/>
              </w:rPr>
              <w:t>9</w:t>
            </w:r>
          </w:p>
        </w:tc>
        <w:tc>
          <w:tcPr>
            <w:tcW w:w="1257" w:type="dxa"/>
            <w:tcBorders>
              <w:top w:val="single" w:sz="4" w:space="0" w:color="auto"/>
              <w:left w:val="single" w:sz="4" w:space="0" w:color="auto"/>
              <w:bottom w:val="single" w:sz="4" w:space="0" w:color="auto"/>
              <w:right w:val="single" w:sz="4" w:space="0" w:color="auto"/>
            </w:tcBorders>
            <w:vAlign w:val="center"/>
          </w:tcPr>
          <w:p w14:paraId="24FB4C5E" w14:textId="77777777" w:rsidR="007F7CC4" w:rsidRDefault="00000000">
            <w:pPr>
              <w:spacing w:line="360" w:lineRule="auto"/>
              <w:ind w:leftChars="100" w:left="281" w:firstLineChars="130" w:firstLine="286"/>
              <w:rPr>
                <w:rFonts w:asciiTheme="minorEastAsia" w:eastAsiaTheme="minorEastAsia" w:hAnsiTheme="minorEastAsia" w:hint="eastAsia"/>
                <w:b w:val="0"/>
                <w:bCs/>
                <w:sz w:val="22"/>
                <w:szCs w:val="22"/>
              </w:rPr>
            </w:pPr>
            <w:r>
              <w:rPr>
                <w:rFonts w:asciiTheme="minorEastAsia" w:eastAsiaTheme="minorEastAsia" w:hAnsiTheme="minorEastAsia" w:hint="eastAsia"/>
                <w:b w:val="0"/>
                <w:bCs/>
                <w:sz w:val="22"/>
                <w:szCs w:val="22"/>
              </w:rPr>
              <w:t>/</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7AD7369" w14:textId="77777777" w:rsidR="007F7CC4" w:rsidRDefault="00000000">
            <w:pPr>
              <w:spacing w:line="360" w:lineRule="auto"/>
              <w:jc w:val="center"/>
              <w:rPr>
                <w:rFonts w:asciiTheme="minorEastAsia" w:eastAsiaTheme="minorEastAsia" w:hAnsiTheme="minorEastAsia" w:hint="eastAsia"/>
                <w:b w:val="0"/>
                <w:bCs/>
                <w:sz w:val="22"/>
                <w:szCs w:val="22"/>
              </w:rPr>
            </w:pPr>
            <w:r>
              <w:rPr>
                <w:rFonts w:asciiTheme="minorEastAsia" w:eastAsiaTheme="minorEastAsia" w:hAnsiTheme="minorEastAsia"/>
                <w:b w:val="0"/>
                <w:bCs/>
                <w:sz w:val="22"/>
                <w:szCs w:val="22"/>
              </w:rPr>
              <w:t>6,378,500.00</w:t>
            </w:r>
          </w:p>
        </w:tc>
      </w:tr>
    </w:tbl>
    <w:p w14:paraId="65FC9361" w14:textId="77777777" w:rsidR="007F7CC4" w:rsidRDefault="00000000">
      <w:pPr>
        <w:pStyle w:val="aff0"/>
        <w:numPr>
          <w:ilvl w:val="2"/>
          <w:numId w:val="3"/>
        </w:numPr>
        <w:spacing w:line="360" w:lineRule="auto"/>
        <w:ind w:left="709" w:firstLineChars="0"/>
        <w:rPr>
          <w:rFonts w:ascii="宋体" w:cs="华文仿宋"/>
          <w:b w:val="0"/>
          <w:bCs/>
          <w:sz w:val="24"/>
          <w:szCs w:val="24"/>
        </w:rPr>
      </w:pPr>
      <w:r>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w:t>
      </w:r>
      <w:r>
        <w:rPr>
          <w:rFonts w:ascii="宋体" w:hAnsi="宋体" w:cs="华文仿宋" w:hint="eastAsia"/>
          <w:b w:val="0"/>
          <w:bCs/>
          <w:sz w:val="24"/>
          <w:szCs w:val="24"/>
        </w:rPr>
        <w:lastRenderedPageBreak/>
        <w:t>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25AEDD09" w14:textId="77777777" w:rsidR="007F7CC4" w:rsidRDefault="00000000">
      <w:pPr>
        <w:numPr>
          <w:ilvl w:val="255"/>
          <w:numId w:val="0"/>
        </w:numPr>
        <w:spacing w:line="560" w:lineRule="exact"/>
        <w:ind w:left="709" w:firstLine="420"/>
        <w:rPr>
          <w:rFonts w:ascii="宋体" w:hAnsi="宋体" w:cs="华文仿宋" w:hint="eastAsia"/>
          <w:b w:val="0"/>
          <w:bCs/>
          <w:sz w:val="24"/>
          <w:szCs w:val="24"/>
        </w:rPr>
      </w:pPr>
      <w:r>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40627238"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cs="华文仿宋" w:hint="eastAsia"/>
          <w:b w:val="0"/>
          <w:bCs/>
          <w:sz w:val="24"/>
          <w:szCs w:val="24"/>
        </w:rPr>
        <w:t xml:space="preserve">付款方式: </w:t>
      </w:r>
    </w:p>
    <w:p w14:paraId="1BC4A0EB" w14:textId="77777777" w:rsidR="007F7CC4"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签订合同生效且甲方收到业主或甲方客户支付的相应同等比例款项并收到发票之后30个工作日内支付签约合同价的10%；</w:t>
      </w:r>
    </w:p>
    <w:p w14:paraId="615E114A" w14:textId="77777777" w:rsidR="007F7CC4"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70CA2D61" w14:textId="77777777" w:rsidR="007F7CC4"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3）项目竣工验收合格并完成第三方审计且甲方收到业主或甲方客户支付的相应同等比例款项之后30个工作日内，支付至审定金额的95%；</w:t>
      </w:r>
    </w:p>
    <w:p w14:paraId="173BD8DA" w14:textId="3520BB2D" w:rsidR="007F7CC4"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4）质保期满且甲方收到业主或甲方客户支付的相应同等比例款项后</w:t>
      </w:r>
      <w:r>
        <w:rPr>
          <w:rFonts w:ascii="宋体" w:hAnsi="宋体" w:cs="宋体"/>
          <w:b w:val="0"/>
          <w:bCs/>
          <w:sz w:val="24"/>
        </w:rPr>
        <w:t>30</w:t>
      </w:r>
      <w:r>
        <w:rPr>
          <w:rFonts w:ascii="宋体" w:hAnsi="宋体" w:cs="宋体" w:hint="eastAsia"/>
          <w:b w:val="0"/>
          <w:bCs/>
          <w:sz w:val="24"/>
        </w:rPr>
        <w:t>个工作日内支付余款</w:t>
      </w:r>
      <w:r>
        <w:rPr>
          <w:rFonts w:ascii="宋体" w:hAnsi="宋体" w:cs="宋体"/>
          <w:b w:val="0"/>
          <w:bCs/>
          <w:sz w:val="24"/>
        </w:rPr>
        <w:t>5%</w:t>
      </w:r>
      <w:r w:rsidR="00815BFD">
        <w:rPr>
          <w:rFonts w:ascii="宋体" w:hAnsi="宋体" w:cs="宋体" w:hint="eastAsia"/>
          <w:b w:val="0"/>
          <w:bCs/>
          <w:sz w:val="24"/>
        </w:rPr>
        <w:t>（审定金额）</w:t>
      </w:r>
      <w:r>
        <w:rPr>
          <w:rFonts w:ascii="宋体" w:hAnsi="宋体" w:cs="宋体" w:hint="eastAsia"/>
          <w:b w:val="0"/>
          <w:bCs/>
          <w:sz w:val="24"/>
        </w:rPr>
        <w:t>。</w:t>
      </w:r>
    </w:p>
    <w:p w14:paraId="6DFAEB59" w14:textId="77777777" w:rsidR="007F7CC4" w:rsidRDefault="0000000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4E23B276"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4A823FE5"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支付办法：银行汇票或转账支票。</w:t>
      </w:r>
    </w:p>
    <w:p w14:paraId="01DA04AB" w14:textId="77777777" w:rsidR="007F7CC4"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lastRenderedPageBreak/>
        <w:t>付款凭据：A、合格的增值税专用发票；B、各阶段</w:t>
      </w:r>
      <w:r>
        <w:rPr>
          <w:rFonts w:ascii="宋体" w:hAnsi="宋体"/>
          <w:b w:val="0"/>
          <w:bCs/>
          <w:sz w:val="24"/>
          <w:szCs w:val="24"/>
        </w:rPr>
        <w:t>满足付款条件的证明资料</w:t>
      </w:r>
      <w:r>
        <w:rPr>
          <w:rFonts w:ascii="宋体" w:hAnsi="宋体" w:hint="eastAsia"/>
          <w:b w:val="0"/>
          <w:bCs/>
          <w:sz w:val="24"/>
          <w:szCs w:val="24"/>
        </w:rPr>
        <w:t>（如</w:t>
      </w:r>
      <w:r>
        <w:rPr>
          <w:rFonts w:ascii="宋体" w:hAnsi="宋体"/>
          <w:b w:val="0"/>
          <w:bCs/>
          <w:sz w:val="24"/>
          <w:szCs w:val="24"/>
        </w:rPr>
        <w:t>到货验收报告、双方</w:t>
      </w:r>
      <w:r>
        <w:rPr>
          <w:rFonts w:ascii="宋体" w:hAnsi="宋体" w:hint="eastAsia"/>
          <w:b w:val="0"/>
          <w:bCs/>
          <w:sz w:val="24"/>
          <w:szCs w:val="24"/>
        </w:rPr>
        <w:t>盖章确认</w:t>
      </w:r>
      <w:r>
        <w:rPr>
          <w:rFonts w:ascii="宋体" w:hAnsi="宋体"/>
          <w:b w:val="0"/>
          <w:bCs/>
          <w:sz w:val="24"/>
          <w:szCs w:val="24"/>
        </w:rPr>
        <w:t>的</w:t>
      </w:r>
      <w:r>
        <w:rPr>
          <w:rFonts w:ascii="宋体" w:hAnsi="宋体" w:hint="eastAsia"/>
          <w:b w:val="0"/>
          <w:bCs/>
          <w:sz w:val="24"/>
          <w:szCs w:val="24"/>
        </w:rPr>
        <w:t>项目验收</w:t>
      </w:r>
      <w:r>
        <w:rPr>
          <w:rFonts w:ascii="宋体" w:hAnsi="宋体"/>
          <w:b w:val="0"/>
          <w:bCs/>
          <w:sz w:val="24"/>
          <w:szCs w:val="24"/>
        </w:rPr>
        <w:t>报告、审计</w:t>
      </w:r>
      <w:r>
        <w:rPr>
          <w:rFonts w:ascii="宋体" w:hAnsi="宋体" w:hint="eastAsia"/>
          <w:b w:val="0"/>
          <w:bCs/>
          <w:sz w:val="24"/>
          <w:szCs w:val="24"/>
        </w:rPr>
        <w:t>报告</w:t>
      </w:r>
      <w:r>
        <w:rPr>
          <w:rFonts w:ascii="宋体" w:hAnsi="宋体"/>
          <w:b w:val="0"/>
          <w:bCs/>
          <w:sz w:val="24"/>
          <w:szCs w:val="24"/>
        </w:rPr>
        <w:t>等</w:t>
      </w:r>
      <w:r>
        <w:rPr>
          <w:rFonts w:ascii="宋体" w:hAnsi="宋体" w:hint="eastAsia"/>
          <w:b w:val="0"/>
          <w:bCs/>
          <w:sz w:val="24"/>
          <w:szCs w:val="24"/>
        </w:rPr>
        <w:t>）。</w:t>
      </w:r>
    </w:p>
    <w:p w14:paraId="23F1CABF" w14:textId="77777777" w:rsidR="007F7CC4"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结算账户条款：</w:t>
      </w:r>
    </w:p>
    <w:p w14:paraId="0DFBC4D4" w14:textId="77777777" w:rsidR="007F7CC4"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0EBAAF6B" w14:textId="77777777" w:rsidR="007F7CC4"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2AE84A67" w14:textId="77777777" w:rsidR="007F7CC4" w:rsidRDefault="0000000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纳税人识别号：91320200554616739F</w:t>
      </w:r>
    </w:p>
    <w:p w14:paraId="2C7B238A" w14:textId="77777777" w:rsidR="007F7CC4" w:rsidRDefault="0000000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开户名称：江苏天安智联科技股份有限公司</w:t>
      </w:r>
    </w:p>
    <w:p w14:paraId="0B0F41F9" w14:textId="77777777" w:rsidR="007F7CC4" w:rsidRDefault="0000000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开户行：光大银行无锡惠山支行</w:t>
      </w:r>
    </w:p>
    <w:p w14:paraId="6362A2F4" w14:textId="77777777" w:rsidR="007F7CC4"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银行账号：51650188000046923</w:t>
      </w:r>
    </w:p>
    <w:p w14:paraId="5A125F01" w14:textId="77777777" w:rsidR="007F7CC4"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0DD38694" w14:textId="77777777" w:rsidR="007F7CC4" w:rsidRDefault="0000000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联系电话：0510-85386595</w:t>
      </w:r>
    </w:p>
    <w:p w14:paraId="06DE8DBF" w14:textId="77777777" w:rsidR="007F7CC4" w:rsidRDefault="007F7CC4">
      <w:pPr>
        <w:spacing w:line="360" w:lineRule="auto"/>
        <w:rPr>
          <w:rFonts w:ascii="宋体" w:hAnsi="宋体" w:hint="eastAsia"/>
          <w:b w:val="0"/>
          <w:bCs/>
          <w:sz w:val="24"/>
          <w:szCs w:val="24"/>
        </w:rPr>
      </w:pPr>
    </w:p>
    <w:p w14:paraId="22F091C9" w14:textId="77777777" w:rsidR="007F7CC4"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乙方名称：江苏合创智行科技有限公司</w:t>
      </w:r>
    </w:p>
    <w:p w14:paraId="021584BF" w14:textId="77777777" w:rsidR="007F7CC4"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0E9233C2" w14:textId="77777777" w:rsidR="007F7CC4"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纳税人识别号：91320205MAE8YFY026</w:t>
      </w:r>
    </w:p>
    <w:p w14:paraId="19D85EF1" w14:textId="77777777" w:rsidR="007F7CC4" w:rsidRDefault="00000000">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开户名称：江苏合创智行科技有限公司</w:t>
      </w:r>
    </w:p>
    <w:p w14:paraId="1CBEF648" w14:textId="77777777" w:rsidR="007F7CC4"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开户行：招商银行股份有限公司无锡锡山支行</w:t>
      </w:r>
    </w:p>
    <w:p w14:paraId="64FADA82" w14:textId="77777777" w:rsidR="007F7CC4"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银行账号：510907463910001</w:t>
      </w:r>
    </w:p>
    <w:p w14:paraId="069D8978" w14:textId="77777777" w:rsidR="007F7CC4"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地址：无锡市锡山区安镇街道兖矿信达大厦A栋15楼-B</w:t>
      </w:r>
    </w:p>
    <w:p w14:paraId="64AF64B5" w14:textId="77777777" w:rsidR="007F7CC4"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联系电话：18016229776</w:t>
      </w:r>
    </w:p>
    <w:p w14:paraId="37B762B9" w14:textId="77777777" w:rsidR="007F7CC4" w:rsidRDefault="00000000">
      <w:pPr>
        <w:pStyle w:val="aff0"/>
        <w:numPr>
          <w:ilvl w:val="1"/>
          <w:numId w:val="3"/>
        </w:numPr>
        <w:spacing w:line="360" w:lineRule="auto"/>
        <w:ind w:left="567" w:firstLineChars="0"/>
        <w:rPr>
          <w:rFonts w:ascii="宋体" w:hAnsi="宋体" w:hint="eastAsia"/>
          <w:b w:val="0"/>
          <w:bCs/>
          <w:sz w:val="24"/>
          <w:szCs w:val="24"/>
        </w:rPr>
      </w:pPr>
      <w:r>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11532D6D" w14:textId="77777777" w:rsidR="007F7CC4" w:rsidRDefault="007F7CC4">
      <w:pPr>
        <w:pStyle w:val="aff0"/>
        <w:spacing w:line="360" w:lineRule="auto"/>
        <w:ind w:left="567" w:firstLineChars="0" w:firstLine="0"/>
        <w:rPr>
          <w:rFonts w:ascii="宋体" w:hAnsi="宋体" w:hint="eastAsia"/>
          <w:b w:val="0"/>
          <w:bCs/>
          <w:sz w:val="24"/>
          <w:szCs w:val="24"/>
        </w:rPr>
      </w:pPr>
    </w:p>
    <w:p w14:paraId="3F025663" w14:textId="77777777" w:rsidR="007F7CC4" w:rsidRDefault="00000000">
      <w:pPr>
        <w:pStyle w:val="aff0"/>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评估及验收交付</w:t>
      </w:r>
    </w:p>
    <w:p w14:paraId="57B8D8BF" w14:textId="77777777" w:rsidR="007F7CC4"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甲方有权对项目进行阶段性评估，乙方应予配合，并及时协调、解决双方共同关心的问题。</w:t>
      </w:r>
    </w:p>
    <w:p w14:paraId="69600DD9" w14:textId="77777777" w:rsidR="007F7CC4"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甲方或甲方业主在各类项目现场将对产品进行系统性和整体性交付，该交</w:t>
      </w:r>
      <w:r>
        <w:rPr>
          <w:rFonts w:ascii="宋体" w:hAnsi="宋体" w:cs="华文仿宋" w:hint="eastAsia"/>
          <w:b w:val="0"/>
          <w:bCs/>
          <w:sz w:val="24"/>
          <w:szCs w:val="24"/>
        </w:rPr>
        <w:lastRenderedPageBreak/>
        <w:t>付应与产品的现场检验测试和付款方式相对应。</w:t>
      </w:r>
    </w:p>
    <w:p w14:paraId="25001E57" w14:textId="77777777" w:rsidR="007F7CC4"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1098C7A6" w14:textId="77777777" w:rsidR="007F7CC4" w:rsidRDefault="00000000">
      <w:pPr>
        <w:pStyle w:val="aff0"/>
        <w:numPr>
          <w:ilvl w:val="1"/>
          <w:numId w:val="3"/>
        </w:numPr>
        <w:spacing w:line="360" w:lineRule="auto"/>
        <w:ind w:left="567" w:firstLineChars="0"/>
        <w:rPr>
          <w:rFonts w:ascii="宋体" w:hAnsi="宋体" w:cs="华文仿宋" w:hint="eastAsia"/>
          <w:b w:val="0"/>
          <w:bCs/>
          <w:sz w:val="24"/>
          <w:szCs w:val="24"/>
        </w:rPr>
      </w:pPr>
      <w:r>
        <w:rPr>
          <w:rFonts w:ascii="宋体" w:hAnsi="宋体" w:cs="华文仿宋" w:hint="eastAsia"/>
          <w:b w:val="0"/>
          <w:bCs/>
          <w:sz w:val="24"/>
          <w:szCs w:val="24"/>
        </w:rPr>
        <w:t>验收</w:t>
      </w:r>
    </w:p>
    <w:p w14:paraId="502FEF30"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59F7F401"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color w:val="000000"/>
          <w:sz w:val="24"/>
        </w:rPr>
        <w:t>项目初验</w:t>
      </w:r>
    </w:p>
    <w:p w14:paraId="1858B5F7" w14:textId="77777777" w:rsidR="007F7CC4"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1E4971EA" w14:textId="77777777" w:rsidR="007F7CC4"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乙方提交的初验材料以甲方、业主、甲方客户、监理单位和设计单位审核同意后组织初验。</w:t>
      </w:r>
    </w:p>
    <w:p w14:paraId="02A3E5CB" w14:textId="77777777" w:rsidR="007F7CC4"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乙方应对《初验报告》中提出的问题进行整改。整改完毕经甲方、业主、甲方客户、监理单位、设计单位审核确认后，初验阶段结束。</w:t>
      </w:r>
    </w:p>
    <w:p w14:paraId="64B350AB" w14:textId="77777777" w:rsidR="007F7CC4"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乙方应编写项目的施工及集成交付文档，需满足甲方、甲方客户、业主和监理单位要求。</w:t>
      </w:r>
    </w:p>
    <w:p w14:paraId="4E2AAB9B" w14:textId="77777777" w:rsidR="007F7CC4" w:rsidRDefault="00000000">
      <w:pPr>
        <w:pStyle w:val="aff0"/>
        <w:numPr>
          <w:ilvl w:val="3"/>
          <w:numId w:val="3"/>
        </w:numPr>
        <w:spacing w:line="360" w:lineRule="auto"/>
        <w:ind w:left="993" w:firstLineChars="0" w:hanging="567"/>
        <w:rPr>
          <w:rFonts w:ascii="宋体" w:hAnsi="宋体" w:cs="华文仿宋" w:hint="eastAsia"/>
          <w:b w:val="0"/>
          <w:bCs/>
          <w:sz w:val="24"/>
          <w:szCs w:val="24"/>
        </w:rPr>
      </w:pPr>
      <w:r>
        <w:rPr>
          <w:rFonts w:ascii="宋体" w:hAnsi="宋体" w:hint="eastAsia"/>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560630F9"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系统试运行</w:t>
      </w:r>
    </w:p>
    <w:p w14:paraId="4691AE3A"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业主项目整体初验合格后进入试运行期，系统正常运行60个日历天后试运行期结束。</w:t>
      </w:r>
    </w:p>
    <w:p w14:paraId="5DD5C4E1"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lastRenderedPageBreak/>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6CEED576"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217FF506"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所有相关安装调试通过后，施工道路、绿化按当地市政要求恢复到位。</w:t>
      </w:r>
    </w:p>
    <w:p w14:paraId="44E7A30C"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项目终验</w:t>
      </w:r>
    </w:p>
    <w:p w14:paraId="0566E239"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57015689"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如果甲方认为工程符合验收条件，乙方整理验收文档。验收工作由甲方、乙方、监理方、设计单位及其他相关单位联合进行。</w:t>
      </w:r>
    </w:p>
    <w:p w14:paraId="69619797"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验收应根据招标文件、设计文件及信息系统集成相关规范以及试运行状况等进行综合评估。</w:t>
      </w:r>
    </w:p>
    <w:p w14:paraId="6001632E"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如验收不合格的，乙方进行整改，直至验收合格。</w:t>
      </w:r>
    </w:p>
    <w:p w14:paraId="3046C80F"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系统移交</w:t>
      </w:r>
    </w:p>
    <w:p w14:paraId="2675B3F4"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终验后30个日历天内由甲乙双方组织进行系统移交的相关工作，经甲方确认后，移交工作完成。</w:t>
      </w:r>
    </w:p>
    <w:p w14:paraId="0C855C94" w14:textId="77777777" w:rsidR="007F7CC4" w:rsidRDefault="00000000">
      <w:pPr>
        <w:pStyle w:val="aff0"/>
        <w:numPr>
          <w:ilvl w:val="3"/>
          <w:numId w:val="3"/>
        </w:numPr>
        <w:spacing w:line="360" w:lineRule="auto"/>
        <w:ind w:left="1134" w:firstLineChars="0"/>
        <w:rPr>
          <w:rFonts w:ascii="宋体" w:hAnsi="宋体" w:cs="华文仿宋" w:hint="eastAsia"/>
          <w:b w:val="0"/>
          <w:bCs/>
          <w:sz w:val="24"/>
          <w:szCs w:val="24"/>
        </w:rPr>
      </w:pPr>
      <w:r>
        <w:rPr>
          <w:rFonts w:ascii="宋体" w:hAnsi="宋体" w:hint="eastAsia"/>
          <w:b w:val="0"/>
          <w:bCs/>
          <w:sz w:val="24"/>
        </w:rPr>
        <w:t>所有资料由乙方按照专业、按照类别装订成册，并应有相应的电子版文件一并提交，移交资料数量由业主指定。</w:t>
      </w:r>
    </w:p>
    <w:p w14:paraId="733D516F"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w:t>
      </w:r>
      <w:r>
        <w:rPr>
          <w:rFonts w:ascii="宋体" w:hAnsi="宋体" w:hint="eastAsia"/>
          <w:b w:val="0"/>
          <w:bCs/>
          <w:sz w:val="24"/>
        </w:rPr>
        <w:lastRenderedPageBreak/>
        <w:t>对甲方到货查验、初验或最终验收（竣工验收）等各阶段验收通过后，再进行对乙方的项目到货查验、初验或最终验收（竣工验收）等各阶段验收，由此引起的争议，甲方不承担任何违约责任。</w:t>
      </w:r>
    </w:p>
    <w:p w14:paraId="126A0DF5"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甲方在验收过程中，应当于双方约定的检验期间内将标的物的数量或质量不符合约定的情况及处理方式以书面方式通知乙方。</w:t>
      </w:r>
    </w:p>
    <w:p w14:paraId="09A62296"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乙方应在收到甲方书面异议后七个日历天内负责解决问题，否则将视为默认甲方提出的异议和处理意见。</w:t>
      </w:r>
    </w:p>
    <w:p w14:paraId="458978E8" w14:textId="77777777" w:rsidR="007F7CC4" w:rsidRDefault="00000000">
      <w:pPr>
        <w:pStyle w:val="aff0"/>
        <w:numPr>
          <w:ilvl w:val="2"/>
          <w:numId w:val="3"/>
        </w:numPr>
        <w:spacing w:line="360" w:lineRule="auto"/>
        <w:ind w:left="851" w:firstLineChars="0"/>
        <w:rPr>
          <w:rFonts w:ascii="宋体" w:hAnsi="宋体" w:cs="华文仿宋" w:hint="eastAsia"/>
          <w:b w:val="0"/>
          <w:bCs/>
          <w:sz w:val="24"/>
          <w:szCs w:val="24"/>
        </w:rPr>
      </w:pPr>
      <w:r>
        <w:rPr>
          <w:rFonts w:ascii="宋体" w:hAnsi="宋体" w:hint="eastAsia"/>
          <w:b w:val="0"/>
          <w:bCs/>
          <w:sz w:val="24"/>
        </w:rPr>
        <w:t>以上验收材料及要求以业主方最终书面要求为准。</w:t>
      </w:r>
    </w:p>
    <w:p w14:paraId="45F040C3" w14:textId="77777777" w:rsidR="007F7CC4" w:rsidRDefault="007F7CC4">
      <w:pPr>
        <w:spacing w:line="360" w:lineRule="auto"/>
        <w:ind w:left="284"/>
        <w:rPr>
          <w:rFonts w:ascii="宋体" w:hAnsi="宋体" w:cs="华文仿宋" w:hint="eastAsia"/>
          <w:b w:val="0"/>
          <w:bCs/>
          <w:sz w:val="24"/>
          <w:szCs w:val="24"/>
        </w:rPr>
      </w:pPr>
    </w:p>
    <w:p w14:paraId="2CF14292" w14:textId="77777777" w:rsidR="007F7CC4" w:rsidRDefault="00000000">
      <w:pPr>
        <w:pStyle w:val="aff0"/>
        <w:numPr>
          <w:ilvl w:val="0"/>
          <w:numId w:val="3"/>
        </w:numPr>
        <w:spacing w:line="360" w:lineRule="auto"/>
        <w:ind w:left="284" w:firstLineChars="0"/>
        <w:rPr>
          <w:rFonts w:ascii="宋体" w:cs="华文仿宋"/>
          <w:b w:val="0"/>
          <w:bCs/>
          <w:sz w:val="24"/>
          <w:szCs w:val="24"/>
        </w:rPr>
      </w:pPr>
      <w:r>
        <w:rPr>
          <w:rFonts w:ascii="宋体" w:hint="eastAsia"/>
          <w:b w:val="0"/>
        </w:rPr>
        <w:t>售后服务</w:t>
      </w:r>
    </w:p>
    <w:p w14:paraId="3E93AAB0"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本合同维保期自业主方终验合格且交付使用之日起计算，乙方提供</w:t>
      </w:r>
      <w:r>
        <w:rPr>
          <w:rFonts w:ascii="宋体" w:hAnsi="宋体" w:hint="eastAsia"/>
          <w:b w:val="0"/>
          <w:bCs/>
          <w:sz w:val="24"/>
          <w:szCs w:val="24"/>
          <w:u w:val="single"/>
        </w:rPr>
        <w:t xml:space="preserve"> 1  </w:t>
      </w:r>
      <w:r>
        <w:rPr>
          <w:rFonts w:ascii="宋体" w:hAnsi="宋体" w:hint="eastAsia"/>
          <w:b w:val="0"/>
          <w:bCs/>
          <w:sz w:val="24"/>
          <w:szCs w:val="24"/>
        </w:rPr>
        <w:t>年免费维保服务。</w:t>
      </w:r>
    </w:p>
    <w:p w14:paraId="4207FF00"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47CE6D67"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5547F06B"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在全部工程竣工验收前，已经发包人提前验收且验收合格的单位工程，其保修期的起算日期相应提前。</w:t>
      </w:r>
    </w:p>
    <w:p w14:paraId="43DF1735"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工程保修期终止后28天内，监理人签发保修期终止证书。</w:t>
      </w:r>
    </w:p>
    <w:p w14:paraId="608A1A07" w14:textId="77777777" w:rsidR="007F7CC4" w:rsidRDefault="007F7CC4">
      <w:pPr>
        <w:pStyle w:val="aff0"/>
        <w:spacing w:line="360" w:lineRule="auto"/>
        <w:ind w:left="567" w:firstLineChars="0" w:firstLine="0"/>
        <w:rPr>
          <w:rFonts w:ascii="宋体" w:cs="华文仿宋"/>
          <w:b w:val="0"/>
          <w:bCs/>
          <w:sz w:val="24"/>
          <w:szCs w:val="24"/>
        </w:rPr>
      </w:pPr>
    </w:p>
    <w:p w14:paraId="2D156D37" w14:textId="77777777" w:rsidR="007F7CC4" w:rsidRDefault="00000000">
      <w:pPr>
        <w:pStyle w:val="aff0"/>
        <w:numPr>
          <w:ilvl w:val="0"/>
          <w:numId w:val="3"/>
        </w:numPr>
        <w:spacing w:line="360" w:lineRule="auto"/>
        <w:ind w:left="284" w:firstLineChars="0"/>
        <w:rPr>
          <w:rFonts w:ascii="宋体" w:cs="华文仿宋"/>
          <w:b w:val="0"/>
          <w:bCs/>
          <w:szCs w:val="28"/>
        </w:rPr>
      </w:pPr>
      <w:r>
        <w:rPr>
          <w:rFonts w:ascii="宋体" w:hAnsi="宋体" w:cs="华文仿宋" w:hint="eastAsia"/>
          <w:b w:val="0"/>
          <w:bCs/>
          <w:szCs w:val="28"/>
        </w:rPr>
        <w:t>违约责任</w:t>
      </w:r>
    </w:p>
    <w:p w14:paraId="2A0B9553"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承包人违约</w:t>
      </w:r>
    </w:p>
    <w:p w14:paraId="196C496D" w14:textId="77777777" w:rsidR="007F7CC4"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承包人违约的情形</w:t>
      </w:r>
    </w:p>
    <w:p w14:paraId="6A499DE2"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253AC54A"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承包人的施工图、设计（包括设计变更、调整等）、承包人涉及</w:t>
      </w:r>
      <w:r>
        <w:rPr>
          <w:rFonts w:ascii="宋体" w:hAnsi="宋体" w:cs="华文仿宋" w:hint="eastAsia"/>
          <w:b w:val="0"/>
          <w:bCs/>
          <w:sz w:val="24"/>
          <w:szCs w:val="24"/>
        </w:rPr>
        <w:lastRenderedPageBreak/>
        <w:t>实施本工程相关的文件、实施和竣工的工程不符合我国相关法律、法规规定以及合同约定；</w:t>
      </w:r>
    </w:p>
    <w:p w14:paraId="5AAF67B8"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162AF4C2"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08FC7412"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57FD95DA"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366AB8B1"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373C38BD"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1C598DB8"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329E8444"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0644F5EE"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1E9B5B0B"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49007596"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31ABC4FF"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宋体" w:hint="eastAsia"/>
          <w:b w:val="0"/>
          <w:bCs/>
          <w:sz w:val="24"/>
          <w:szCs w:val="24"/>
        </w:rPr>
        <w:t>承包人违反以下条款的约定使用了不合格材料或工程设备，工程</w:t>
      </w:r>
      <w:r>
        <w:rPr>
          <w:rFonts w:ascii="宋体" w:hAnsi="宋体" w:cs="宋体" w:hint="eastAsia"/>
          <w:b w:val="0"/>
          <w:bCs/>
          <w:sz w:val="24"/>
          <w:szCs w:val="24"/>
        </w:rPr>
        <w:lastRenderedPageBreak/>
        <w:t>质量达不到标准要求，又拒绝清除不合格工程；</w:t>
      </w:r>
    </w:p>
    <w:p w14:paraId="25B14BBF"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1DB3A173"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0F45820F"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789B45A6"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承包人未能按合同进度计划及时完成合同约定的工作，造成工期延误；</w:t>
      </w:r>
    </w:p>
    <w:p w14:paraId="77CBE717"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由于承包人原因未能通过竣工试验或竣工后试验的；</w:t>
      </w:r>
    </w:p>
    <w:p w14:paraId="646D4BDF"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承包人在缺陷责任期内，未能对工程接收证书所列的缺陷清单的内容或缺陷责任期内发生的缺陷进行修复，而又拒绝按监理人指示再进行修补；</w:t>
      </w:r>
    </w:p>
    <w:p w14:paraId="5004A737"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承包人无法继续履行或明确表示不履行或实质上已停止履行合同；</w:t>
      </w:r>
    </w:p>
    <w:p w14:paraId="5D8FD6D3"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承包人未能按期开工；</w:t>
      </w:r>
    </w:p>
    <w:p w14:paraId="7231416E"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承包人违反以下条款规定，未按承诺或未按监理人的要求及时配备称职的主要管理人员、技术骨干；</w:t>
      </w:r>
    </w:p>
    <w:p w14:paraId="66A7FE90" w14:textId="77777777" w:rsidR="007F7CC4" w:rsidRDefault="00000000">
      <w:pPr>
        <w:pStyle w:val="aff0"/>
        <w:numPr>
          <w:ilvl w:val="0"/>
          <w:numId w:val="4"/>
        </w:numPr>
        <w:spacing w:line="360" w:lineRule="auto"/>
        <w:ind w:left="0" w:firstLineChars="236" w:firstLine="566"/>
        <w:rPr>
          <w:rFonts w:ascii="宋体" w:hAnsi="宋体" w:cs="宋体" w:hint="eastAsia"/>
          <w:b w:val="0"/>
          <w:bCs/>
          <w:sz w:val="24"/>
          <w:szCs w:val="24"/>
        </w:rPr>
      </w:pPr>
      <w:r>
        <w:rPr>
          <w:rFonts w:ascii="宋体" w:hAnsi="宋体" w:cs="宋体" w:hint="eastAsia"/>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6" w:name="OLE_LINK5"/>
      <w:r>
        <w:rPr>
          <w:rFonts w:ascii="宋体" w:hAnsi="宋体" w:cs="宋体" w:hint="eastAsia"/>
          <w:b w:val="0"/>
          <w:bCs/>
          <w:sz w:val="24"/>
          <w:szCs w:val="24"/>
        </w:rPr>
        <w:t>业主项目相关</w:t>
      </w:r>
      <w:bookmarkEnd w:id="6"/>
      <w:r>
        <w:rPr>
          <w:rFonts w:ascii="宋体" w:hAnsi="宋体" w:cs="宋体" w:hint="eastAsia"/>
          <w:b w:val="0"/>
          <w:bCs/>
          <w:sz w:val="24"/>
          <w:szCs w:val="24"/>
        </w:rPr>
        <w:t>规定执行。</w:t>
      </w:r>
    </w:p>
    <w:p w14:paraId="55DDBFD7"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371579AA"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w:t>
      </w:r>
      <w:r>
        <w:rPr>
          <w:rFonts w:ascii="宋体" w:hAnsi="宋体" w:cs="宋体" w:hint="eastAsia"/>
          <w:b w:val="0"/>
          <w:bCs/>
          <w:sz w:val="24"/>
          <w:szCs w:val="24"/>
        </w:rPr>
        <w:lastRenderedPageBreak/>
        <w:t>事设计所必需的经验与能力。</w:t>
      </w:r>
    </w:p>
    <w:p w14:paraId="4DE95170"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0AE617FF" w14:textId="77777777" w:rsidR="007F7CC4"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3833511A"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23BB2684"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经监理人和发包人检查，发现承包人有安全问题或有违反安全管理规章制度的情况；</w:t>
      </w:r>
    </w:p>
    <w:p w14:paraId="5DC16826"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承包人不按合同约定履行义务的其他情况。</w:t>
      </w:r>
    </w:p>
    <w:p w14:paraId="5FC55D9C" w14:textId="77777777" w:rsidR="007F7CC4"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对承包人违约的处理</w:t>
      </w:r>
    </w:p>
    <w:p w14:paraId="31A5016A"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承包人发生第5.1.1.6条约定的违约情况时，按照发包人要求中的未能通过竣工/竣工后试验的损害进行赔偿。发生延期的，承包人应承担延期责任。</w:t>
      </w:r>
    </w:p>
    <w:p w14:paraId="22340DE3"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420570CA"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65C4DF7B"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承包人发生第5.1.1.2、5.1.1.8条约定的违约情况时，发包人可通知承包人立即解除合同，并按有关法律处理。除本合同其他约定和有关责任外，承包人还应按本合同总价款的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4CBE5351"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承包人发生除第5.1.1.8条约定以外的其他违约情况时，监理人可向承包人发出整改通知，要求其在指定的期限内改正。承包人应</w:t>
      </w:r>
      <w:r>
        <w:rPr>
          <w:rFonts w:ascii="宋体" w:hAnsi="宋体" w:cs="华文仿宋" w:hint="eastAsia"/>
          <w:b w:val="0"/>
          <w:bCs/>
          <w:sz w:val="24"/>
          <w:szCs w:val="24"/>
        </w:rPr>
        <w:lastRenderedPageBreak/>
        <w:t>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3C8F17E7" w14:textId="77777777" w:rsidR="007F7CC4" w:rsidRDefault="00000000">
      <w:pPr>
        <w:spacing w:line="360" w:lineRule="auto"/>
        <w:ind w:left="1260" w:firstLine="420"/>
        <w:rPr>
          <w:rFonts w:ascii="宋体" w:cs="华文仿宋"/>
          <w:b w:val="0"/>
          <w:bCs/>
          <w:sz w:val="24"/>
          <w:szCs w:val="24"/>
        </w:rPr>
      </w:pPr>
      <w:r>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894CBB6" w14:textId="77777777" w:rsidR="007F7CC4" w:rsidRDefault="00000000">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5F57FA4E" w14:textId="77777777" w:rsidR="007F7CC4"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4D2A5F79" w14:textId="77777777" w:rsidR="007F7CC4"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其它违约行为。</w:t>
      </w:r>
    </w:p>
    <w:p w14:paraId="6D9D7654"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4CD15865"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1638F97B"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2C78E8B"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CB44070"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④严重违约责任。承包人违反本合同的约定须承担严重违约责任时，必须向发包人交纳违约金人民币5万元/次。</w:t>
      </w:r>
    </w:p>
    <w:p w14:paraId="0A18EFA5"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79AE3014"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2A7776BD"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4412F3B9" w14:textId="77777777" w:rsidR="007F7CC4"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261CC97D" w14:textId="77777777" w:rsidR="007F7CC4" w:rsidRDefault="00000000">
      <w:pPr>
        <w:pStyle w:val="aff0"/>
        <w:numPr>
          <w:ilvl w:val="3"/>
          <w:numId w:val="3"/>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396A8C9D" w14:textId="77777777" w:rsidR="007F7CC4" w:rsidRDefault="0000000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47A13276"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0E19A107" w14:textId="77777777" w:rsidR="007F7CC4"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084339F3"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1612DFCB"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6D203148"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070F7C63"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C.单宗或批次材料价值在200万元以上的，发包人有权部分解除合同或解除合同，并要求承包人赔偿发包人由此遭受的实际损失。</w:t>
      </w:r>
    </w:p>
    <w:p w14:paraId="7823A4B9"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0A734758"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0384B172"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149817EA" w14:textId="77777777" w:rsidR="007F7CC4"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29DA3A03"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33F03BF0"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22383E88"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62C3A0CD"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w:t>
      </w:r>
      <w:r>
        <w:rPr>
          <w:rFonts w:ascii="宋体" w:hAnsi="宋体" w:cs="华文仿宋" w:hint="eastAsia"/>
          <w:b w:val="0"/>
          <w:bCs/>
          <w:sz w:val="24"/>
          <w:szCs w:val="24"/>
        </w:rPr>
        <w:lastRenderedPageBreak/>
        <w:t>违约金，违约金的数额不得低于5万元；</w:t>
      </w:r>
    </w:p>
    <w:p w14:paraId="05FCB78F"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4B1AAFAE"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59D29208"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7E39255A"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715AF5D6"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49961498" w14:textId="77777777" w:rsidR="007F7CC4"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1DA0DCD1"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3F441059"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133F8AE"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31D7F697" w14:textId="77777777" w:rsidR="007F7CC4"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451BCE5B"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56C8482F" w14:textId="77777777" w:rsidR="007F7CC4"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5C8605B8" w14:textId="77777777" w:rsidR="007F7CC4" w:rsidRDefault="00000000">
      <w:pPr>
        <w:pStyle w:val="aff0"/>
        <w:numPr>
          <w:ilvl w:val="0"/>
          <w:numId w:val="5"/>
        </w:numPr>
        <w:snapToGrid w:val="0"/>
        <w:spacing w:line="360" w:lineRule="auto"/>
        <w:ind w:left="0" w:firstLineChars="0" w:firstLine="567"/>
        <w:rPr>
          <w:rFonts w:ascii="宋体" w:hAnsi="宋体" w:cs="华文仿宋" w:hint="eastAsia"/>
          <w:b w:val="0"/>
          <w:bCs/>
          <w:sz w:val="24"/>
          <w:szCs w:val="24"/>
        </w:rPr>
      </w:pPr>
      <w:r>
        <w:rPr>
          <w:rFonts w:ascii="宋体" w:hAnsi="宋体" w:cs="华文仿宋" w:hint="eastAsia"/>
          <w:b w:val="0"/>
          <w:bCs/>
          <w:sz w:val="24"/>
          <w:szCs w:val="24"/>
        </w:rPr>
        <w:t>承包人违反第</w:t>
      </w:r>
      <w:bookmarkStart w:id="7" w:name="_Hlk201848726"/>
      <w:r>
        <w:rPr>
          <w:rFonts w:ascii="宋体" w:hAnsi="宋体" w:cs="华文仿宋" w:hint="eastAsia"/>
          <w:b w:val="0"/>
          <w:bCs/>
          <w:sz w:val="24"/>
          <w:szCs w:val="24"/>
        </w:rPr>
        <w:t>5.1.1.10</w:t>
      </w:r>
      <w:bookmarkEnd w:id="7"/>
      <w:r>
        <w:rPr>
          <w:rFonts w:ascii="宋体" w:hAnsi="宋体" w:cs="华文仿宋" w:hint="eastAsia"/>
          <w:b w:val="0"/>
          <w:bCs/>
          <w:sz w:val="24"/>
          <w:szCs w:val="24"/>
        </w:rPr>
        <w:t>条约定的（除专用条款已相应作出约定的），每发现一例，承包人必须按照总监理工程师或者发包人的指令限期改正；承包人拒</w:t>
      </w:r>
      <w:r>
        <w:rPr>
          <w:rFonts w:ascii="宋体" w:hAnsi="宋体" w:cs="华文仿宋" w:hint="eastAsia"/>
          <w:b w:val="0"/>
          <w:bCs/>
          <w:sz w:val="24"/>
          <w:szCs w:val="24"/>
        </w:rPr>
        <w:lastRenderedPageBreak/>
        <w:t>不限期改正的，必须承担严重违约责任，直至部分或全部解除合同。</w:t>
      </w:r>
    </w:p>
    <w:p w14:paraId="1C964B19"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4CCBBD19"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F2238B5" w14:textId="77777777" w:rsidR="007F7CC4"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1EE63C51" w14:textId="77777777" w:rsidR="007F7CC4"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01A4AAA0" w14:textId="77777777" w:rsidR="007F7CC4"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因承包人违约解除合同</w:t>
      </w:r>
    </w:p>
    <w:p w14:paraId="25325C45"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180A99FD" w14:textId="77777777" w:rsidR="007F7CC4"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发包人发出合同解除通知后的估价、付款和结清</w:t>
      </w:r>
    </w:p>
    <w:p w14:paraId="69C2327F" w14:textId="77777777" w:rsidR="007F7CC4" w:rsidRDefault="00000000">
      <w:pPr>
        <w:pStyle w:val="aff0"/>
        <w:numPr>
          <w:ilvl w:val="3"/>
          <w:numId w:val="3"/>
        </w:numPr>
        <w:spacing w:line="360" w:lineRule="auto"/>
        <w:ind w:left="1276" w:firstLineChars="0"/>
        <w:rPr>
          <w:rFonts w:ascii="宋体" w:cs="华文仿宋"/>
          <w:b w:val="0"/>
          <w:bCs/>
          <w:sz w:val="24"/>
          <w:szCs w:val="24"/>
        </w:rPr>
      </w:pPr>
      <w:bookmarkStart w:id="8" w:name="OLE_LINK8"/>
      <w:r>
        <w:rPr>
          <w:rFonts w:ascii="宋体" w:hAnsi="宋体" w:cs="华文仿宋" w:hint="eastAsia"/>
          <w:b w:val="0"/>
          <w:bCs/>
          <w:sz w:val="24"/>
          <w:szCs w:val="24"/>
        </w:rPr>
        <w:t>承包人收到发包人解除合同通知后28天内，监理人按</w:t>
      </w:r>
      <w:bookmarkEnd w:id="8"/>
      <w:r>
        <w:rPr>
          <w:rFonts w:ascii="宋体" w:hAnsi="宋体" w:cs="华文仿宋" w:hint="eastAsia"/>
          <w:b w:val="0"/>
          <w:bCs/>
          <w:sz w:val="24"/>
          <w:szCs w:val="24"/>
        </w:rPr>
        <w:t>业主项目相关规定商定或确定承包人实际完成工作的价值，包括发包人扣留承包人的材料、设备及临时设施和承包人已提供的设计、材料、施工设备、工程设备、临时工程等的价值。</w:t>
      </w:r>
    </w:p>
    <w:p w14:paraId="5A182171"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发包人发出解除合同通知后，发包人有权暂停对承包人的一切付</w:t>
      </w:r>
      <w:r>
        <w:rPr>
          <w:rFonts w:ascii="宋体" w:hAnsi="宋体" w:cs="华文仿宋" w:hint="eastAsia"/>
          <w:b w:val="0"/>
          <w:bCs/>
          <w:sz w:val="24"/>
          <w:szCs w:val="24"/>
        </w:rPr>
        <w:lastRenderedPageBreak/>
        <w:t>款，查清各项付款和已扣款金额，包括承包人应支付的违约金。</w:t>
      </w:r>
    </w:p>
    <w:p w14:paraId="6AC7D267"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发包人发出解除合同通知后，发包人有权向承包人索赔由于解除合同给发包人造成的损失。</w:t>
      </w:r>
    </w:p>
    <w:p w14:paraId="0EDF97E8"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合同双方确认合同价款后，发包人颁发最终结清付款证书，并结清全部合同款项。</w:t>
      </w:r>
    </w:p>
    <w:p w14:paraId="32D354B5" w14:textId="77777777" w:rsidR="007F7CC4" w:rsidRDefault="00000000">
      <w:pPr>
        <w:pStyle w:val="aff0"/>
        <w:numPr>
          <w:ilvl w:val="3"/>
          <w:numId w:val="3"/>
        </w:numPr>
        <w:spacing w:line="360" w:lineRule="auto"/>
        <w:ind w:left="1276" w:firstLineChars="0"/>
        <w:rPr>
          <w:rFonts w:ascii="宋体" w:cs="华文仿宋"/>
          <w:b w:val="0"/>
          <w:bCs/>
          <w:sz w:val="24"/>
          <w:szCs w:val="24"/>
        </w:rPr>
      </w:pPr>
      <w:r>
        <w:rPr>
          <w:rFonts w:ascii="宋体" w:hAnsi="宋体" w:cs="华文仿宋" w:hint="eastAsia"/>
          <w:b w:val="0"/>
          <w:bCs/>
          <w:sz w:val="24"/>
          <w:szCs w:val="24"/>
        </w:rPr>
        <w:t>发包人和承包人未能就解除合同后的结清达成一致而形成争议的，按如下约定执行。</w:t>
      </w:r>
    </w:p>
    <w:p w14:paraId="70656AC9"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7DBE8259" w14:textId="77777777" w:rsidR="007F7CC4"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协议利益的转让</w:t>
      </w:r>
    </w:p>
    <w:p w14:paraId="109B8EBD"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3ABFAC9F"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664E1FEF" w14:textId="77777777" w:rsidR="007F7CC4"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紧急情况下无能力或不愿进行抢救</w:t>
      </w:r>
    </w:p>
    <w:p w14:paraId="5E2BFB4C" w14:textId="77777777" w:rsidR="007F7CC4"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58548CE4" w14:textId="77777777" w:rsidR="007F7CC4" w:rsidRDefault="00000000">
      <w:pPr>
        <w:pStyle w:val="aff0"/>
        <w:numPr>
          <w:ilvl w:val="2"/>
          <w:numId w:val="3"/>
        </w:numPr>
        <w:spacing w:line="360" w:lineRule="auto"/>
        <w:ind w:left="993" w:firstLineChars="0"/>
        <w:rPr>
          <w:rFonts w:ascii="宋体" w:cs="华文仿宋"/>
          <w:b w:val="0"/>
          <w:bCs/>
          <w:sz w:val="24"/>
          <w:szCs w:val="24"/>
        </w:rPr>
      </w:pPr>
      <w:r>
        <w:rPr>
          <w:rFonts w:ascii="宋体" w:hAnsi="宋体" w:cs="华文仿宋" w:hint="eastAsia"/>
          <w:b w:val="0"/>
          <w:bCs/>
          <w:sz w:val="24"/>
          <w:szCs w:val="24"/>
        </w:rPr>
        <w:t>费用承担</w:t>
      </w:r>
    </w:p>
    <w:p w14:paraId="3EADF174" w14:textId="77777777" w:rsidR="007F7CC4"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3214B4D3"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如乙方原因造成甲方损失的，或致甲方对业主、甲方客户或第三方赔偿的，甲方有权要求乙方负责全额赔偿。除乙方相关承担违约金外，由乙方承担</w:t>
      </w:r>
      <w:r>
        <w:rPr>
          <w:rFonts w:ascii="宋体" w:hAnsi="宋体" w:hint="eastAsia"/>
          <w:b w:val="0"/>
          <w:bCs/>
          <w:sz w:val="24"/>
          <w:szCs w:val="24"/>
        </w:rPr>
        <w:lastRenderedPageBreak/>
        <w:t>由此造成的甲方一切损失(包括但不限于甲方对业主、甲方客户或第三方的所有赔偿)。</w:t>
      </w:r>
    </w:p>
    <w:p w14:paraId="5F69D9A4"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7ACF645B" w14:textId="77777777" w:rsidR="007F7CC4" w:rsidRDefault="007F7CC4">
      <w:pPr>
        <w:pStyle w:val="aff0"/>
        <w:spacing w:line="360" w:lineRule="auto"/>
        <w:ind w:left="284" w:firstLineChars="0" w:firstLine="0"/>
        <w:rPr>
          <w:rFonts w:ascii="宋体" w:cs="华文仿宋"/>
          <w:b w:val="0"/>
          <w:bCs/>
          <w:sz w:val="24"/>
          <w:szCs w:val="24"/>
        </w:rPr>
      </w:pPr>
    </w:p>
    <w:p w14:paraId="0149F9F6" w14:textId="77777777" w:rsidR="007F7CC4" w:rsidRDefault="00000000">
      <w:pPr>
        <w:pStyle w:val="aff0"/>
        <w:numPr>
          <w:ilvl w:val="0"/>
          <w:numId w:val="3"/>
        </w:numPr>
        <w:spacing w:line="360" w:lineRule="auto"/>
        <w:ind w:left="284" w:firstLineChars="0"/>
        <w:rPr>
          <w:rFonts w:ascii="宋体" w:cs="华文仿宋"/>
          <w:b w:val="0"/>
          <w:bCs/>
          <w:szCs w:val="28"/>
        </w:rPr>
      </w:pPr>
      <w:r>
        <w:rPr>
          <w:rFonts w:ascii="宋体" w:cs="华文仿宋" w:hint="eastAsia"/>
          <w:b w:val="0"/>
          <w:bCs/>
          <w:szCs w:val="28"/>
        </w:rPr>
        <w:t>保密条款</w:t>
      </w:r>
    </w:p>
    <w:p w14:paraId="0E07126F"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405AEB6A"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保密期限不受本合同期限的限制，在本合同履行完毕后叁年内，保密信息接受方仍应承担保密义务。</w:t>
      </w:r>
    </w:p>
    <w:p w14:paraId="7B062499"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知识产权等一切成果的所有权：全部归甲方所有。未经甲方允许，其他任何人不得将成果全部或部分泄露或提供给第三方。</w:t>
      </w:r>
    </w:p>
    <w:p w14:paraId="35B6F712" w14:textId="77777777" w:rsidR="007F7CC4" w:rsidRDefault="007F7CC4">
      <w:pPr>
        <w:spacing w:line="360" w:lineRule="auto"/>
        <w:rPr>
          <w:rFonts w:ascii="宋体" w:cs="华文仿宋"/>
          <w:b w:val="0"/>
          <w:bCs/>
          <w:sz w:val="24"/>
          <w:szCs w:val="24"/>
        </w:rPr>
      </w:pPr>
    </w:p>
    <w:p w14:paraId="4731402F" w14:textId="77777777" w:rsidR="007F7CC4" w:rsidRDefault="00000000">
      <w:pPr>
        <w:pStyle w:val="aff0"/>
        <w:numPr>
          <w:ilvl w:val="0"/>
          <w:numId w:val="3"/>
        </w:numPr>
        <w:spacing w:line="360" w:lineRule="auto"/>
        <w:ind w:left="284" w:firstLineChars="0"/>
        <w:rPr>
          <w:rFonts w:ascii="宋体" w:cs="华文仿宋"/>
          <w:b w:val="0"/>
          <w:bCs/>
          <w:sz w:val="24"/>
          <w:szCs w:val="24"/>
        </w:rPr>
      </w:pPr>
      <w:bookmarkStart w:id="9" w:name="_Toc101956028"/>
      <w:bookmarkStart w:id="10" w:name="_Toc101956320"/>
      <w:bookmarkStart w:id="11" w:name="_Toc101956033"/>
      <w:bookmarkStart w:id="12" w:name="_Toc101955935"/>
      <w:bookmarkStart w:id="13" w:name="_Toc101955941"/>
      <w:bookmarkStart w:id="14" w:name="_Toc101958009"/>
      <w:bookmarkStart w:id="15" w:name="_Toc101957998"/>
      <w:bookmarkStart w:id="16" w:name="_Toc101955762"/>
      <w:bookmarkStart w:id="17" w:name="_Toc101956410"/>
      <w:bookmarkStart w:id="18" w:name="_Toc101956403"/>
      <w:bookmarkStart w:id="19" w:name="_Toc101956408"/>
      <w:bookmarkStart w:id="20" w:name="_Toc101955509"/>
      <w:bookmarkStart w:id="21" w:name="_Toc101955889"/>
      <w:bookmarkStart w:id="22" w:name="_Toc101955649"/>
      <w:bookmarkStart w:id="23" w:name="_Toc101955550"/>
      <w:bookmarkStart w:id="24" w:name="_Toc101955930"/>
      <w:bookmarkStart w:id="25" w:name="_Toc101956366"/>
      <w:bookmarkStart w:id="26" w:name="_Toc101955695"/>
      <w:bookmarkStart w:id="27" w:name="_Toc101956359"/>
      <w:bookmarkStart w:id="28" w:name="_Toc101955514"/>
      <w:bookmarkStart w:id="29" w:name="_Toc101955767"/>
      <w:bookmarkStart w:id="30" w:name="_Toc101955688"/>
      <w:bookmarkStart w:id="31" w:name="_Toc101955647"/>
      <w:bookmarkStart w:id="32" w:name="_Toc101958005"/>
      <w:bookmarkStart w:id="33" w:name="_Toc101955700"/>
      <w:bookmarkStart w:id="34" w:name="_Toc101955557"/>
      <w:bookmarkStart w:id="35" w:name="_Toc101958003"/>
      <w:bookmarkStart w:id="36" w:name="_Toc101955884"/>
      <w:bookmarkStart w:id="37" w:name="_Toc101956414"/>
      <w:bookmarkStart w:id="38" w:name="_Toc101956313"/>
      <w:bookmarkStart w:id="39" w:name="_Toc101955555"/>
      <w:bookmarkStart w:id="40" w:name="_Toc101955642"/>
      <w:bookmarkStart w:id="41" w:name="_Toc101955755"/>
      <w:bookmarkStart w:id="42" w:name="_Toc101955516"/>
      <w:bookmarkStart w:id="43" w:name="_Toc101956370"/>
      <w:bookmarkStart w:id="44" w:name="_Toc101955760"/>
      <w:bookmarkStart w:id="45" w:name="_Toc101956318"/>
      <w:bookmarkStart w:id="46" w:name="_Toc101955654"/>
      <w:bookmarkStart w:id="47" w:name="_Toc101956021"/>
      <w:bookmarkStart w:id="48" w:name="_Toc101955896"/>
      <w:bookmarkStart w:id="49" w:name="_Toc101956364"/>
      <w:bookmarkStart w:id="50" w:name="_Toc101956032"/>
      <w:bookmarkStart w:id="51" w:name="_Toc101956026"/>
      <w:bookmarkStart w:id="52" w:name="_Toc101955937"/>
      <w:bookmarkStart w:id="53" w:name="_Toc101955693"/>
      <w:bookmarkStart w:id="54" w:name="_Toc101955891"/>
      <w:bookmarkStart w:id="55" w:name="_Toc101956324"/>
      <w:bookmarkStart w:id="56" w:name="_Toc94607893"/>
      <w:bookmarkStart w:id="57" w:name="_Toc101955705"/>
      <w:bookmarkStart w:id="58" w:name="_Toc101955772"/>
      <w:bookmarkStart w:id="59" w:name="_Toc101955901"/>
      <w:bookmarkStart w:id="60" w:name="_Toc101955659"/>
      <w:bookmarkStart w:id="61" w:name="_Toc101956038"/>
      <w:bookmarkStart w:id="62" w:name="_Toc308010950"/>
      <w:bookmarkStart w:id="63" w:name="_Toc94616983"/>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Pr>
          <w:rFonts w:ascii="宋体" w:hint="eastAsia"/>
          <w:b w:val="0"/>
        </w:rPr>
        <w:t>法律适用及争议解决</w:t>
      </w:r>
      <w:bookmarkEnd w:id="56"/>
      <w:bookmarkEnd w:id="57"/>
      <w:bookmarkEnd w:id="58"/>
      <w:bookmarkEnd w:id="59"/>
      <w:bookmarkEnd w:id="60"/>
      <w:bookmarkEnd w:id="61"/>
      <w:bookmarkEnd w:id="62"/>
      <w:bookmarkEnd w:id="63"/>
    </w:p>
    <w:p w14:paraId="47783253"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本合同按中华人民共和国法律解释，受中华人民共和国法律管辖。</w:t>
      </w:r>
    </w:p>
    <w:p w14:paraId="692F7F87"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5E3C5507" w14:textId="77777777" w:rsidR="007F7CC4" w:rsidRDefault="007F7CC4">
      <w:pPr>
        <w:pStyle w:val="aff0"/>
        <w:spacing w:line="360" w:lineRule="auto"/>
        <w:ind w:left="284" w:firstLineChars="0" w:firstLine="0"/>
        <w:rPr>
          <w:rFonts w:ascii="宋体" w:cs="华文仿宋"/>
          <w:b w:val="0"/>
          <w:bCs/>
          <w:sz w:val="24"/>
          <w:szCs w:val="24"/>
        </w:rPr>
      </w:pPr>
    </w:p>
    <w:p w14:paraId="4B96D877" w14:textId="77777777" w:rsidR="007F7CC4" w:rsidRDefault="00000000">
      <w:pPr>
        <w:pStyle w:val="aff0"/>
        <w:numPr>
          <w:ilvl w:val="0"/>
          <w:numId w:val="3"/>
        </w:numPr>
        <w:spacing w:line="360" w:lineRule="auto"/>
        <w:ind w:left="284" w:firstLineChars="0"/>
        <w:rPr>
          <w:rFonts w:ascii="宋体" w:cs="华文仿宋"/>
          <w:b w:val="0"/>
          <w:bCs/>
          <w:sz w:val="24"/>
          <w:szCs w:val="24"/>
        </w:rPr>
      </w:pPr>
      <w:bookmarkStart w:id="64" w:name="_Toc141851057"/>
      <w:bookmarkStart w:id="65" w:name="_Toc101956040"/>
      <w:bookmarkStart w:id="66" w:name="_Toc308010952"/>
      <w:bookmarkStart w:id="67" w:name="_Toc101955774"/>
      <w:bookmarkStart w:id="68" w:name="_Toc101955661"/>
      <w:bookmarkStart w:id="69" w:name="_Toc93137849"/>
      <w:bookmarkStart w:id="70" w:name="_Toc101955903"/>
      <w:bookmarkStart w:id="71" w:name="_Toc101955707"/>
      <w:bookmarkStart w:id="72" w:name="_Toc94616985"/>
      <w:bookmarkStart w:id="73" w:name="_Toc94496263"/>
      <w:bookmarkEnd w:id="64"/>
      <w:r>
        <w:rPr>
          <w:rFonts w:ascii="宋体" w:hint="eastAsia"/>
          <w:b w:val="0"/>
        </w:rPr>
        <w:t>不可抗力</w:t>
      </w:r>
      <w:bookmarkEnd w:id="65"/>
      <w:bookmarkEnd w:id="66"/>
      <w:bookmarkEnd w:id="67"/>
      <w:bookmarkEnd w:id="68"/>
      <w:bookmarkEnd w:id="69"/>
      <w:bookmarkEnd w:id="70"/>
      <w:bookmarkEnd w:id="71"/>
      <w:bookmarkEnd w:id="72"/>
      <w:bookmarkEnd w:id="73"/>
    </w:p>
    <w:p w14:paraId="74FB2EC9" w14:textId="77777777" w:rsidR="007F7CC4" w:rsidRDefault="00000000">
      <w:pPr>
        <w:pStyle w:val="aff0"/>
        <w:numPr>
          <w:ilvl w:val="1"/>
          <w:numId w:val="3"/>
        </w:numPr>
        <w:spacing w:line="360" w:lineRule="auto"/>
        <w:ind w:firstLineChars="0"/>
        <w:rPr>
          <w:rFonts w:ascii="宋体" w:cs="华文仿宋"/>
          <w:b w:val="0"/>
          <w:bCs/>
          <w:sz w:val="24"/>
          <w:szCs w:val="24"/>
        </w:rPr>
      </w:pPr>
      <w:r>
        <w:rPr>
          <w:rFonts w:ascii="宋体" w:hAnsi="宋体" w:hint="eastAsia"/>
          <w:b w:val="0"/>
          <w:bCs/>
          <w:sz w:val="24"/>
          <w:szCs w:val="24"/>
        </w:rPr>
        <w:t>由于不能预见、不能克服、不能避免的不可抗力事件一方遭受经济损失或致使本合同不能履行或不能完全履行时，一方对另一方的损失不承</w:t>
      </w:r>
      <w:r>
        <w:rPr>
          <w:rFonts w:ascii="宋体" w:hAnsi="宋体" w:hint="eastAsia"/>
          <w:b w:val="0"/>
          <w:bCs/>
          <w:sz w:val="24"/>
          <w:szCs w:val="24"/>
        </w:rPr>
        <w:lastRenderedPageBreak/>
        <w:t>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633EC1E3" w14:textId="77777777" w:rsidR="007F7CC4" w:rsidRDefault="007F7CC4">
      <w:pPr>
        <w:spacing w:line="360" w:lineRule="auto"/>
        <w:rPr>
          <w:rFonts w:ascii="宋体" w:cs="华文仿宋"/>
          <w:b w:val="0"/>
          <w:bCs/>
          <w:sz w:val="24"/>
          <w:szCs w:val="24"/>
        </w:rPr>
      </w:pPr>
    </w:p>
    <w:p w14:paraId="79A11ED1" w14:textId="77777777" w:rsidR="007F7CC4" w:rsidRDefault="00000000">
      <w:pPr>
        <w:pStyle w:val="aff0"/>
        <w:numPr>
          <w:ilvl w:val="0"/>
          <w:numId w:val="3"/>
        </w:numPr>
        <w:spacing w:line="360" w:lineRule="auto"/>
        <w:ind w:left="284" w:firstLineChars="0"/>
        <w:rPr>
          <w:rFonts w:ascii="宋体" w:cs="华文仿宋"/>
          <w:b w:val="0"/>
          <w:bCs/>
          <w:sz w:val="24"/>
          <w:szCs w:val="24"/>
        </w:rPr>
      </w:pPr>
      <w:bookmarkStart w:id="74" w:name="_Toc101956043"/>
      <w:bookmarkStart w:id="75" w:name="_Toc101955906"/>
      <w:bookmarkStart w:id="76" w:name="_Toc101955777"/>
      <w:bookmarkStart w:id="77" w:name="_Toc308010954"/>
      <w:bookmarkStart w:id="78" w:name="_Toc101955664"/>
      <w:bookmarkStart w:id="79" w:name="_Toc94616988"/>
      <w:bookmarkStart w:id="80" w:name="_Toc93220495"/>
      <w:bookmarkStart w:id="81" w:name="_Toc101955710"/>
      <w:bookmarkStart w:id="82" w:name="_Toc93821629"/>
      <w:r>
        <w:rPr>
          <w:rFonts w:ascii="宋体" w:hint="eastAsia"/>
          <w:b w:val="0"/>
        </w:rPr>
        <w:t>通知与送达</w:t>
      </w:r>
    </w:p>
    <w:p w14:paraId="352833B5"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254834A"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5F3D943C"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双方将按如下规定确定通知被视为正式送达的日期：</w:t>
      </w:r>
    </w:p>
    <w:p w14:paraId="586CA048" w14:textId="77777777" w:rsidR="007F7CC4"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双方或司法机关以专人递送的，接收人签收之日视为送达；</w:t>
      </w:r>
    </w:p>
    <w:p w14:paraId="5A4DC5DE" w14:textId="77777777" w:rsidR="007F7CC4"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74ACBC13" w14:textId="77777777" w:rsidR="007F7CC4"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21B80A5C" w14:textId="77777777" w:rsidR="007F7CC4" w:rsidRDefault="00000000">
      <w:pPr>
        <w:pStyle w:val="aff0"/>
        <w:numPr>
          <w:ilvl w:val="2"/>
          <w:numId w:val="3"/>
        </w:numPr>
        <w:spacing w:line="360" w:lineRule="auto"/>
        <w:ind w:left="851" w:firstLineChars="0"/>
        <w:rPr>
          <w:rFonts w:ascii="宋体" w:cs="华文仿宋"/>
          <w:b w:val="0"/>
          <w:bCs/>
          <w:sz w:val="24"/>
          <w:szCs w:val="24"/>
        </w:rPr>
      </w:pPr>
      <w:r>
        <w:rPr>
          <w:rFonts w:ascii="宋体" w:hAnsi="宋体" w:hint="eastAsia"/>
          <w:b w:val="0"/>
          <w:bCs/>
          <w:color w:val="000000"/>
          <w:sz w:val="24"/>
          <w:szCs w:val="24"/>
        </w:rPr>
        <w:t>双方或司法机关以手机短信、微信、电子邮件送达的，消息成功发送并未被系统退回即视为有效送达。</w:t>
      </w:r>
    </w:p>
    <w:p w14:paraId="2C721CCD"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color w:val="000000"/>
          <w:sz w:val="24"/>
          <w:szCs w:val="24"/>
        </w:rPr>
        <w:t>各方地址与指定联系方式如下：</w:t>
      </w:r>
    </w:p>
    <w:p w14:paraId="30C7B2D9"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78250885"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名称：【江苏天安智联科技股份有限公司】</w:t>
      </w:r>
    </w:p>
    <w:p w14:paraId="3FC4C06A"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地址：【无锡市锡山区安镇街道春风南路2号智行科创园8幢3单元1404号办公楼】</w:t>
      </w:r>
    </w:p>
    <w:p w14:paraId="7A168423"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b w:val="0"/>
          <w:bCs/>
          <w:sz w:val="24"/>
          <w:szCs w:val="24"/>
        </w:rPr>
        <w:t>13913148888</w:t>
      </w:r>
      <w:r>
        <w:rPr>
          <w:rFonts w:ascii="宋体" w:hAnsi="宋体" w:hint="eastAsia"/>
          <w:b w:val="0"/>
          <w:bCs/>
          <w:color w:val="000000"/>
          <w:sz w:val="24"/>
          <w:szCs w:val="24"/>
        </w:rPr>
        <w:t xml:space="preserve">】                     </w:t>
      </w:r>
    </w:p>
    <w:p w14:paraId="4CD8268E"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Pr>
          <w:rFonts w:hint="eastAsia"/>
          <w:b w:val="0"/>
          <w:bCs/>
          <w:sz w:val="24"/>
          <w:szCs w:val="24"/>
        </w:rPr>
        <w:t>杨勇</w:t>
      </w:r>
      <w:r>
        <w:rPr>
          <w:rFonts w:ascii="宋体" w:hAnsi="宋体" w:hint="eastAsia"/>
          <w:b w:val="0"/>
          <w:bCs/>
          <w:color w:val="000000"/>
          <w:sz w:val="24"/>
          <w:szCs w:val="24"/>
        </w:rPr>
        <w:t xml:space="preserve">】                    </w:t>
      </w:r>
    </w:p>
    <w:p w14:paraId="1B4BE889"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微信：【</w:t>
      </w:r>
      <w:r>
        <w:rPr>
          <w:rFonts w:ascii="宋体" w:hAnsi="宋体"/>
          <w:b w:val="0"/>
          <w:bCs/>
          <w:color w:val="000000"/>
          <w:sz w:val="24"/>
          <w:szCs w:val="24"/>
        </w:rPr>
        <w:t>chanzong09722</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Pr>
          <w:rFonts w:ascii="宋体" w:hAnsi="宋体"/>
          <w:b w:val="0"/>
          <w:bCs/>
          <w:color w:val="000000"/>
          <w:sz w:val="24"/>
          <w:szCs w:val="24"/>
        </w:rPr>
        <w:t>yangyong@tian-net.com</w:t>
      </w:r>
      <w:r>
        <w:rPr>
          <w:rFonts w:ascii="宋体" w:hAnsi="宋体" w:hint="eastAsia"/>
          <w:b w:val="0"/>
          <w:bCs/>
          <w:color w:val="000000"/>
          <w:sz w:val="24"/>
          <w:szCs w:val="24"/>
        </w:rPr>
        <w:t>】</w:t>
      </w:r>
    </w:p>
    <w:p w14:paraId="4A24862B"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763BF483" w14:textId="77777777" w:rsidR="007F7CC4" w:rsidRDefault="00000000">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名称：【江苏合创智行科技有限公司】</w:t>
      </w:r>
    </w:p>
    <w:p w14:paraId="75203E12"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地址：【无锡市锡山区安镇街道兖矿信达大厦A栋15楼-B】</w:t>
      </w:r>
    </w:p>
    <w:p w14:paraId="70FA3BBC"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b w:val="0"/>
          <w:bCs/>
          <w:sz w:val="24"/>
          <w:szCs w:val="24"/>
        </w:rPr>
        <w:t>13718148626</w:t>
      </w:r>
      <w:r>
        <w:rPr>
          <w:rFonts w:ascii="宋体" w:hAnsi="宋体" w:hint="eastAsia"/>
          <w:b w:val="0"/>
          <w:bCs/>
          <w:color w:val="000000"/>
          <w:sz w:val="24"/>
          <w:szCs w:val="24"/>
        </w:rPr>
        <w:t>】               邮政编码：【</w:t>
      </w:r>
      <w:r>
        <w:rPr>
          <w:rFonts w:ascii="宋体" w:hAnsi="宋体" w:hint="eastAsia"/>
          <w:b w:val="0"/>
          <w:bCs/>
          <w:sz w:val="24"/>
          <w:szCs w:val="24"/>
        </w:rPr>
        <w:t>214000</w:t>
      </w:r>
      <w:r>
        <w:rPr>
          <w:rFonts w:ascii="宋体" w:hAnsi="宋体" w:hint="eastAsia"/>
          <w:b w:val="0"/>
          <w:bCs/>
          <w:color w:val="000000"/>
          <w:sz w:val="24"/>
          <w:szCs w:val="24"/>
        </w:rPr>
        <w:t>】</w:t>
      </w:r>
    </w:p>
    <w:p w14:paraId="4AD29D99" w14:textId="77777777" w:rsidR="007F7CC4"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Pr>
          <w:rFonts w:hint="eastAsia"/>
          <w:b w:val="0"/>
          <w:bCs/>
          <w:sz w:val="24"/>
          <w:szCs w:val="24"/>
        </w:rPr>
        <w:t>张树安</w:t>
      </w:r>
      <w:r>
        <w:rPr>
          <w:rFonts w:ascii="宋体" w:hAnsi="宋体" w:hint="eastAsia"/>
          <w:b w:val="0"/>
          <w:bCs/>
          <w:color w:val="000000"/>
          <w:sz w:val="24"/>
          <w:szCs w:val="24"/>
        </w:rPr>
        <w:t>】               微信：【</w:t>
      </w:r>
      <w:r>
        <w:rPr>
          <w:rFonts w:ascii="宋体" w:hAnsi="宋体"/>
          <w:b w:val="0"/>
          <w:bCs/>
          <w:color w:val="000000"/>
          <w:sz w:val="24"/>
          <w:szCs w:val="24"/>
        </w:rPr>
        <w:t>chanzong09722</w:t>
      </w:r>
      <w:r>
        <w:rPr>
          <w:rFonts w:ascii="宋体" w:hAnsi="宋体" w:hint="eastAsia"/>
          <w:b w:val="0"/>
          <w:bCs/>
          <w:color w:val="000000"/>
          <w:sz w:val="24"/>
          <w:szCs w:val="24"/>
        </w:rPr>
        <w:t>】</w:t>
      </w:r>
    </w:p>
    <w:p w14:paraId="0CF4CBA1" w14:textId="77777777" w:rsidR="007F7CC4" w:rsidRDefault="00000000">
      <w:pPr>
        <w:snapToGrid w:val="0"/>
        <w:spacing w:line="360" w:lineRule="auto"/>
        <w:ind w:firstLine="480"/>
        <w:rPr>
          <w:b w:val="0"/>
          <w:bCs/>
          <w:sz w:val="24"/>
          <w:szCs w:val="24"/>
        </w:rPr>
      </w:pPr>
      <w:r>
        <w:rPr>
          <w:rFonts w:ascii="宋体" w:hAnsi="宋体" w:hint="eastAsia"/>
          <w:b w:val="0"/>
          <w:bCs/>
          <w:color w:val="000000"/>
          <w:sz w:val="24"/>
          <w:szCs w:val="24"/>
        </w:rPr>
        <w:t>电子邮箱：【</w:t>
      </w:r>
      <w:r>
        <w:rPr>
          <w:rFonts w:ascii="宋体" w:hAnsi="宋体"/>
          <w:b w:val="0"/>
          <w:bCs/>
          <w:color w:val="000000"/>
          <w:sz w:val="24"/>
          <w:szCs w:val="24"/>
        </w:rPr>
        <w:t>shuan.zhang@thundercomm.com</w:t>
      </w:r>
      <w:r>
        <w:rPr>
          <w:rFonts w:ascii="宋体" w:hAnsi="宋体" w:hint="eastAsia"/>
          <w:b w:val="0"/>
          <w:bCs/>
          <w:color w:val="000000"/>
          <w:sz w:val="24"/>
          <w:szCs w:val="24"/>
        </w:rPr>
        <w:t>】</w:t>
      </w:r>
    </w:p>
    <w:p w14:paraId="2634992F" w14:textId="77777777" w:rsidR="007F7CC4" w:rsidRDefault="007F7CC4">
      <w:pPr>
        <w:pStyle w:val="aff0"/>
        <w:spacing w:line="360" w:lineRule="auto"/>
        <w:ind w:left="284" w:firstLineChars="0" w:firstLine="0"/>
        <w:rPr>
          <w:rFonts w:ascii="宋体" w:cs="华文仿宋"/>
          <w:b w:val="0"/>
          <w:bCs/>
          <w:sz w:val="24"/>
          <w:szCs w:val="24"/>
        </w:rPr>
      </w:pPr>
    </w:p>
    <w:p w14:paraId="4AE574AB" w14:textId="77777777" w:rsidR="007F7CC4" w:rsidRDefault="00000000">
      <w:pPr>
        <w:pStyle w:val="aff0"/>
        <w:numPr>
          <w:ilvl w:val="0"/>
          <w:numId w:val="3"/>
        </w:numPr>
        <w:spacing w:line="360" w:lineRule="auto"/>
        <w:ind w:left="284" w:firstLineChars="0"/>
        <w:rPr>
          <w:rFonts w:ascii="宋体" w:cs="华文仿宋"/>
          <w:b w:val="0"/>
          <w:bCs/>
          <w:sz w:val="24"/>
          <w:szCs w:val="24"/>
        </w:rPr>
      </w:pPr>
      <w:r>
        <w:rPr>
          <w:rFonts w:ascii="宋体" w:hint="eastAsia"/>
          <w:b w:val="0"/>
        </w:rPr>
        <w:t>其他</w:t>
      </w:r>
      <w:bookmarkEnd w:id="74"/>
      <w:bookmarkEnd w:id="75"/>
      <w:bookmarkEnd w:id="76"/>
      <w:bookmarkEnd w:id="77"/>
      <w:bookmarkEnd w:id="78"/>
      <w:bookmarkEnd w:id="79"/>
      <w:bookmarkEnd w:id="80"/>
      <w:bookmarkEnd w:id="81"/>
      <w:bookmarkEnd w:id="82"/>
    </w:p>
    <w:p w14:paraId="5FB9A0BB"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本合同自双方法定代表人（负责人）或授权代表签字并盖章之日起生效。</w:t>
      </w:r>
    </w:p>
    <w:p w14:paraId="6F581340"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本合同壹式肆份，甲、乙方各执贰份，具有同等法律效力。</w:t>
      </w:r>
    </w:p>
    <w:p w14:paraId="20E77EFB"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6BFF190E"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本合同未尽事宜，双方另行协商。</w:t>
      </w:r>
    </w:p>
    <w:p w14:paraId="34711EEE" w14:textId="77777777" w:rsidR="007F7CC4" w:rsidRDefault="00000000">
      <w:pPr>
        <w:pStyle w:val="aff0"/>
        <w:numPr>
          <w:ilvl w:val="1"/>
          <w:numId w:val="3"/>
        </w:numPr>
        <w:spacing w:line="360" w:lineRule="auto"/>
        <w:ind w:left="567" w:firstLineChars="0"/>
        <w:rPr>
          <w:rFonts w:ascii="宋体" w:cs="华文仿宋"/>
          <w:b w:val="0"/>
          <w:bCs/>
          <w:sz w:val="24"/>
          <w:szCs w:val="24"/>
        </w:rPr>
      </w:pPr>
      <w:r>
        <w:rPr>
          <w:rFonts w:ascii="宋体" w:hAnsi="宋体" w:hint="eastAsia"/>
          <w:b w:val="0"/>
          <w:bCs/>
          <w:sz w:val="24"/>
          <w:szCs w:val="24"/>
        </w:rPr>
        <w:t>合同的部分和全部都不得转让。</w:t>
      </w:r>
    </w:p>
    <w:p w14:paraId="72BC5937" w14:textId="77777777" w:rsidR="007F7CC4" w:rsidRDefault="007F7CC4">
      <w:pPr>
        <w:pStyle w:val="aff0"/>
        <w:spacing w:line="360" w:lineRule="auto"/>
        <w:ind w:left="284" w:firstLineChars="0" w:firstLine="0"/>
        <w:rPr>
          <w:rFonts w:ascii="宋体" w:cs="华文仿宋"/>
          <w:b w:val="0"/>
          <w:bCs/>
          <w:sz w:val="24"/>
          <w:szCs w:val="24"/>
        </w:rPr>
      </w:pPr>
    </w:p>
    <w:p w14:paraId="3EB77B22" w14:textId="77777777" w:rsidR="007F7CC4" w:rsidRDefault="00000000">
      <w:pPr>
        <w:pStyle w:val="aff0"/>
        <w:numPr>
          <w:ilvl w:val="0"/>
          <w:numId w:val="3"/>
        </w:numPr>
        <w:spacing w:line="360" w:lineRule="auto"/>
        <w:ind w:left="284" w:firstLineChars="0"/>
        <w:rPr>
          <w:rFonts w:ascii="宋体" w:cs="华文仿宋"/>
          <w:b w:val="0"/>
          <w:bCs/>
          <w:sz w:val="24"/>
          <w:szCs w:val="24"/>
        </w:rPr>
      </w:pPr>
      <w:bookmarkStart w:id="83" w:name="_Toc101956047"/>
      <w:bookmarkStart w:id="84" w:name="_Toc101955910"/>
      <w:bookmarkStart w:id="85" w:name="_Toc101955714"/>
      <w:bookmarkStart w:id="86" w:name="_Toc93809343"/>
      <w:bookmarkStart w:id="87" w:name="_Toc93821630"/>
      <w:bookmarkStart w:id="88" w:name="_Toc94616989"/>
      <w:bookmarkStart w:id="89" w:name="_Toc101955668"/>
      <w:bookmarkStart w:id="90" w:name="_Toc308010955"/>
      <w:bookmarkStart w:id="91" w:name="_Toc101955781"/>
      <w:bookmarkStart w:id="92" w:name="_Toc93809280"/>
      <w:r>
        <w:rPr>
          <w:rFonts w:ascii="宋体" w:hint="eastAsia"/>
          <w:b w:val="0"/>
        </w:rPr>
        <w:t>附件</w:t>
      </w:r>
      <w:bookmarkEnd w:id="83"/>
      <w:bookmarkEnd w:id="84"/>
      <w:bookmarkEnd w:id="85"/>
      <w:bookmarkEnd w:id="86"/>
      <w:bookmarkEnd w:id="87"/>
      <w:bookmarkEnd w:id="88"/>
      <w:bookmarkEnd w:id="89"/>
      <w:bookmarkEnd w:id="90"/>
      <w:bookmarkEnd w:id="91"/>
      <w:bookmarkEnd w:id="92"/>
    </w:p>
    <w:p w14:paraId="1FFB8D69" w14:textId="77777777" w:rsidR="007F7CC4" w:rsidRDefault="00000000">
      <w:pPr>
        <w:spacing w:line="360" w:lineRule="auto"/>
        <w:rPr>
          <w:rFonts w:ascii="宋体" w:hAnsi="宋体" w:hint="eastAsia"/>
          <w:b w:val="0"/>
          <w:bCs/>
          <w:sz w:val="24"/>
          <w:szCs w:val="24"/>
        </w:rPr>
      </w:pPr>
      <w:bookmarkStart w:id="93" w:name="_Toc101955669"/>
      <w:bookmarkStart w:id="94" w:name="_Toc101956048"/>
      <w:bookmarkStart w:id="95" w:name="_Toc101955782"/>
      <w:bookmarkStart w:id="96" w:name="_Toc101955715"/>
      <w:bookmarkStart w:id="97" w:name="_Toc101955911"/>
      <w:bookmarkStart w:id="98" w:name="_Toc94616990"/>
      <w:r>
        <w:rPr>
          <w:rFonts w:ascii="宋体" w:hAnsi="宋体" w:hint="eastAsia"/>
          <w:b w:val="0"/>
          <w:bCs/>
          <w:sz w:val="24"/>
          <w:szCs w:val="24"/>
        </w:rPr>
        <w:t>附件1：</w:t>
      </w:r>
      <w:bookmarkEnd w:id="93"/>
      <w:bookmarkEnd w:id="94"/>
      <w:bookmarkEnd w:id="95"/>
      <w:bookmarkEnd w:id="96"/>
      <w:bookmarkEnd w:id="97"/>
      <w:bookmarkEnd w:id="98"/>
      <w:r>
        <w:rPr>
          <w:rFonts w:ascii="宋体" w:hAnsi="宋体" w:hint="eastAsia"/>
          <w:b w:val="0"/>
          <w:bCs/>
          <w:sz w:val="24"/>
          <w:szCs w:val="24"/>
        </w:rPr>
        <w:t>清单</w:t>
      </w:r>
    </w:p>
    <w:p w14:paraId="106CC89E" w14:textId="77777777" w:rsidR="007F7CC4" w:rsidRDefault="0000000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38591636" w14:textId="77777777" w:rsidR="007F7CC4" w:rsidRDefault="0000000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4CB5F407" w14:textId="77777777" w:rsidR="007F7CC4" w:rsidRDefault="0000000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7B5F8549" w14:textId="77777777" w:rsidR="007F7CC4" w:rsidRDefault="00000000">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1A892C12" w14:textId="77777777" w:rsidR="007F7CC4" w:rsidRDefault="0000000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1B6C6D68" w14:textId="77777777" w:rsidR="007F7CC4" w:rsidRDefault="007F7CC4">
      <w:pPr>
        <w:spacing w:line="360" w:lineRule="auto"/>
        <w:rPr>
          <w:rFonts w:ascii="宋体" w:hAnsi="宋体" w:hint="eastAsia"/>
          <w:b w:val="0"/>
          <w:bCs/>
          <w:sz w:val="24"/>
          <w:szCs w:val="24"/>
        </w:rPr>
      </w:pPr>
    </w:p>
    <w:p w14:paraId="29ADF178" w14:textId="77777777" w:rsidR="007F7CC4"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11155566" w14:textId="77777777" w:rsidR="007F7CC4" w:rsidRDefault="007F7CC4">
      <w:pPr>
        <w:spacing w:line="420" w:lineRule="exact"/>
        <w:ind w:firstLineChars="200" w:firstLine="480"/>
        <w:jc w:val="left"/>
        <w:rPr>
          <w:b w:val="0"/>
          <w:sz w:val="24"/>
        </w:rPr>
      </w:pPr>
    </w:p>
    <w:p w14:paraId="7A79E47F" w14:textId="77777777" w:rsidR="007F7CC4"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313FD00D" w14:textId="77777777" w:rsidR="007F7CC4" w:rsidRDefault="007F7CC4">
      <w:pPr>
        <w:spacing w:line="400" w:lineRule="exact"/>
        <w:ind w:firstLineChars="200" w:firstLine="480"/>
        <w:rPr>
          <w:b w:val="0"/>
          <w:sz w:val="24"/>
        </w:rPr>
      </w:pPr>
    </w:p>
    <w:p w14:paraId="781D5C8F" w14:textId="77777777" w:rsidR="007F7CC4" w:rsidRDefault="00000000">
      <w:pPr>
        <w:spacing w:line="440" w:lineRule="exact"/>
        <w:ind w:firstLineChars="200" w:firstLine="480"/>
        <w:rPr>
          <w:b w:val="0"/>
          <w:sz w:val="24"/>
        </w:rPr>
      </w:pP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r>
        <w:rPr>
          <w:b w:val="0"/>
          <w:sz w:val="24"/>
        </w:rPr>
        <w:t xml:space="preserve">              </w:t>
      </w:r>
      <w:r>
        <w:rPr>
          <w:b w:val="0"/>
          <w:sz w:val="24"/>
        </w:rPr>
        <w:t>日期：</w:t>
      </w:r>
      <w:r>
        <w:rPr>
          <w:rFonts w:hint="eastAsia"/>
          <w:b w:val="0"/>
          <w:sz w:val="24"/>
        </w:rPr>
        <w:t>2025</w:t>
      </w:r>
      <w:r>
        <w:rPr>
          <w:rFonts w:hint="eastAsia"/>
          <w:b w:val="0"/>
          <w:sz w:val="24"/>
        </w:rPr>
        <w:t>年</w:t>
      </w:r>
      <w:r>
        <w:rPr>
          <w:rFonts w:hint="eastAsia"/>
          <w:b w:val="0"/>
          <w:sz w:val="24"/>
        </w:rPr>
        <w:t xml:space="preserve">   </w:t>
      </w:r>
      <w:r>
        <w:rPr>
          <w:rFonts w:hint="eastAsia"/>
          <w:b w:val="0"/>
          <w:sz w:val="24"/>
        </w:rPr>
        <w:t>月</w:t>
      </w:r>
      <w:r>
        <w:rPr>
          <w:rFonts w:hint="eastAsia"/>
          <w:b w:val="0"/>
          <w:sz w:val="24"/>
        </w:rPr>
        <w:t xml:space="preserve">   </w:t>
      </w:r>
      <w:r>
        <w:rPr>
          <w:rFonts w:hint="eastAsia"/>
          <w:b w:val="0"/>
          <w:sz w:val="24"/>
        </w:rPr>
        <w:t>日</w:t>
      </w:r>
    </w:p>
    <w:p w14:paraId="1974D1FD" w14:textId="77777777" w:rsidR="007F7CC4" w:rsidRDefault="00000000">
      <w:pPr>
        <w:widowControl/>
        <w:spacing w:line="240" w:lineRule="auto"/>
        <w:jc w:val="left"/>
        <w:rPr>
          <w:rFonts w:ascii="宋体" w:hAnsi="宋体" w:hint="eastAsia"/>
          <w:b w:val="0"/>
          <w:sz w:val="24"/>
        </w:rPr>
      </w:pPr>
      <w:r>
        <w:rPr>
          <w:rFonts w:ascii="宋体" w:hAnsi="宋体"/>
          <w:b w:val="0"/>
        </w:rPr>
        <w:br w:type="page"/>
      </w:r>
    </w:p>
    <w:p w14:paraId="31A88A16" w14:textId="77777777" w:rsidR="007F7CC4" w:rsidRDefault="00000000">
      <w:pPr>
        <w:widowControl/>
        <w:spacing w:line="240" w:lineRule="auto"/>
        <w:jc w:val="left"/>
        <w:rPr>
          <w:rFonts w:ascii="宋体" w:hAnsi="宋体" w:hint="eastAsia"/>
          <w:bCs/>
          <w:sz w:val="24"/>
          <w:szCs w:val="24"/>
        </w:rPr>
      </w:pPr>
      <w:r>
        <w:rPr>
          <w:rFonts w:ascii="宋体" w:hAnsi="宋体" w:hint="eastAsia"/>
          <w:bCs/>
          <w:sz w:val="24"/>
        </w:rPr>
        <w:lastRenderedPageBreak/>
        <w:t>附件1</w:t>
      </w:r>
      <w:r>
        <w:rPr>
          <w:rFonts w:ascii="宋体" w:hAnsi="宋体" w:hint="eastAsia"/>
          <w:bCs/>
          <w:sz w:val="24"/>
          <w:szCs w:val="24"/>
        </w:rPr>
        <w:t>清单</w:t>
      </w:r>
    </w:p>
    <w:p w14:paraId="29C64A28" w14:textId="4E7BDA44" w:rsidR="007F7CC4" w:rsidRDefault="00000000">
      <w:pPr>
        <w:widowControl/>
        <w:spacing w:line="240" w:lineRule="auto"/>
        <w:jc w:val="left"/>
        <w:rPr>
          <w:rFonts w:ascii="宋体" w:hAnsi="宋体" w:hint="eastAsia"/>
          <w:sz w:val="24"/>
          <w:szCs w:val="24"/>
        </w:rPr>
      </w:pPr>
      <w:r>
        <w:rPr>
          <w:rFonts w:ascii="宋体" w:hAnsi="宋体" w:hint="eastAsia"/>
          <w:sz w:val="24"/>
          <w:szCs w:val="24"/>
        </w:rPr>
        <w:t>(1)安全网关+密码机</w:t>
      </w:r>
      <w:ins w:id="99" w:author="Howie zhang" w:date="2025-10-22T11:56:00Z" w16du:dateUtc="2025-10-22T03:56:00Z">
        <w:r w:rsidR="00E615E0">
          <w:rPr>
            <w:rFonts w:ascii="宋体" w:hAnsi="宋体" w:hint="eastAsia"/>
            <w:sz w:val="24"/>
            <w:szCs w:val="24"/>
          </w:rPr>
          <w:t>（意源）</w:t>
        </w:r>
      </w:ins>
    </w:p>
    <w:tbl>
      <w:tblPr>
        <w:tblW w:w="8359" w:type="dxa"/>
        <w:tblLayout w:type="fixed"/>
        <w:tblLook w:val="04A0" w:firstRow="1" w:lastRow="0" w:firstColumn="1" w:lastColumn="0" w:noHBand="0" w:noVBand="1"/>
      </w:tblPr>
      <w:tblGrid>
        <w:gridCol w:w="421"/>
        <w:gridCol w:w="708"/>
        <w:gridCol w:w="1134"/>
        <w:gridCol w:w="709"/>
        <w:gridCol w:w="992"/>
        <w:gridCol w:w="567"/>
        <w:gridCol w:w="993"/>
        <w:gridCol w:w="1275"/>
        <w:gridCol w:w="709"/>
        <w:gridCol w:w="851"/>
      </w:tblGrid>
      <w:tr w:rsidR="007F7CC4" w14:paraId="6AE94CF8" w14:textId="77777777">
        <w:trPr>
          <w:trHeight w:val="410"/>
        </w:trPr>
        <w:tc>
          <w:tcPr>
            <w:tcW w:w="421" w:type="dxa"/>
            <w:tcBorders>
              <w:top w:val="single" w:sz="4" w:space="0" w:color="auto"/>
              <w:left w:val="single" w:sz="4" w:space="0" w:color="auto"/>
              <w:bottom w:val="single" w:sz="4" w:space="0" w:color="auto"/>
              <w:right w:val="single" w:sz="4" w:space="0" w:color="auto"/>
            </w:tcBorders>
            <w:shd w:val="clear" w:color="000000" w:fill="C0E6F5"/>
            <w:noWrap/>
            <w:vAlign w:val="center"/>
          </w:tcPr>
          <w:p w14:paraId="3717A40B"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序号</w:t>
            </w:r>
          </w:p>
        </w:tc>
        <w:tc>
          <w:tcPr>
            <w:tcW w:w="708" w:type="dxa"/>
            <w:tcBorders>
              <w:top w:val="single" w:sz="4" w:space="0" w:color="auto"/>
              <w:left w:val="nil"/>
              <w:bottom w:val="single" w:sz="4" w:space="0" w:color="auto"/>
              <w:right w:val="single" w:sz="4" w:space="0" w:color="auto"/>
            </w:tcBorders>
            <w:shd w:val="clear" w:color="000000" w:fill="C0E6F5"/>
            <w:noWrap/>
            <w:vAlign w:val="center"/>
          </w:tcPr>
          <w:p w14:paraId="20FD06BA"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分项名称</w:t>
            </w:r>
          </w:p>
        </w:tc>
        <w:tc>
          <w:tcPr>
            <w:tcW w:w="1134" w:type="dxa"/>
            <w:tcBorders>
              <w:top w:val="single" w:sz="4" w:space="0" w:color="auto"/>
              <w:left w:val="nil"/>
              <w:bottom w:val="single" w:sz="4" w:space="0" w:color="auto"/>
              <w:right w:val="single" w:sz="4" w:space="0" w:color="auto"/>
            </w:tcBorders>
            <w:shd w:val="clear" w:color="000000" w:fill="C0E6F5"/>
            <w:noWrap/>
            <w:vAlign w:val="center"/>
          </w:tcPr>
          <w:p w14:paraId="25F7C10C"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性能指标参数</w:t>
            </w:r>
          </w:p>
        </w:tc>
        <w:tc>
          <w:tcPr>
            <w:tcW w:w="709" w:type="dxa"/>
            <w:tcBorders>
              <w:top w:val="single" w:sz="4" w:space="0" w:color="auto"/>
              <w:left w:val="nil"/>
              <w:bottom w:val="single" w:sz="4" w:space="0" w:color="auto"/>
              <w:right w:val="single" w:sz="4" w:space="0" w:color="auto"/>
            </w:tcBorders>
            <w:shd w:val="clear" w:color="000000" w:fill="C0E6F5"/>
            <w:noWrap/>
            <w:vAlign w:val="center"/>
          </w:tcPr>
          <w:p w14:paraId="2CB5BB08"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品牌及型号</w:t>
            </w:r>
          </w:p>
        </w:tc>
        <w:tc>
          <w:tcPr>
            <w:tcW w:w="992" w:type="dxa"/>
            <w:tcBorders>
              <w:top w:val="single" w:sz="4" w:space="0" w:color="auto"/>
              <w:left w:val="nil"/>
              <w:bottom w:val="single" w:sz="4" w:space="0" w:color="auto"/>
              <w:right w:val="single" w:sz="4" w:space="0" w:color="auto"/>
            </w:tcBorders>
            <w:shd w:val="clear" w:color="000000" w:fill="C0E6F5"/>
            <w:noWrap/>
            <w:vAlign w:val="center"/>
          </w:tcPr>
          <w:p w14:paraId="52D4FB4B"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所属系统及部署位置</w:t>
            </w:r>
          </w:p>
        </w:tc>
        <w:tc>
          <w:tcPr>
            <w:tcW w:w="567" w:type="dxa"/>
            <w:tcBorders>
              <w:top w:val="single" w:sz="4" w:space="0" w:color="auto"/>
              <w:left w:val="nil"/>
              <w:bottom w:val="single" w:sz="4" w:space="0" w:color="auto"/>
              <w:right w:val="single" w:sz="4" w:space="0" w:color="auto"/>
            </w:tcBorders>
            <w:shd w:val="clear" w:color="000000" w:fill="C0E6F5"/>
            <w:noWrap/>
            <w:vAlign w:val="center"/>
          </w:tcPr>
          <w:p w14:paraId="4FB960D5"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数量</w:t>
            </w:r>
          </w:p>
        </w:tc>
        <w:tc>
          <w:tcPr>
            <w:tcW w:w="993" w:type="dxa"/>
            <w:tcBorders>
              <w:top w:val="single" w:sz="4" w:space="0" w:color="auto"/>
              <w:left w:val="nil"/>
              <w:bottom w:val="single" w:sz="4" w:space="0" w:color="auto"/>
              <w:right w:val="single" w:sz="4" w:space="0" w:color="auto"/>
            </w:tcBorders>
            <w:shd w:val="clear" w:color="000000" w:fill="C0E6F5"/>
            <w:noWrap/>
            <w:vAlign w:val="center"/>
          </w:tcPr>
          <w:p w14:paraId="15C4BD7F"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 xml:space="preserve"> 单价（元） </w:t>
            </w:r>
          </w:p>
        </w:tc>
        <w:tc>
          <w:tcPr>
            <w:tcW w:w="1275" w:type="dxa"/>
            <w:tcBorders>
              <w:top w:val="single" w:sz="4" w:space="0" w:color="auto"/>
              <w:left w:val="nil"/>
              <w:bottom w:val="single" w:sz="4" w:space="0" w:color="auto"/>
              <w:right w:val="single" w:sz="4" w:space="0" w:color="auto"/>
            </w:tcBorders>
            <w:shd w:val="clear" w:color="000000" w:fill="C0E6F5"/>
            <w:noWrap/>
            <w:vAlign w:val="center"/>
          </w:tcPr>
          <w:p w14:paraId="37A67D1D"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 xml:space="preserve"> 金额（元） </w:t>
            </w:r>
          </w:p>
        </w:tc>
        <w:tc>
          <w:tcPr>
            <w:tcW w:w="709" w:type="dxa"/>
            <w:tcBorders>
              <w:top w:val="single" w:sz="4" w:space="0" w:color="auto"/>
              <w:left w:val="nil"/>
              <w:bottom w:val="single" w:sz="4" w:space="0" w:color="auto"/>
              <w:right w:val="single" w:sz="4" w:space="0" w:color="auto"/>
            </w:tcBorders>
            <w:shd w:val="clear" w:color="000000" w:fill="C0E6F5"/>
            <w:noWrap/>
            <w:vAlign w:val="center"/>
          </w:tcPr>
          <w:p w14:paraId="091AA26C"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税点</w:t>
            </w:r>
          </w:p>
        </w:tc>
        <w:tc>
          <w:tcPr>
            <w:tcW w:w="851" w:type="dxa"/>
            <w:tcBorders>
              <w:top w:val="single" w:sz="4" w:space="0" w:color="auto"/>
              <w:left w:val="nil"/>
              <w:bottom w:val="single" w:sz="4" w:space="0" w:color="auto"/>
              <w:right w:val="single" w:sz="4" w:space="0" w:color="auto"/>
            </w:tcBorders>
            <w:shd w:val="clear" w:color="000000" w:fill="C0E6F5"/>
            <w:noWrap/>
            <w:vAlign w:val="center"/>
          </w:tcPr>
          <w:p w14:paraId="5DD5B764"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备注(用途)</w:t>
            </w:r>
          </w:p>
        </w:tc>
      </w:tr>
      <w:tr w:rsidR="007F7CC4" w14:paraId="3EEDB61E" w14:textId="77777777">
        <w:trPr>
          <w:trHeight w:val="551"/>
        </w:trPr>
        <w:tc>
          <w:tcPr>
            <w:tcW w:w="421" w:type="dxa"/>
            <w:tcBorders>
              <w:top w:val="nil"/>
              <w:left w:val="single" w:sz="4" w:space="0" w:color="auto"/>
              <w:bottom w:val="single" w:sz="4" w:space="0" w:color="auto"/>
              <w:right w:val="single" w:sz="4" w:space="0" w:color="auto"/>
            </w:tcBorders>
            <w:noWrap/>
            <w:vAlign w:val="center"/>
          </w:tcPr>
          <w:p w14:paraId="133AB78A"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一</w:t>
            </w:r>
          </w:p>
        </w:tc>
        <w:tc>
          <w:tcPr>
            <w:tcW w:w="708" w:type="dxa"/>
            <w:tcBorders>
              <w:top w:val="nil"/>
              <w:left w:val="nil"/>
              <w:bottom w:val="single" w:sz="4" w:space="0" w:color="auto"/>
              <w:right w:val="single" w:sz="4" w:space="0" w:color="auto"/>
            </w:tcBorders>
            <w:noWrap/>
            <w:vAlign w:val="center"/>
          </w:tcPr>
          <w:p w14:paraId="4E9FDCE8"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安全</w:t>
            </w:r>
          </w:p>
        </w:tc>
        <w:tc>
          <w:tcPr>
            <w:tcW w:w="1134" w:type="dxa"/>
            <w:tcBorders>
              <w:top w:val="nil"/>
              <w:left w:val="nil"/>
              <w:bottom w:val="single" w:sz="4" w:space="0" w:color="auto"/>
              <w:right w:val="single" w:sz="4" w:space="0" w:color="auto"/>
            </w:tcBorders>
            <w:vAlign w:val="center"/>
          </w:tcPr>
          <w:p w14:paraId="65EA9DD3" w14:textId="77777777" w:rsidR="007F7CC4" w:rsidRDefault="007F7CC4">
            <w:pPr>
              <w:widowControl/>
              <w:spacing w:line="240" w:lineRule="auto"/>
              <w:jc w:val="left"/>
              <w:rPr>
                <w:rFonts w:ascii="宋体" w:hAnsi="宋体" w:cs="宋体" w:hint="eastAsia"/>
                <w:b w:val="0"/>
                <w:color w:val="000000"/>
                <w:kern w:val="0"/>
                <w:sz w:val="20"/>
              </w:rPr>
            </w:pPr>
          </w:p>
        </w:tc>
        <w:tc>
          <w:tcPr>
            <w:tcW w:w="709" w:type="dxa"/>
            <w:tcBorders>
              <w:top w:val="nil"/>
              <w:left w:val="nil"/>
              <w:bottom w:val="single" w:sz="4" w:space="0" w:color="auto"/>
              <w:right w:val="single" w:sz="4" w:space="0" w:color="auto"/>
            </w:tcBorders>
            <w:vAlign w:val="center"/>
          </w:tcPr>
          <w:p w14:paraId="74B596EB" w14:textId="77777777" w:rsidR="007F7CC4" w:rsidRDefault="007F7CC4">
            <w:pPr>
              <w:widowControl/>
              <w:spacing w:line="240" w:lineRule="auto"/>
              <w:jc w:val="left"/>
              <w:rPr>
                <w:rFonts w:ascii="宋体" w:hAnsi="宋体" w:cs="宋体" w:hint="eastAsia"/>
                <w:b w:val="0"/>
                <w:color w:val="000000"/>
                <w:kern w:val="0"/>
                <w:sz w:val="20"/>
              </w:rPr>
            </w:pPr>
          </w:p>
        </w:tc>
        <w:tc>
          <w:tcPr>
            <w:tcW w:w="992" w:type="dxa"/>
            <w:tcBorders>
              <w:top w:val="nil"/>
              <w:left w:val="nil"/>
              <w:bottom w:val="single" w:sz="4" w:space="0" w:color="auto"/>
              <w:right w:val="single" w:sz="4" w:space="0" w:color="auto"/>
            </w:tcBorders>
            <w:vAlign w:val="center"/>
          </w:tcPr>
          <w:p w14:paraId="756BAB75" w14:textId="77777777" w:rsidR="007F7CC4" w:rsidRDefault="007F7CC4">
            <w:pPr>
              <w:widowControl/>
              <w:spacing w:line="240" w:lineRule="auto"/>
              <w:jc w:val="left"/>
              <w:rPr>
                <w:rFonts w:ascii="宋体" w:hAnsi="宋体" w:cs="宋体" w:hint="eastAsia"/>
                <w:b w:val="0"/>
                <w:color w:val="000000"/>
                <w:kern w:val="0"/>
                <w:sz w:val="20"/>
              </w:rPr>
            </w:pPr>
          </w:p>
        </w:tc>
        <w:tc>
          <w:tcPr>
            <w:tcW w:w="567" w:type="dxa"/>
            <w:tcBorders>
              <w:top w:val="nil"/>
              <w:left w:val="nil"/>
              <w:bottom w:val="single" w:sz="4" w:space="0" w:color="auto"/>
              <w:right w:val="single" w:sz="4" w:space="0" w:color="auto"/>
            </w:tcBorders>
            <w:vAlign w:val="center"/>
          </w:tcPr>
          <w:p w14:paraId="3E9D8B89" w14:textId="77777777" w:rsidR="007F7CC4" w:rsidRDefault="007F7CC4">
            <w:pPr>
              <w:widowControl/>
              <w:spacing w:line="240" w:lineRule="auto"/>
              <w:jc w:val="left"/>
              <w:rPr>
                <w:rFonts w:ascii="宋体" w:hAnsi="宋体" w:cs="宋体" w:hint="eastAsia"/>
                <w:b w:val="0"/>
                <w:color w:val="000000"/>
                <w:kern w:val="0"/>
                <w:sz w:val="20"/>
              </w:rPr>
            </w:pPr>
          </w:p>
        </w:tc>
        <w:tc>
          <w:tcPr>
            <w:tcW w:w="993" w:type="dxa"/>
            <w:tcBorders>
              <w:top w:val="nil"/>
              <w:left w:val="nil"/>
              <w:bottom w:val="single" w:sz="4" w:space="0" w:color="auto"/>
              <w:right w:val="single" w:sz="4" w:space="0" w:color="auto"/>
            </w:tcBorders>
            <w:vAlign w:val="center"/>
          </w:tcPr>
          <w:p w14:paraId="3CFECD21" w14:textId="77777777" w:rsidR="007F7CC4" w:rsidRDefault="007F7CC4">
            <w:pPr>
              <w:widowControl/>
              <w:spacing w:line="240" w:lineRule="auto"/>
              <w:jc w:val="left"/>
              <w:rPr>
                <w:rFonts w:ascii="宋体" w:hAnsi="宋体" w:cs="宋体" w:hint="eastAsia"/>
                <w:b w:val="0"/>
                <w:color w:val="000000"/>
                <w:kern w:val="0"/>
                <w:sz w:val="20"/>
              </w:rPr>
            </w:pPr>
          </w:p>
        </w:tc>
        <w:tc>
          <w:tcPr>
            <w:tcW w:w="1275" w:type="dxa"/>
            <w:tcBorders>
              <w:top w:val="nil"/>
              <w:left w:val="nil"/>
              <w:bottom w:val="single" w:sz="4" w:space="0" w:color="auto"/>
              <w:right w:val="single" w:sz="4" w:space="0" w:color="auto"/>
            </w:tcBorders>
            <w:vAlign w:val="center"/>
          </w:tcPr>
          <w:p w14:paraId="161033F9" w14:textId="77777777" w:rsidR="007F7CC4" w:rsidRDefault="007F7CC4">
            <w:pPr>
              <w:widowControl/>
              <w:spacing w:line="240" w:lineRule="auto"/>
              <w:jc w:val="left"/>
              <w:rPr>
                <w:rFonts w:ascii="宋体" w:hAnsi="宋体" w:cs="宋体" w:hint="eastAsia"/>
                <w:b w:val="0"/>
                <w:color w:val="000000"/>
                <w:kern w:val="0"/>
                <w:sz w:val="20"/>
              </w:rPr>
            </w:pPr>
          </w:p>
        </w:tc>
        <w:tc>
          <w:tcPr>
            <w:tcW w:w="709" w:type="dxa"/>
            <w:tcBorders>
              <w:top w:val="nil"/>
              <w:left w:val="nil"/>
              <w:bottom w:val="single" w:sz="4" w:space="0" w:color="auto"/>
              <w:right w:val="single" w:sz="4" w:space="0" w:color="auto"/>
            </w:tcBorders>
            <w:vAlign w:val="center"/>
          </w:tcPr>
          <w:p w14:paraId="06A687CA" w14:textId="77777777" w:rsidR="007F7CC4" w:rsidRDefault="007F7CC4">
            <w:pPr>
              <w:widowControl/>
              <w:spacing w:line="240" w:lineRule="auto"/>
              <w:jc w:val="left"/>
              <w:rPr>
                <w:rFonts w:ascii="宋体" w:hAnsi="宋体" w:cs="宋体" w:hint="eastAsia"/>
                <w:b w:val="0"/>
                <w:color w:val="000000"/>
                <w:kern w:val="0"/>
                <w:sz w:val="20"/>
              </w:rPr>
            </w:pPr>
          </w:p>
        </w:tc>
        <w:tc>
          <w:tcPr>
            <w:tcW w:w="851" w:type="dxa"/>
            <w:tcBorders>
              <w:top w:val="nil"/>
              <w:left w:val="nil"/>
              <w:bottom w:val="single" w:sz="4" w:space="0" w:color="auto"/>
              <w:right w:val="single" w:sz="4" w:space="0" w:color="auto"/>
            </w:tcBorders>
            <w:vAlign w:val="center"/>
          </w:tcPr>
          <w:p w14:paraId="3DB409EE" w14:textId="77777777" w:rsidR="007F7CC4" w:rsidRDefault="007F7CC4">
            <w:pPr>
              <w:widowControl/>
              <w:spacing w:line="240" w:lineRule="auto"/>
              <w:jc w:val="left"/>
              <w:rPr>
                <w:rFonts w:ascii="宋体" w:hAnsi="宋体" w:cs="宋体" w:hint="eastAsia"/>
                <w:b w:val="0"/>
                <w:color w:val="000000"/>
                <w:kern w:val="0"/>
                <w:sz w:val="20"/>
              </w:rPr>
            </w:pPr>
          </w:p>
        </w:tc>
      </w:tr>
      <w:tr w:rsidR="007F7CC4" w14:paraId="292D8143" w14:textId="77777777">
        <w:trPr>
          <w:trHeight w:val="2684"/>
        </w:trPr>
        <w:tc>
          <w:tcPr>
            <w:tcW w:w="421" w:type="dxa"/>
            <w:tcBorders>
              <w:top w:val="nil"/>
              <w:left w:val="single" w:sz="4" w:space="0" w:color="auto"/>
              <w:bottom w:val="single" w:sz="4" w:space="0" w:color="auto"/>
              <w:right w:val="single" w:sz="4" w:space="0" w:color="auto"/>
            </w:tcBorders>
            <w:vAlign w:val="center"/>
          </w:tcPr>
          <w:p w14:paraId="407081C1"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w:t>
            </w:r>
          </w:p>
        </w:tc>
        <w:tc>
          <w:tcPr>
            <w:tcW w:w="708" w:type="dxa"/>
            <w:tcBorders>
              <w:top w:val="nil"/>
              <w:left w:val="nil"/>
              <w:bottom w:val="single" w:sz="4" w:space="0" w:color="auto"/>
              <w:right w:val="single" w:sz="4" w:space="0" w:color="auto"/>
            </w:tcBorders>
            <w:vAlign w:val="center"/>
          </w:tcPr>
          <w:p w14:paraId="372E8F52"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云服务器密码机</w:t>
            </w:r>
          </w:p>
        </w:tc>
        <w:tc>
          <w:tcPr>
            <w:tcW w:w="1134" w:type="dxa"/>
            <w:tcBorders>
              <w:top w:val="nil"/>
              <w:left w:val="nil"/>
              <w:bottom w:val="single" w:sz="4" w:space="0" w:color="auto"/>
              <w:right w:val="single" w:sz="4" w:space="0" w:color="auto"/>
            </w:tcBorders>
            <w:vAlign w:val="center"/>
          </w:tcPr>
          <w:p w14:paraId="103D1E33"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1、虚拟化功能：将密码机虚拟化为多个虚拟密码机(VSM)</w:t>
            </w:r>
            <w:r>
              <w:rPr>
                <w:rFonts w:ascii="宋体" w:hAnsi="宋体" w:cs="宋体" w:hint="eastAsia"/>
                <w:b w:val="0"/>
                <w:kern w:val="0"/>
                <w:sz w:val="20"/>
              </w:rPr>
              <w:br/>
              <w:t>2、各VSM提供与传统密码机一致的核心密钥管理功能，以及数据加密/解密、数字签名/验证、MAC的产生/验证、单向散列、对等实体鉴别等密码运算功能</w:t>
            </w:r>
            <w:r>
              <w:rPr>
                <w:rFonts w:ascii="宋体" w:hAnsi="宋体" w:cs="宋体" w:hint="eastAsia"/>
                <w:b w:val="0"/>
                <w:kern w:val="0"/>
                <w:sz w:val="20"/>
              </w:rPr>
              <w:br/>
              <w:t>3、弹性伸缩功能：支持单机纵向伸缩，集群横向伸缩，充分利用密码资源，便于业务扩展</w:t>
            </w:r>
            <w:r>
              <w:rPr>
                <w:rFonts w:ascii="宋体" w:hAnsi="宋体" w:cs="宋体" w:hint="eastAsia"/>
                <w:b w:val="0"/>
                <w:kern w:val="0"/>
                <w:sz w:val="20"/>
              </w:rPr>
              <w:br/>
              <w:t>4、按需分配功能：可按需创</w:t>
            </w:r>
            <w:r>
              <w:rPr>
                <w:rFonts w:ascii="宋体" w:hAnsi="宋体" w:cs="宋体" w:hint="eastAsia"/>
                <w:b w:val="0"/>
                <w:kern w:val="0"/>
                <w:sz w:val="20"/>
              </w:rPr>
              <w:lastRenderedPageBreak/>
              <w:t>建不同性能/功能/版本的VSM，满足业务多样性需求</w:t>
            </w:r>
            <w:r>
              <w:rPr>
                <w:rFonts w:ascii="宋体" w:hAnsi="宋体" w:cs="宋体" w:hint="eastAsia"/>
                <w:b w:val="0"/>
                <w:kern w:val="0"/>
                <w:sz w:val="20"/>
              </w:rPr>
              <w:br/>
              <w:t>5、密码算法支持：支持SM1/SM4/3DES/AES等对称算法，支持SM2/RSA2048/RSA4096等非对称算法，支持SM3/SHA1/SHA256/SHA384/SHA512等杂凑算法</w:t>
            </w:r>
            <w:r>
              <w:rPr>
                <w:rFonts w:ascii="宋体" w:hAnsi="宋体" w:cs="宋体" w:hint="eastAsia"/>
                <w:b w:val="0"/>
                <w:kern w:val="0"/>
                <w:sz w:val="20"/>
              </w:rPr>
              <w:br/>
              <w:t>6、支持虚拟化密码服务，支持商密算法；根据管理系统的命令创建密码服务单元，并执行管理系统分配的密码运算任务。</w:t>
            </w:r>
            <w:r>
              <w:rPr>
                <w:rFonts w:ascii="宋体" w:hAnsi="宋体" w:cs="宋体" w:hint="eastAsia"/>
                <w:b w:val="0"/>
                <w:kern w:val="0"/>
                <w:sz w:val="20"/>
              </w:rPr>
              <w:br/>
              <w:t>SM1加解密速率不低于5000 Mbps；</w:t>
            </w:r>
            <w:r>
              <w:rPr>
                <w:rFonts w:ascii="宋体" w:hAnsi="宋体" w:cs="宋体" w:hint="eastAsia"/>
                <w:b w:val="0"/>
                <w:kern w:val="0"/>
                <w:sz w:val="20"/>
              </w:rPr>
              <w:br/>
              <w:t>SM2签名速率不低于</w:t>
            </w:r>
            <w:r>
              <w:rPr>
                <w:rFonts w:ascii="宋体" w:hAnsi="宋体" w:cs="宋体" w:hint="eastAsia"/>
                <w:b w:val="0"/>
                <w:kern w:val="0"/>
                <w:sz w:val="20"/>
              </w:rPr>
              <w:lastRenderedPageBreak/>
              <w:t>200,000次/秒；</w:t>
            </w:r>
            <w:r>
              <w:rPr>
                <w:rFonts w:ascii="宋体" w:hAnsi="宋体" w:cs="宋体" w:hint="eastAsia"/>
                <w:b w:val="0"/>
                <w:kern w:val="0"/>
                <w:sz w:val="20"/>
              </w:rPr>
              <w:br/>
              <w:t>SM2验证速率不低于85,000次/秒；</w:t>
            </w:r>
            <w:r>
              <w:rPr>
                <w:rFonts w:ascii="宋体" w:hAnsi="宋体" w:cs="宋体" w:hint="eastAsia"/>
                <w:b w:val="0"/>
                <w:kern w:val="0"/>
                <w:sz w:val="20"/>
              </w:rPr>
              <w:br/>
              <w:t>最大并发数不低于 4096。</w:t>
            </w:r>
          </w:p>
        </w:tc>
        <w:tc>
          <w:tcPr>
            <w:tcW w:w="709" w:type="dxa"/>
            <w:tcBorders>
              <w:top w:val="nil"/>
              <w:left w:val="nil"/>
              <w:bottom w:val="single" w:sz="4" w:space="0" w:color="auto"/>
              <w:right w:val="single" w:sz="4" w:space="0" w:color="auto"/>
            </w:tcBorders>
            <w:vAlign w:val="center"/>
          </w:tcPr>
          <w:p w14:paraId="13BC431A"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lastRenderedPageBreak/>
              <w:t>电科网安</w:t>
            </w:r>
            <w:r>
              <w:rPr>
                <w:rFonts w:ascii="宋体" w:hAnsi="宋体" w:cs="宋体" w:hint="eastAsia"/>
                <w:b w:val="0"/>
                <w:kern w:val="0"/>
                <w:sz w:val="20"/>
              </w:rPr>
              <w:br/>
              <w:t>云服务器密码机SJJ1744</w:t>
            </w:r>
          </w:p>
        </w:tc>
        <w:tc>
          <w:tcPr>
            <w:tcW w:w="992" w:type="dxa"/>
            <w:tcBorders>
              <w:top w:val="nil"/>
              <w:left w:val="nil"/>
              <w:bottom w:val="single" w:sz="4" w:space="0" w:color="auto"/>
              <w:right w:val="single" w:sz="4" w:space="0" w:color="auto"/>
            </w:tcBorders>
            <w:vAlign w:val="center"/>
          </w:tcPr>
          <w:p w14:paraId="3866F53E"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云控平台密码应用/锡东机房</w:t>
            </w:r>
          </w:p>
        </w:tc>
        <w:tc>
          <w:tcPr>
            <w:tcW w:w="567" w:type="dxa"/>
            <w:tcBorders>
              <w:top w:val="nil"/>
              <w:left w:val="nil"/>
              <w:bottom w:val="single" w:sz="4" w:space="0" w:color="auto"/>
              <w:right w:val="single" w:sz="4" w:space="0" w:color="auto"/>
            </w:tcBorders>
            <w:noWrap/>
            <w:vAlign w:val="center"/>
          </w:tcPr>
          <w:p w14:paraId="60DB1939"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2</w:t>
            </w:r>
          </w:p>
        </w:tc>
        <w:tc>
          <w:tcPr>
            <w:tcW w:w="993" w:type="dxa"/>
            <w:tcBorders>
              <w:top w:val="nil"/>
              <w:left w:val="nil"/>
              <w:bottom w:val="single" w:sz="4" w:space="0" w:color="auto"/>
              <w:right w:val="single" w:sz="4" w:space="0" w:color="auto"/>
            </w:tcBorders>
            <w:noWrap/>
            <w:vAlign w:val="center"/>
          </w:tcPr>
          <w:p w14:paraId="50638768"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188000</w:t>
            </w:r>
          </w:p>
        </w:tc>
        <w:tc>
          <w:tcPr>
            <w:tcW w:w="1275" w:type="dxa"/>
            <w:tcBorders>
              <w:top w:val="nil"/>
              <w:left w:val="nil"/>
              <w:bottom w:val="single" w:sz="4" w:space="0" w:color="auto"/>
              <w:right w:val="single" w:sz="4" w:space="0" w:color="auto"/>
            </w:tcBorders>
            <w:vAlign w:val="center"/>
          </w:tcPr>
          <w:p w14:paraId="154E899C" w14:textId="77777777" w:rsidR="007F7CC4" w:rsidRDefault="00000000">
            <w:pPr>
              <w:widowControl/>
              <w:spacing w:line="240" w:lineRule="auto"/>
              <w:ind w:firstLineChars="100" w:firstLine="200"/>
              <w:rPr>
                <w:rFonts w:ascii="宋体" w:hAnsi="宋体" w:cs="宋体" w:hint="eastAsia"/>
                <w:b w:val="0"/>
                <w:color w:val="000000"/>
                <w:kern w:val="0"/>
                <w:sz w:val="20"/>
              </w:rPr>
            </w:pPr>
            <w:r>
              <w:rPr>
                <w:rFonts w:ascii="宋体" w:hAnsi="宋体" w:cs="宋体" w:hint="eastAsia"/>
                <w:b w:val="0"/>
                <w:color w:val="000000"/>
                <w:kern w:val="0"/>
                <w:sz w:val="20"/>
              </w:rPr>
              <w:t xml:space="preserve">376,000 </w:t>
            </w:r>
          </w:p>
        </w:tc>
        <w:tc>
          <w:tcPr>
            <w:tcW w:w="709" w:type="dxa"/>
            <w:tcBorders>
              <w:top w:val="nil"/>
              <w:left w:val="nil"/>
              <w:bottom w:val="single" w:sz="4" w:space="0" w:color="auto"/>
              <w:right w:val="single" w:sz="4" w:space="0" w:color="auto"/>
            </w:tcBorders>
            <w:noWrap/>
            <w:vAlign w:val="center"/>
          </w:tcPr>
          <w:p w14:paraId="0101DD93"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c>
          <w:tcPr>
            <w:tcW w:w="851" w:type="dxa"/>
            <w:tcBorders>
              <w:top w:val="nil"/>
              <w:left w:val="nil"/>
              <w:bottom w:val="single" w:sz="4" w:space="0" w:color="auto"/>
              <w:right w:val="single" w:sz="4" w:space="0" w:color="auto"/>
            </w:tcBorders>
            <w:vAlign w:val="center"/>
          </w:tcPr>
          <w:p w14:paraId="3F9DF0D9" w14:textId="77777777" w:rsidR="007F7CC4" w:rsidRDefault="00000000">
            <w:pPr>
              <w:widowControl/>
              <w:spacing w:line="240" w:lineRule="auto"/>
              <w:jc w:val="left"/>
              <w:rPr>
                <w:rFonts w:ascii="宋体" w:hAnsi="宋体" w:cs="宋体" w:hint="eastAsia"/>
                <w:b w:val="0"/>
                <w:color w:val="000000"/>
                <w:kern w:val="0"/>
                <w:sz w:val="20"/>
              </w:rPr>
            </w:pPr>
            <w:r>
              <w:rPr>
                <w:rFonts w:ascii="宋体" w:hAnsi="宋体" w:cs="宋体" w:hint="eastAsia"/>
                <w:b w:val="0"/>
                <w:color w:val="000000"/>
                <w:kern w:val="0"/>
                <w:sz w:val="20"/>
              </w:rPr>
              <w:t>5年质保</w:t>
            </w:r>
          </w:p>
        </w:tc>
      </w:tr>
      <w:tr w:rsidR="007F7CC4" w14:paraId="39CBDE2B" w14:textId="77777777">
        <w:trPr>
          <w:trHeight w:val="3680"/>
        </w:trPr>
        <w:tc>
          <w:tcPr>
            <w:tcW w:w="421" w:type="dxa"/>
            <w:tcBorders>
              <w:top w:val="nil"/>
              <w:left w:val="single" w:sz="4" w:space="0" w:color="auto"/>
              <w:bottom w:val="single" w:sz="4" w:space="0" w:color="auto"/>
              <w:right w:val="single" w:sz="4" w:space="0" w:color="auto"/>
            </w:tcBorders>
            <w:vAlign w:val="center"/>
          </w:tcPr>
          <w:p w14:paraId="51C4B0C5"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lastRenderedPageBreak/>
              <w:t>2</w:t>
            </w:r>
          </w:p>
        </w:tc>
        <w:tc>
          <w:tcPr>
            <w:tcW w:w="708" w:type="dxa"/>
            <w:tcBorders>
              <w:top w:val="nil"/>
              <w:left w:val="nil"/>
              <w:bottom w:val="single" w:sz="4" w:space="0" w:color="auto"/>
              <w:right w:val="single" w:sz="4" w:space="0" w:color="auto"/>
            </w:tcBorders>
            <w:vAlign w:val="center"/>
          </w:tcPr>
          <w:p w14:paraId="01BE4FB6"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综合安全网关</w:t>
            </w:r>
          </w:p>
        </w:tc>
        <w:tc>
          <w:tcPr>
            <w:tcW w:w="1134" w:type="dxa"/>
            <w:tcBorders>
              <w:top w:val="nil"/>
              <w:left w:val="nil"/>
              <w:bottom w:val="single" w:sz="4" w:space="0" w:color="auto"/>
              <w:right w:val="single" w:sz="4" w:space="0" w:color="auto"/>
            </w:tcBorders>
            <w:vAlign w:val="center"/>
          </w:tcPr>
          <w:p w14:paraId="7D0499EF"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1.符合国密局制定的 GM/T 0023-2014《IPSEC VPN网关产品规范》、GM/T 0025-2014《SSL VPN网关产品规范》、符合GM/T 0028-2014《密码模块安全技术要求》密码二级要求；</w:t>
            </w:r>
            <w:r>
              <w:rPr>
                <w:rFonts w:ascii="宋体" w:hAnsi="宋体" w:cs="宋体" w:hint="eastAsia"/>
                <w:b w:val="0"/>
                <w:kern w:val="0"/>
                <w:sz w:val="20"/>
              </w:rPr>
              <w:br/>
              <w:t>2.采用硬件国产化加密卡，整机和加密卡均由同一厂家设计、生产和制造；</w:t>
            </w:r>
            <w:r>
              <w:rPr>
                <w:rFonts w:ascii="宋体" w:hAnsi="宋体" w:cs="宋体" w:hint="eastAsia"/>
                <w:b w:val="0"/>
                <w:kern w:val="0"/>
                <w:sz w:val="20"/>
              </w:rPr>
              <w:br/>
              <w:t>3.标准2U机架式设备，冗余电源，不小于6个千兆电</w:t>
            </w:r>
            <w:r>
              <w:rPr>
                <w:rFonts w:ascii="宋体" w:hAnsi="宋体" w:cs="宋体" w:hint="eastAsia"/>
                <w:b w:val="0"/>
                <w:kern w:val="0"/>
                <w:sz w:val="20"/>
              </w:rPr>
              <w:lastRenderedPageBreak/>
              <w:t>口，不小于4个千兆光接口；</w:t>
            </w:r>
            <w:r>
              <w:rPr>
                <w:rFonts w:ascii="宋体" w:hAnsi="宋体" w:cs="宋体" w:hint="eastAsia"/>
                <w:b w:val="0"/>
                <w:kern w:val="0"/>
                <w:sz w:val="20"/>
              </w:rPr>
              <w:br/>
              <w:t>4.IPSec:大包加密吞吐（1428字节）：吞吐能力不小于16Gbps；小包加密吞吐(64字节)：吞吐能力不小于1.4Gbps；最大并发隧道数不小于40000条；SSL：SSL加密吞吐能力不低于2.5Gbps；SSL最大并发连接数不小于50000个；网关的时延为300us；</w:t>
            </w:r>
          </w:p>
        </w:tc>
        <w:tc>
          <w:tcPr>
            <w:tcW w:w="709" w:type="dxa"/>
            <w:tcBorders>
              <w:top w:val="nil"/>
              <w:left w:val="nil"/>
              <w:bottom w:val="single" w:sz="4" w:space="0" w:color="auto"/>
              <w:right w:val="single" w:sz="4" w:space="0" w:color="auto"/>
            </w:tcBorders>
            <w:vAlign w:val="center"/>
          </w:tcPr>
          <w:p w14:paraId="34925519"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lastRenderedPageBreak/>
              <w:t>电科网安</w:t>
            </w:r>
            <w:r>
              <w:rPr>
                <w:rFonts w:ascii="宋体" w:hAnsi="宋体" w:cs="宋体" w:hint="eastAsia"/>
                <w:b w:val="0"/>
                <w:kern w:val="0"/>
                <w:sz w:val="20"/>
              </w:rPr>
              <w:br/>
              <w:t>综合安全网关VIS10000-G</w:t>
            </w:r>
          </w:p>
        </w:tc>
        <w:tc>
          <w:tcPr>
            <w:tcW w:w="992" w:type="dxa"/>
            <w:tcBorders>
              <w:top w:val="nil"/>
              <w:left w:val="nil"/>
              <w:bottom w:val="single" w:sz="4" w:space="0" w:color="auto"/>
              <w:right w:val="single" w:sz="4" w:space="0" w:color="auto"/>
            </w:tcBorders>
            <w:vAlign w:val="center"/>
          </w:tcPr>
          <w:p w14:paraId="6CD76071"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云控平台密码应用/锡东机房</w:t>
            </w:r>
          </w:p>
        </w:tc>
        <w:tc>
          <w:tcPr>
            <w:tcW w:w="567" w:type="dxa"/>
            <w:tcBorders>
              <w:top w:val="nil"/>
              <w:left w:val="nil"/>
              <w:bottom w:val="single" w:sz="4" w:space="0" w:color="auto"/>
              <w:right w:val="single" w:sz="4" w:space="0" w:color="auto"/>
            </w:tcBorders>
            <w:noWrap/>
            <w:vAlign w:val="center"/>
          </w:tcPr>
          <w:p w14:paraId="1D9BD061"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2</w:t>
            </w:r>
          </w:p>
        </w:tc>
        <w:tc>
          <w:tcPr>
            <w:tcW w:w="993" w:type="dxa"/>
            <w:tcBorders>
              <w:top w:val="nil"/>
              <w:left w:val="nil"/>
              <w:bottom w:val="single" w:sz="4" w:space="0" w:color="auto"/>
              <w:right w:val="single" w:sz="4" w:space="0" w:color="auto"/>
            </w:tcBorders>
            <w:noWrap/>
            <w:vAlign w:val="center"/>
          </w:tcPr>
          <w:p w14:paraId="7D95E07E"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188000</w:t>
            </w:r>
          </w:p>
        </w:tc>
        <w:tc>
          <w:tcPr>
            <w:tcW w:w="1275" w:type="dxa"/>
            <w:tcBorders>
              <w:top w:val="nil"/>
              <w:left w:val="nil"/>
              <w:bottom w:val="single" w:sz="4" w:space="0" w:color="auto"/>
              <w:right w:val="single" w:sz="4" w:space="0" w:color="auto"/>
            </w:tcBorders>
            <w:vAlign w:val="center"/>
          </w:tcPr>
          <w:p w14:paraId="79D23802" w14:textId="77777777" w:rsidR="007F7CC4" w:rsidRDefault="00000000">
            <w:pPr>
              <w:widowControl/>
              <w:spacing w:line="240" w:lineRule="auto"/>
              <w:ind w:firstLineChars="100" w:firstLine="200"/>
              <w:rPr>
                <w:rFonts w:ascii="宋体" w:hAnsi="宋体" w:cs="宋体" w:hint="eastAsia"/>
                <w:b w:val="0"/>
                <w:color w:val="000000"/>
                <w:kern w:val="0"/>
                <w:sz w:val="20"/>
              </w:rPr>
            </w:pPr>
            <w:r>
              <w:rPr>
                <w:rFonts w:ascii="宋体" w:hAnsi="宋体" w:cs="宋体" w:hint="eastAsia"/>
                <w:b w:val="0"/>
                <w:color w:val="000000"/>
                <w:kern w:val="0"/>
                <w:sz w:val="20"/>
              </w:rPr>
              <w:t xml:space="preserve">376,000 </w:t>
            </w:r>
          </w:p>
        </w:tc>
        <w:tc>
          <w:tcPr>
            <w:tcW w:w="709" w:type="dxa"/>
            <w:tcBorders>
              <w:top w:val="nil"/>
              <w:left w:val="nil"/>
              <w:bottom w:val="single" w:sz="4" w:space="0" w:color="auto"/>
              <w:right w:val="single" w:sz="4" w:space="0" w:color="auto"/>
            </w:tcBorders>
            <w:noWrap/>
            <w:vAlign w:val="center"/>
          </w:tcPr>
          <w:p w14:paraId="10BB96D8"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c>
          <w:tcPr>
            <w:tcW w:w="851" w:type="dxa"/>
            <w:tcBorders>
              <w:top w:val="nil"/>
              <w:left w:val="nil"/>
              <w:bottom w:val="single" w:sz="4" w:space="0" w:color="auto"/>
              <w:right w:val="single" w:sz="4" w:space="0" w:color="auto"/>
            </w:tcBorders>
            <w:vAlign w:val="center"/>
          </w:tcPr>
          <w:p w14:paraId="0796A886" w14:textId="77777777" w:rsidR="007F7CC4" w:rsidRDefault="00000000">
            <w:pPr>
              <w:widowControl/>
              <w:spacing w:line="240" w:lineRule="auto"/>
              <w:jc w:val="left"/>
              <w:rPr>
                <w:rFonts w:ascii="宋体" w:hAnsi="宋体" w:cs="宋体" w:hint="eastAsia"/>
                <w:b w:val="0"/>
                <w:color w:val="000000"/>
                <w:kern w:val="0"/>
                <w:sz w:val="20"/>
              </w:rPr>
            </w:pPr>
            <w:r>
              <w:rPr>
                <w:rFonts w:ascii="宋体" w:hAnsi="宋体" w:cs="宋体" w:hint="eastAsia"/>
                <w:b w:val="0"/>
                <w:color w:val="000000"/>
                <w:kern w:val="0"/>
                <w:sz w:val="20"/>
              </w:rPr>
              <w:t>5年质保</w:t>
            </w:r>
          </w:p>
        </w:tc>
      </w:tr>
      <w:tr w:rsidR="007F7CC4" w14:paraId="7A20D2B3" w14:textId="77777777">
        <w:trPr>
          <w:trHeight w:val="4420"/>
        </w:trPr>
        <w:tc>
          <w:tcPr>
            <w:tcW w:w="421" w:type="dxa"/>
            <w:tcBorders>
              <w:top w:val="nil"/>
              <w:left w:val="single" w:sz="4" w:space="0" w:color="auto"/>
              <w:bottom w:val="single" w:sz="4" w:space="0" w:color="auto"/>
              <w:right w:val="single" w:sz="4" w:space="0" w:color="auto"/>
            </w:tcBorders>
            <w:vAlign w:val="center"/>
          </w:tcPr>
          <w:p w14:paraId="5D16E805"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lastRenderedPageBreak/>
              <w:t>3</w:t>
            </w:r>
          </w:p>
        </w:tc>
        <w:tc>
          <w:tcPr>
            <w:tcW w:w="708" w:type="dxa"/>
            <w:tcBorders>
              <w:top w:val="nil"/>
              <w:left w:val="nil"/>
              <w:bottom w:val="single" w:sz="4" w:space="0" w:color="auto"/>
              <w:right w:val="single" w:sz="4" w:space="0" w:color="auto"/>
            </w:tcBorders>
            <w:vAlign w:val="center"/>
          </w:tcPr>
          <w:p w14:paraId="52CFDDD5"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USBKey</w:t>
            </w:r>
          </w:p>
        </w:tc>
        <w:tc>
          <w:tcPr>
            <w:tcW w:w="1134" w:type="dxa"/>
            <w:tcBorders>
              <w:top w:val="nil"/>
              <w:left w:val="nil"/>
              <w:bottom w:val="single" w:sz="4" w:space="0" w:color="auto"/>
              <w:right w:val="single" w:sz="4" w:space="0" w:color="auto"/>
            </w:tcBorders>
            <w:vAlign w:val="center"/>
          </w:tcPr>
          <w:p w14:paraId="0B7E224D"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a)</w:t>
            </w:r>
            <w:r>
              <w:rPr>
                <w:rFonts w:ascii="Arial" w:hAnsi="Arial" w:cs="Arial"/>
                <w:b w:val="0"/>
                <w:kern w:val="0"/>
                <w:sz w:val="20"/>
              </w:rPr>
              <w:t xml:space="preserve"> </w:t>
            </w:r>
            <w:r>
              <w:rPr>
                <w:rFonts w:ascii="宋体" w:hAnsi="宋体" w:cs="宋体" w:hint="eastAsia"/>
                <w:b w:val="0"/>
                <w:kern w:val="0"/>
                <w:sz w:val="20"/>
              </w:rPr>
              <w:t xml:space="preserve">标准USB设备 </w:t>
            </w:r>
            <w:r>
              <w:rPr>
                <w:rFonts w:ascii="宋体" w:hAnsi="宋体" w:cs="宋体" w:hint="eastAsia"/>
                <w:b w:val="0"/>
                <w:kern w:val="0"/>
                <w:sz w:val="20"/>
              </w:rPr>
              <w:br/>
              <w:t>b)</w:t>
            </w:r>
            <w:r>
              <w:rPr>
                <w:rFonts w:ascii="Arial" w:hAnsi="Arial" w:cs="Arial"/>
                <w:b w:val="0"/>
                <w:kern w:val="0"/>
                <w:sz w:val="20"/>
              </w:rPr>
              <w:t xml:space="preserve"> </w:t>
            </w:r>
            <w:r>
              <w:rPr>
                <w:rFonts w:ascii="宋体" w:hAnsi="宋体" w:cs="宋体" w:hint="eastAsia"/>
                <w:b w:val="0"/>
                <w:kern w:val="0"/>
                <w:sz w:val="20"/>
              </w:rPr>
              <w:t>支持USB2.0/3.0；</w:t>
            </w:r>
            <w:r>
              <w:rPr>
                <w:rFonts w:ascii="宋体" w:hAnsi="宋体" w:cs="宋体" w:hint="eastAsia"/>
                <w:b w:val="0"/>
                <w:kern w:val="0"/>
                <w:sz w:val="20"/>
              </w:rPr>
              <w:br/>
              <w:t>c)</w:t>
            </w:r>
            <w:r>
              <w:rPr>
                <w:rFonts w:ascii="Arial" w:hAnsi="Arial" w:cs="Arial"/>
                <w:b w:val="0"/>
                <w:kern w:val="0"/>
                <w:sz w:val="20"/>
              </w:rPr>
              <w:t xml:space="preserve"> </w:t>
            </w:r>
            <w:r>
              <w:rPr>
                <w:rFonts w:ascii="宋体" w:hAnsi="宋体" w:cs="宋体" w:hint="eastAsia"/>
                <w:b w:val="0"/>
                <w:kern w:val="0"/>
                <w:sz w:val="20"/>
              </w:rPr>
              <w:t>支持的算法包含：支持SM1/SM2/SM3/SM4并兼容支持DES/3DES/SSF33/RSA等算法；</w:t>
            </w:r>
            <w:r>
              <w:rPr>
                <w:rFonts w:ascii="宋体" w:hAnsi="宋体" w:cs="宋体" w:hint="eastAsia"/>
                <w:b w:val="0"/>
                <w:kern w:val="0"/>
                <w:sz w:val="20"/>
              </w:rPr>
              <w:br/>
              <w:t>d)</w:t>
            </w:r>
            <w:r>
              <w:rPr>
                <w:rFonts w:ascii="Arial" w:hAnsi="Arial" w:cs="Arial"/>
                <w:b w:val="0"/>
                <w:kern w:val="0"/>
                <w:sz w:val="20"/>
              </w:rPr>
              <w:t xml:space="preserve"> </w:t>
            </w:r>
            <w:r>
              <w:rPr>
                <w:rFonts w:ascii="宋体" w:hAnsi="宋体" w:cs="宋体" w:hint="eastAsia"/>
                <w:b w:val="0"/>
                <w:kern w:val="0"/>
                <w:sz w:val="20"/>
              </w:rPr>
              <w:t>支持国际通用接口：PKCS#11、CSP</w:t>
            </w:r>
            <w:r>
              <w:rPr>
                <w:rFonts w:ascii="宋体" w:hAnsi="宋体" w:cs="宋体" w:hint="eastAsia"/>
                <w:b w:val="0"/>
                <w:kern w:val="0"/>
                <w:sz w:val="20"/>
              </w:rPr>
              <w:br/>
              <w:t>e)</w:t>
            </w:r>
            <w:r>
              <w:rPr>
                <w:rFonts w:ascii="Arial" w:hAnsi="Arial" w:cs="Arial"/>
                <w:b w:val="0"/>
                <w:kern w:val="0"/>
                <w:sz w:val="20"/>
              </w:rPr>
              <w:t xml:space="preserve"> </w:t>
            </w:r>
            <w:r>
              <w:rPr>
                <w:rFonts w:ascii="宋体" w:hAnsi="宋体" w:cs="宋体" w:hint="eastAsia"/>
                <w:b w:val="0"/>
                <w:kern w:val="0"/>
                <w:sz w:val="20"/>
              </w:rPr>
              <w:t>支持国密局智能密码钥匙SKF接口</w:t>
            </w:r>
            <w:r>
              <w:rPr>
                <w:rFonts w:ascii="宋体" w:hAnsi="宋体" w:cs="宋体" w:hint="eastAsia"/>
                <w:b w:val="0"/>
                <w:kern w:val="0"/>
                <w:sz w:val="20"/>
              </w:rPr>
              <w:br/>
              <w:t>f)</w:t>
            </w:r>
            <w:r>
              <w:rPr>
                <w:rFonts w:ascii="Arial" w:hAnsi="Arial" w:cs="Arial"/>
                <w:b w:val="0"/>
                <w:kern w:val="0"/>
                <w:sz w:val="20"/>
              </w:rPr>
              <w:t xml:space="preserve"> </w:t>
            </w:r>
            <w:r>
              <w:rPr>
                <w:rFonts w:ascii="宋体" w:hAnsi="宋体" w:cs="宋体" w:hint="eastAsia"/>
                <w:b w:val="0"/>
                <w:kern w:val="0"/>
                <w:sz w:val="20"/>
              </w:rPr>
              <w:t>支持客户端国产操作系统环境下使用</w:t>
            </w:r>
            <w:r>
              <w:rPr>
                <w:rFonts w:ascii="宋体" w:hAnsi="宋体" w:cs="宋体" w:hint="eastAsia"/>
                <w:b w:val="0"/>
                <w:kern w:val="0"/>
                <w:sz w:val="20"/>
              </w:rPr>
              <w:br/>
              <w:t>g)</w:t>
            </w:r>
            <w:r>
              <w:rPr>
                <w:rFonts w:ascii="Arial" w:hAnsi="Arial" w:cs="Arial"/>
                <w:b w:val="0"/>
                <w:kern w:val="0"/>
                <w:sz w:val="20"/>
              </w:rPr>
              <w:t xml:space="preserve"> </w:t>
            </w:r>
            <w:r>
              <w:rPr>
                <w:rFonts w:ascii="宋体" w:hAnsi="宋体" w:cs="宋体" w:hint="eastAsia"/>
                <w:b w:val="0"/>
                <w:kern w:val="0"/>
                <w:sz w:val="20"/>
              </w:rPr>
              <w:t>支持国产浏览器</w:t>
            </w:r>
            <w:r>
              <w:rPr>
                <w:rFonts w:ascii="宋体" w:hAnsi="宋体" w:cs="宋体" w:hint="eastAsia"/>
                <w:b w:val="0"/>
                <w:kern w:val="0"/>
                <w:sz w:val="20"/>
              </w:rPr>
              <w:br/>
              <w:t>h)</w:t>
            </w:r>
            <w:r>
              <w:rPr>
                <w:rFonts w:ascii="Arial" w:hAnsi="Arial" w:cs="Arial"/>
                <w:b w:val="0"/>
                <w:kern w:val="0"/>
                <w:sz w:val="20"/>
              </w:rPr>
              <w:t xml:space="preserve"> </w:t>
            </w:r>
            <w:r>
              <w:rPr>
                <w:rFonts w:ascii="宋体" w:hAnsi="宋体" w:cs="宋体" w:hint="eastAsia"/>
                <w:b w:val="0"/>
                <w:kern w:val="0"/>
                <w:sz w:val="20"/>
              </w:rPr>
              <w:t>存储空间≥256K</w:t>
            </w:r>
            <w:r>
              <w:rPr>
                <w:rFonts w:ascii="宋体" w:hAnsi="宋体" w:cs="宋体" w:hint="eastAsia"/>
                <w:b w:val="0"/>
                <w:kern w:val="0"/>
                <w:sz w:val="20"/>
              </w:rPr>
              <w:br/>
              <w:t>i)</w:t>
            </w:r>
            <w:r>
              <w:rPr>
                <w:rFonts w:ascii="Arial" w:hAnsi="Arial" w:cs="Arial"/>
                <w:b w:val="0"/>
                <w:kern w:val="0"/>
                <w:sz w:val="20"/>
              </w:rPr>
              <w:t xml:space="preserve"> </w:t>
            </w:r>
            <w:r>
              <w:rPr>
                <w:rFonts w:ascii="宋体" w:hAnsi="宋体" w:cs="宋体" w:hint="eastAsia"/>
                <w:b w:val="0"/>
                <w:kern w:val="0"/>
                <w:sz w:val="20"/>
              </w:rPr>
              <w:t>实现数字签名，私钥永不出USB key</w:t>
            </w:r>
            <w:r>
              <w:rPr>
                <w:rFonts w:ascii="宋体" w:hAnsi="宋体" w:cs="宋体" w:hint="eastAsia"/>
                <w:b w:val="0"/>
                <w:kern w:val="0"/>
                <w:sz w:val="20"/>
              </w:rPr>
              <w:br/>
              <w:t>j)</w:t>
            </w:r>
            <w:r>
              <w:rPr>
                <w:rFonts w:ascii="Arial" w:hAnsi="Arial" w:cs="Arial"/>
                <w:b w:val="0"/>
                <w:kern w:val="0"/>
                <w:sz w:val="20"/>
              </w:rPr>
              <w:t xml:space="preserve"> </w:t>
            </w:r>
            <w:r>
              <w:rPr>
                <w:rFonts w:ascii="宋体" w:hAnsi="宋体" w:cs="宋体" w:hint="eastAsia"/>
                <w:b w:val="0"/>
                <w:kern w:val="0"/>
                <w:sz w:val="20"/>
              </w:rPr>
              <w:t>SM2签名次数≥40次/秒。</w:t>
            </w:r>
            <w:r>
              <w:rPr>
                <w:rFonts w:ascii="宋体" w:hAnsi="宋体" w:cs="宋体" w:hint="eastAsia"/>
                <w:b w:val="0"/>
                <w:kern w:val="0"/>
                <w:sz w:val="20"/>
              </w:rPr>
              <w:br/>
              <w:t>k)</w:t>
            </w:r>
            <w:r>
              <w:rPr>
                <w:rFonts w:ascii="Arial" w:hAnsi="Arial" w:cs="Arial"/>
                <w:b w:val="0"/>
                <w:kern w:val="0"/>
                <w:sz w:val="20"/>
              </w:rPr>
              <w:t xml:space="preserve"> </w:t>
            </w:r>
            <w:r>
              <w:rPr>
                <w:rFonts w:ascii="宋体" w:hAnsi="宋体" w:cs="宋体" w:hint="eastAsia"/>
                <w:b w:val="0"/>
                <w:kern w:val="0"/>
                <w:sz w:val="20"/>
              </w:rPr>
              <w:t>SM2验签次数≥25次/</w:t>
            </w:r>
            <w:r>
              <w:rPr>
                <w:rFonts w:ascii="宋体" w:hAnsi="宋体" w:cs="宋体" w:hint="eastAsia"/>
                <w:b w:val="0"/>
                <w:kern w:val="0"/>
                <w:sz w:val="20"/>
              </w:rPr>
              <w:lastRenderedPageBreak/>
              <w:t>秒。</w:t>
            </w:r>
            <w:r>
              <w:rPr>
                <w:rFonts w:ascii="宋体" w:hAnsi="宋体" w:cs="宋体" w:hint="eastAsia"/>
                <w:b w:val="0"/>
                <w:kern w:val="0"/>
                <w:sz w:val="20"/>
              </w:rPr>
              <w:br/>
              <w:t>l)</w:t>
            </w:r>
            <w:r>
              <w:rPr>
                <w:rFonts w:ascii="Arial" w:hAnsi="Arial" w:cs="Arial"/>
                <w:b w:val="0"/>
                <w:kern w:val="0"/>
                <w:sz w:val="20"/>
              </w:rPr>
              <w:t xml:space="preserve"> </w:t>
            </w:r>
            <w:r>
              <w:rPr>
                <w:rFonts w:ascii="宋体" w:hAnsi="宋体" w:cs="宋体" w:hint="eastAsia"/>
                <w:b w:val="0"/>
                <w:kern w:val="0"/>
                <w:sz w:val="20"/>
              </w:rPr>
              <w:t>SM1加密≥15Mbps。</w:t>
            </w:r>
            <w:r>
              <w:rPr>
                <w:rFonts w:ascii="宋体" w:hAnsi="宋体" w:cs="宋体" w:hint="eastAsia"/>
                <w:b w:val="0"/>
                <w:kern w:val="0"/>
                <w:sz w:val="20"/>
              </w:rPr>
              <w:br/>
              <w:t>m)</w:t>
            </w:r>
            <w:r>
              <w:rPr>
                <w:rFonts w:ascii="Arial" w:hAnsi="Arial" w:cs="Arial"/>
                <w:b w:val="0"/>
                <w:kern w:val="0"/>
                <w:sz w:val="20"/>
              </w:rPr>
              <w:t xml:space="preserve"> </w:t>
            </w:r>
            <w:r>
              <w:rPr>
                <w:rFonts w:ascii="宋体" w:hAnsi="宋体" w:cs="宋体" w:hint="eastAsia"/>
                <w:b w:val="0"/>
                <w:kern w:val="0"/>
                <w:sz w:val="20"/>
              </w:rPr>
              <w:t>SM1解密≥15Mbps。</w:t>
            </w:r>
            <w:r>
              <w:rPr>
                <w:rFonts w:ascii="宋体" w:hAnsi="宋体" w:cs="宋体" w:hint="eastAsia"/>
                <w:b w:val="0"/>
                <w:kern w:val="0"/>
                <w:sz w:val="20"/>
              </w:rPr>
              <w:br/>
              <w:t>n)</w:t>
            </w:r>
            <w:r>
              <w:rPr>
                <w:rFonts w:ascii="Arial" w:hAnsi="Arial" w:cs="Arial"/>
                <w:b w:val="0"/>
                <w:kern w:val="0"/>
                <w:sz w:val="20"/>
              </w:rPr>
              <w:t xml:space="preserve"> </w:t>
            </w:r>
            <w:r>
              <w:rPr>
                <w:rFonts w:ascii="宋体" w:hAnsi="宋体" w:cs="宋体" w:hint="eastAsia"/>
                <w:b w:val="0"/>
                <w:kern w:val="0"/>
                <w:sz w:val="20"/>
              </w:rPr>
              <w:t>SM4加密≥16Mbps。</w:t>
            </w:r>
            <w:r>
              <w:rPr>
                <w:rFonts w:ascii="宋体" w:hAnsi="宋体" w:cs="宋体" w:hint="eastAsia"/>
                <w:b w:val="0"/>
                <w:kern w:val="0"/>
                <w:sz w:val="20"/>
              </w:rPr>
              <w:br/>
              <w:t>o)</w:t>
            </w:r>
            <w:r>
              <w:rPr>
                <w:rFonts w:ascii="Arial" w:hAnsi="Arial" w:cs="Arial"/>
                <w:b w:val="0"/>
                <w:kern w:val="0"/>
                <w:sz w:val="20"/>
              </w:rPr>
              <w:t xml:space="preserve"> </w:t>
            </w:r>
            <w:r>
              <w:rPr>
                <w:rFonts w:ascii="宋体" w:hAnsi="宋体" w:cs="宋体" w:hint="eastAsia"/>
                <w:b w:val="0"/>
                <w:kern w:val="0"/>
                <w:sz w:val="20"/>
              </w:rPr>
              <w:t>SM4解密≥16Mbps。</w:t>
            </w:r>
          </w:p>
        </w:tc>
        <w:tc>
          <w:tcPr>
            <w:tcW w:w="709" w:type="dxa"/>
            <w:tcBorders>
              <w:top w:val="nil"/>
              <w:left w:val="nil"/>
              <w:bottom w:val="single" w:sz="4" w:space="0" w:color="auto"/>
              <w:right w:val="single" w:sz="4" w:space="0" w:color="auto"/>
            </w:tcBorders>
            <w:vAlign w:val="center"/>
          </w:tcPr>
          <w:p w14:paraId="00F6A95C"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lastRenderedPageBreak/>
              <w:t>江苏意源</w:t>
            </w:r>
            <w:r>
              <w:rPr>
                <w:rFonts w:ascii="宋体" w:hAnsi="宋体" w:cs="宋体" w:hint="eastAsia"/>
                <w:b w:val="0"/>
                <w:kern w:val="0"/>
                <w:sz w:val="20"/>
              </w:rPr>
              <w:br/>
              <w:t>SJK1952-G</w:t>
            </w:r>
          </w:p>
        </w:tc>
        <w:tc>
          <w:tcPr>
            <w:tcW w:w="992" w:type="dxa"/>
            <w:tcBorders>
              <w:top w:val="nil"/>
              <w:left w:val="nil"/>
              <w:bottom w:val="single" w:sz="4" w:space="0" w:color="auto"/>
              <w:right w:val="single" w:sz="4" w:space="0" w:color="auto"/>
            </w:tcBorders>
            <w:vAlign w:val="center"/>
          </w:tcPr>
          <w:p w14:paraId="11CBE98B"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云控平台密码应用/用户端/管理端</w:t>
            </w:r>
          </w:p>
        </w:tc>
        <w:tc>
          <w:tcPr>
            <w:tcW w:w="567" w:type="dxa"/>
            <w:tcBorders>
              <w:top w:val="nil"/>
              <w:left w:val="nil"/>
              <w:bottom w:val="single" w:sz="4" w:space="0" w:color="auto"/>
              <w:right w:val="single" w:sz="4" w:space="0" w:color="auto"/>
            </w:tcBorders>
            <w:noWrap/>
            <w:vAlign w:val="center"/>
          </w:tcPr>
          <w:p w14:paraId="56CB3909"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100</w:t>
            </w:r>
          </w:p>
        </w:tc>
        <w:tc>
          <w:tcPr>
            <w:tcW w:w="993" w:type="dxa"/>
            <w:tcBorders>
              <w:top w:val="nil"/>
              <w:left w:val="nil"/>
              <w:bottom w:val="single" w:sz="4" w:space="0" w:color="auto"/>
              <w:right w:val="single" w:sz="4" w:space="0" w:color="auto"/>
            </w:tcBorders>
            <w:noWrap/>
            <w:vAlign w:val="center"/>
          </w:tcPr>
          <w:p w14:paraId="4D57F4CF"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85</w:t>
            </w:r>
          </w:p>
        </w:tc>
        <w:tc>
          <w:tcPr>
            <w:tcW w:w="1275" w:type="dxa"/>
            <w:tcBorders>
              <w:top w:val="nil"/>
              <w:left w:val="nil"/>
              <w:bottom w:val="single" w:sz="4" w:space="0" w:color="auto"/>
              <w:right w:val="single" w:sz="4" w:space="0" w:color="auto"/>
            </w:tcBorders>
            <w:vAlign w:val="center"/>
          </w:tcPr>
          <w:p w14:paraId="425785F6" w14:textId="77777777" w:rsidR="007F7CC4" w:rsidRDefault="00000000">
            <w:pPr>
              <w:widowControl/>
              <w:spacing w:line="240" w:lineRule="auto"/>
              <w:ind w:firstLineChars="100" w:firstLine="200"/>
              <w:rPr>
                <w:rFonts w:ascii="宋体" w:hAnsi="宋体" w:cs="宋体" w:hint="eastAsia"/>
                <w:b w:val="0"/>
                <w:color w:val="000000"/>
                <w:kern w:val="0"/>
                <w:sz w:val="20"/>
              </w:rPr>
            </w:pPr>
            <w:r>
              <w:rPr>
                <w:rFonts w:ascii="宋体" w:hAnsi="宋体" w:cs="宋体" w:hint="eastAsia"/>
                <w:b w:val="0"/>
                <w:color w:val="000000"/>
                <w:kern w:val="0"/>
                <w:sz w:val="20"/>
              </w:rPr>
              <w:t xml:space="preserve">8,500 </w:t>
            </w:r>
          </w:p>
        </w:tc>
        <w:tc>
          <w:tcPr>
            <w:tcW w:w="709" w:type="dxa"/>
            <w:tcBorders>
              <w:top w:val="nil"/>
              <w:left w:val="nil"/>
              <w:bottom w:val="single" w:sz="4" w:space="0" w:color="auto"/>
              <w:right w:val="single" w:sz="4" w:space="0" w:color="auto"/>
            </w:tcBorders>
            <w:noWrap/>
            <w:vAlign w:val="center"/>
          </w:tcPr>
          <w:p w14:paraId="32BB0343"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c>
          <w:tcPr>
            <w:tcW w:w="851" w:type="dxa"/>
            <w:tcBorders>
              <w:top w:val="nil"/>
              <w:left w:val="nil"/>
              <w:bottom w:val="single" w:sz="4" w:space="0" w:color="auto"/>
              <w:right w:val="single" w:sz="4" w:space="0" w:color="auto"/>
            </w:tcBorders>
            <w:vAlign w:val="center"/>
          </w:tcPr>
          <w:p w14:paraId="4B78F376" w14:textId="77777777" w:rsidR="007F7CC4" w:rsidRDefault="007F7CC4">
            <w:pPr>
              <w:widowControl/>
              <w:spacing w:line="240" w:lineRule="auto"/>
              <w:jc w:val="left"/>
              <w:rPr>
                <w:rFonts w:ascii="宋体" w:hAnsi="宋体" w:cs="宋体" w:hint="eastAsia"/>
                <w:b w:val="0"/>
                <w:color w:val="000000"/>
                <w:kern w:val="0"/>
                <w:sz w:val="20"/>
              </w:rPr>
            </w:pPr>
          </w:p>
        </w:tc>
      </w:tr>
      <w:tr w:rsidR="007F7CC4" w14:paraId="63791C85" w14:textId="77777777">
        <w:trPr>
          <w:trHeight w:val="520"/>
        </w:trPr>
        <w:tc>
          <w:tcPr>
            <w:tcW w:w="421" w:type="dxa"/>
            <w:tcBorders>
              <w:top w:val="nil"/>
              <w:left w:val="single" w:sz="4" w:space="0" w:color="auto"/>
              <w:bottom w:val="single" w:sz="4" w:space="0" w:color="auto"/>
              <w:right w:val="single" w:sz="4" w:space="0" w:color="auto"/>
            </w:tcBorders>
            <w:vAlign w:val="center"/>
          </w:tcPr>
          <w:p w14:paraId="58401F40"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4</w:t>
            </w:r>
          </w:p>
        </w:tc>
        <w:tc>
          <w:tcPr>
            <w:tcW w:w="708" w:type="dxa"/>
            <w:tcBorders>
              <w:top w:val="nil"/>
              <w:left w:val="nil"/>
              <w:bottom w:val="single" w:sz="4" w:space="0" w:color="auto"/>
              <w:right w:val="single" w:sz="4" w:space="0" w:color="auto"/>
            </w:tcBorders>
            <w:vAlign w:val="center"/>
          </w:tcPr>
          <w:p w14:paraId="2EFBCEC4"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集成服务</w:t>
            </w:r>
          </w:p>
        </w:tc>
        <w:tc>
          <w:tcPr>
            <w:tcW w:w="1134" w:type="dxa"/>
            <w:tcBorders>
              <w:top w:val="nil"/>
              <w:left w:val="nil"/>
              <w:bottom w:val="single" w:sz="4" w:space="0" w:color="auto"/>
              <w:right w:val="single" w:sz="4" w:space="0" w:color="auto"/>
            </w:tcBorders>
            <w:vAlign w:val="center"/>
          </w:tcPr>
          <w:p w14:paraId="0D37F9FE"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所有的设备 上架，调试，系统安装，光纤跳线连接部署，网络拓扑规划。</w:t>
            </w:r>
          </w:p>
        </w:tc>
        <w:tc>
          <w:tcPr>
            <w:tcW w:w="709" w:type="dxa"/>
            <w:tcBorders>
              <w:top w:val="nil"/>
              <w:left w:val="nil"/>
              <w:bottom w:val="single" w:sz="4" w:space="0" w:color="auto"/>
              <w:right w:val="single" w:sz="4" w:space="0" w:color="auto"/>
            </w:tcBorders>
            <w:vAlign w:val="center"/>
          </w:tcPr>
          <w:p w14:paraId="377E2F02" w14:textId="77777777" w:rsidR="007F7CC4" w:rsidRDefault="00000000">
            <w:pPr>
              <w:widowControl/>
              <w:spacing w:line="240" w:lineRule="auto"/>
              <w:jc w:val="left"/>
              <w:rPr>
                <w:rFonts w:ascii="宋体" w:hAnsi="宋体" w:cs="宋体" w:hint="eastAsia"/>
                <w:b w:val="0"/>
                <w:kern w:val="0"/>
                <w:sz w:val="20"/>
              </w:rPr>
            </w:pPr>
            <w:r>
              <w:rPr>
                <w:rFonts w:ascii="宋体" w:hAnsi="宋体" w:cs="宋体" w:hint="eastAsia"/>
                <w:b w:val="0"/>
                <w:kern w:val="0"/>
                <w:sz w:val="20"/>
              </w:rPr>
              <w:t>国产、定制</w:t>
            </w:r>
          </w:p>
        </w:tc>
        <w:tc>
          <w:tcPr>
            <w:tcW w:w="992" w:type="dxa"/>
            <w:tcBorders>
              <w:top w:val="nil"/>
              <w:left w:val="nil"/>
              <w:bottom w:val="single" w:sz="4" w:space="0" w:color="auto"/>
              <w:right w:val="single" w:sz="4" w:space="0" w:color="auto"/>
            </w:tcBorders>
            <w:vAlign w:val="center"/>
          </w:tcPr>
          <w:p w14:paraId="7EDE403B"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锡东机房</w:t>
            </w:r>
          </w:p>
        </w:tc>
        <w:tc>
          <w:tcPr>
            <w:tcW w:w="567" w:type="dxa"/>
            <w:tcBorders>
              <w:top w:val="nil"/>
              <w:left w:val="nil"/>
              <w:bottom w:val="single" w:sz="4" w:space="0" w:color="auto"/>
              <w:right w:val="single" w:sz="4" w:space="0" w:color="auto"/>
            </w:tcBorders>
            <w:noWrap/>
            <w:vAlign w:val="center"/>
          </w:tcPr>
          <w:p w14:paraId="2F5315D7" w14:textId="77777777" w:rsidR="007F7CC4" w:rsidRDefault="00000000">
            <w:pPr>
              <w:widowControl/>
              <w:spacing w:line="240" w:lineRule="auto"/>
              <w:jc w:val="center"/>
              <w:rPr>
                <w:rFonts w:ascii="宋体" w:hAnsi="宋体" w:cs="宋体" w:hint="eastAsia"/>
                <w:b w:val="0"/>
                <w:kern w:val="0"/>
                <w:sz w:val="20"/>
              </w:rPr>
            </w:pPr>
            <w:r>
              <w:rPr>
                <w:rFonts w:ascii="宋体" w:hAnsi="宋体" w:cs="宋体" w:hint="eastAsia"/>
                <w:b w:val="0"/>
                <w:kern w:val="0"/>
                <w:sz w:val="20"/>
              </w:rPr>
              <w:t>1</w:t>
            </w:r>
          </w:p>
        </w:tc>
        <w:tc>
          <w:tcPr>
            <w:tcW w:w="993" w:type="dxa"/>
            <w:tcBorders>
              <w:top w:val="nil"/>
              <w:left w:val="nil"/>
              <w:bottom w:val="single" w:sz="4" w:space="0" w:color="auto"/>
              <w:right w:val="single" w:sz="4" w:space="0" w:color="auto"/>
            </w:tcBorders>
            <w:vAlign w:val="center"/>
          </w:tcPr>
          <w:p w14:paraId="21799D11"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 xml:space="preserve">   25,000 </w:t>
            </w:r>
          </w:p>
        </w:tc>
        <w:tc>
          <w:tcPr>
            <w:tcW w:w="1275" w:type="dxa"/>
            <w:tcBorders>
              <w:top w:val="nil"/>
              <w:left w:val="nil"/>
              <w:bottom w:val="single" w:sz="4" w:space="0" w:color="auto"/>
              <w:right w:val="single" w:sz="4" w:space="0" w:color="auto"/>
            </w:tcBorders>
            <w:vAlign w:val="center"/>
          </w:tcPr>
          <w:p w14:paraId="518B655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 xml:space="preserve">        25,000 </w:t>
            </w:r>
          </w:p>
        </w:tc>
        <w:tc>
          <w:tcPr>
            <w:tcW w:w="709" w:type="dxa"/>
            <w:tcBorders>
              <w:top w:val="nil"/>
              <w:left w:val="nil"/>
              <w:bottom w:val="single" w:sz="4" w:space="0" w:color="auto"/>
              <w:right w:val="single" w:sz="4" w:space="0" w:color="auto"/>
            </w:tcBorders>
            <w:noWrap/>
            <w:vAlign w:val="center"/>
          </w:tcPr>
          <w:p w14:paraId="6BBBEECE"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6%</w:t>
            </w:r>
          </w:p>
        </w:tc>
        <w:tc>
          <w:tcPr>
            <w:tcW w:w="851" w:type="dxa"/>
            <w:tcBorders>
              <w:top w:val="nil"/>
              <w:left w:val="nil"/>
              <w:bottom w:val="single" w:sz="4" w:space="0" w:color="auto"/>
              <w:right w:val="single" w:sz="4" w:space="0" w:color="auto"/>
            </w:tcBorders>
            <w:vAlign w:val="center"/>
          </w:tcPr>
          <w:p w14:paraId="23C54F1F" w14:textId="77777777" w:rsidR="007F7CC4" w:rsidRDefault="007F7CC4">
            <w:pPr>
              <w:widowControl/>
              <w:spacing w:line="240" w:lineRule="auto"/>
              <w:jc w:val="left"/>
              <w:rPr>
                <w:rFonts w:ascii="宋体" w:hAnsi="宋体" w:cs="宋体" w:hint="eastAsia"/>
                <w:b w:val="0"/>
                <w:color w:val="000000"/>
                <w:kern w:val="0"/>
                <w:sz w:val="20"/>
              </w:rPr>
            </w:pPr>
          </w:p>
        </w:tc>
      </w:tr>
      <w:tr w:rsidR="007F7CC4" w14:paraId="0465E3BD" w14:textId="77777777">
        <w:trPr>
          <w:trHeight w:val="547"/>
        </w:trPr>
        <w:tc>
          <w:tcPr>
            <w:tcW w:w="421" w:type="dxa"/>
            <w:tcBorders>
              <w:top w:val="nil"/>
              <w:left w:val="single" w:sz="4" w:space="0" w:color="auto"/>
              <w:bottom w:val="single" w:sz="4" w:space="0" w:color="auto"/>
              <w:right w:val="single" w:sz="4" w:space="0" w:color="auto"/>
            </w:tcBorders>
            <w:vAlign w:val="center"/>
          </w:tcPr>
          <w:p w14:paraId="3848065D"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 xml:space="preserve">　</w:t>
            </w:r>
          </w:p>
        </w:tc>
        <w:tc>
          <w:tcPr>
            <w:tcW w:w="708" w:type="dxa"/>
            <w:tcBorders>
              <w:top w:val="nil"/>
              <w:left w:val="nil"/>
              <w:bottom w:val="single" w:sz="4" w:space="0" w:color="auto"/>
              <w:right w:val="single" w:sz="4" w:space="0" w:color="auto"/>
            </w:tcBorders>
            <w:vAlign w:val="center"/>
          </w:tcPr>
          <w:p w14:paraId="3E28F4C7"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小计</w:t>
            </w:r>
          </w:p>
        </w:tc>
        <w:tc>
          <w:tcPr>
            <w:tcW w:w="1134" w:type="dxa"/>
            <w:tcBorders>
              <w:top w:val="nil"/>
              <w:left w:val="nil"/>
              <w:bottom w:val="single" w:sz="4" w:space="0" w:color="auto"/>
              <w:right w:val="single" w:sz="4" w:space="0" w:color="auto"/>
            </w:tcBorders>
            <w:vAlign w:val="center"/>
          </w:tcPr>
          <w:p w14:paraId="44434BB6" w14:textId="77777777" w:rsidR="007F7CC4" w:rsidRDefault="007F7CC4">
            <w:pPr>
              <w:widowControl/>
              <w:spacing w:line="240" w:lineRule="auto"/>
              <w:jc w:val="left"/>
              <w:rPr>
                <w:rFonts w:ascii="宋体" w:hAnsi="宋体" w:cs="宋体" w:hint="eastAsia"/>
                <w:bCs/>
                <w:color w:val="000000"/>
                <w:kern w:val="0"/>
                <w:sz w:val="20"/>
              </w:rPr>
            </w:pPr>
          </w:p>
        </w:tc>
        <w:tc>
          <w:tcPr>
            <w:tcW w:w="709" w:type="dxa"/>
            <w:tcBorders>
              <w:top w:val="nil"/>
              <w:left w:val="nil"/>
              <w:bottom w:val="single" w:sz="4" w:space="0" w:color="auto"/>
              <w:right w:val="single" w:sz="4" w:space="0" w:color="auto"/>
            </w:tcBorders>
            <w:vAlign w:val="center"/>
          </w:tcPr>
          <w:p w14:paraId="64BC61A7" w14:textId="77777777" w:rsidR="007F7CC4" w:rsidRDefault="007F7CC4">
            <w:pPr>
              <w:widowControl/>
              <w:spacing w:line="240" w:lineRule="auto"/>
              <w:jc w:val="left"/>
              <w:rPr>
                <w:rFonts w:ascii="宋体" w:hAnsi="宋体" w:cs="宋体" w:hint="eastAsia"/>
                <w:bCs/>
                <w:color w:val="000000"/>
                <w:kern w:val="0"/>
                <w:sz w:val="20"/>
              </w:rPr>
            </w:pPr>
          </w:p>
        </w:tc>
        <w:tc>
          <w:tcPr>
            <w:tcW w:w="992" w:type="dxa"/>
            <w:tcBorders>
              <w:top w:val="nil"/>
              <w:left w:val="nil"/>
              <w:bottom w:val="single" w:sz="4" w:space="0" w:color="auto"/>
              <w:right w:val="single" w:sz="4" w:space="0" w:color="auto"/>
            </w:tcBorders>
            <w:vAlign w:val="center"/>
          </w:tcPr>
          <w:p w14:paraId="29FB2A06" w14:textId="77777777" w:rsidR="007F7CC4" w:rsidRDefault="007F7CC4">
            <w:pPr>
              <w:widowControl/>
              <w:spacing w:line="240" w:lineRule="auto"/>
              <w:jc w:val="left"/>
              <w:rPr>
                <w:rFonts w:ascii="宋体" w:hAnsi="宋体" w:cs="宋体" w:hint="eastAsia"/>
                <w:bCs/>
                <w:color w:val="000000"/>
                <w:kern w:val="0"/>
                <w:sz w:val="20"/>
              </w:rPr>
            </w:pPr>
          </w:p>
        </w:tc>
        <w:tc>
          <w:tcPr>
            <w:tcW w:w="567" w:type="dxa"/>
            <w:tcBorders>
              <w:top w:val="nil"/>
              <w:left w:val="nil"/>
              <w:bottom w:val="single" w:sz="4" w:space="0" w:color="auto"/>
              <w:right w:val="single" w:sz="4" w:space="0" w:color="auto"/>
            </w:tcBorders>
            <w:vAlign w:val="center"/>
          </w:tcPr>
          <w:p w14:paraId="2387E04E" w14:textId="77777777" w:rsidR="007F7CC4" w:rsidRDefault="007F7CC4">
            <w:pPr>
              <w:widowControl/>
              <w:spacing w:line="240" w:lineRule="auto"/>
              <w:jc w:val="center"/>
              <w:rPr>
                <w:rFonts w:ascii="宋体" w:hAnsi="宋体" w:cs="宋体" w:hint="eastAsia"/>
                <w:bCs/>
                <w:color w:val="000000"/>
                <w:kern w:val="0"/>
                <w:sz w:val="20"/>
              </w:rPr>
            </w:pPr>
          </w:p>
        </w:tc>
        <w:tc>
          <w:tcPr>
            <w:tcW w:w="993" w:type="dxa"/>
            <w:tcBorders>
              <w:top w:val="nil"/>
              <w:left w:val="nil"/>
              <w:bottom w:val="single" w:sz="4" w:space="0" w:color="auto"/>
              <w:right w:val="single" w:sz="4" w:space="0" w:color="auto"/>
            </w:tcBorders>
            <w:vAlign w:val="center"/>
          </w:tcPr>
          <w:p w14:paraId="2EB4C5B0" w14:textId="77777777" w:rsidR="007F7CC4" w:rsidRDefault="007F7CC4">
            <w:pPr>
              <w:widowControl/>
              <w:spacing w:line="240" w:lineRule="auto"/>
              <w:jc w:val="center"/>
              <w:rPr>
                <w:rFonts w:ascii="宋体" w:hAnsi="宋体" w:cs="宋体" w:hint="eastAsia"/>
                <w:bCs/>
                <w:color w:val="000000"/>
                <w:kern w:val="0"/>
                <w:sz w:val="20"/>
              </w:rPr>
            </w:pPr>
          </w:p>
        </w:tc>
        <w:tc>
          <w:tcPr>
            <w:tcW w:w="1275" w:type="dxa"/>
            <w:tcBorders>
              <w:top w:val="nil"/>
              <w:left w:val="nil"/>
              <w:bottom w:val="single" w:sz="4" w:space="0" w:color="auto"/>
              <w:right w:val="single" w:sz="4" w:space="0" w:color="auto"/>
            </w:tcBorders>
            <w:noWrap/>
            <w:vAlign w:val="center"/>
          </w:tcPr>
          <w:p w14:paraId="6810B100" w14:textId="77777777" w:rsidR="007F7CC4" w:rsidRDefault="00000000">
            <w:pPr>
              <w:widowControl/>
              <w:spacing w:line="240" w:lineRule="auto"/>
              <w:ind w:firstLineChars="100" w:firstLine="201"/>
              <w:rPr>
                <w:rFonts w:ascii="宋体" w:hAnsi="宋体" w:cs="宋体" w:hint="eastAsia"/>
                <w:bCs/>
                <w:kern w:val="0"/>
                <w:sz w:val="20"/>
              </w:rPr>
            </w:pPr>
            <w:r>
              <w:rPr>
                <w:rFonts w:ascii="宋体" w:hAnsi="宋体" w:cs="宋体" w:hint="eastAsia"/>
                <w:bCs/>
                <w:kern w:val="0"/>
                <w:sz w:val="20"/>
              </w:rPr>
              <w:t xml:space="preserve">785,500 </w:t>
            </w:r>
          </w:p>
        </w:tc>
        <w:tc>
          <w:tcPr>
            <w:tcW w:w="709" w:type="dxa"/>
            <w:tcBorders>
              <w:top w:val="nil"/>
              <w:left w:val="nil"/>
              <w:bottom w:val="single" w:sz="4" w:space="0" w:color="auto"/>
              <w:right w:val="single" w:sz="4" w:space="0" w:color="auto"/>
            </w:tcBorders>
            <w:noWrap/>
            <w:vAlign w:val="center"/>
          </w:tcPr>
          <w:p w14:paraId="63633273" w14:textId="77777777" w:rsidR="007F7CC4" w:rsidRDefault="007F7CC4">
            <w:pPr>
              <w:widowControl/>
              <w:spacing w:line="240" w:lineRule="auto"/>
              <w:jc w:val="center"/>
              <w:rPr>
                <w:rFonts w:ascii="宋体" w:hAnsi="宋体" w:cs="宋体" w:hint="eastAsia"/>
                <w:bCs/>
                <w:color w:val="000000"/>
                <w:kern w:val="0"/>
                <w:sz w:val="20"/>
              </w:rPr>
            </w:pPr>
          </w:p>
        </w:tc>
        <w:tc>
          <w:tcPr>
            <w:tcW w:w="851" w:type="dxa"/>
            <w:tcBorders>
              <w:top w:val="nil"/>
              <w:left w:val="nil"/>
              <w:bottom w:val="single" w:sz="4" w:space="0" w:color="auto"/>
              <w:right w:val="single" w:sz="4" w:space="0" w:color="auto"/>
            </w:tcBorders>
            <w:vAlign w:val="center"/>
          </w:tcPr>
          <w:p w14:paraId="6F9363BB" w14:textId="77777777" w:rsidR="007F7CC4" w:rsidRDefault="007F7CC4">
            <w:pPr>
              <w:widowControl/>
              <w:spacing w:line="240" w:lineRule="auto"/>
              <w:jc w:val="left"/>
              <w:rPr>
                <w:rFonts w:ascii="宋体" w:hAnsi="宋体" w:cs="宋体" w:hint="eastAsia"/>
                <w:b w:val="0"/>
                <w:color w:val="000000"/>
                <w:kern w:val="0"/>
                <w:sz w:val="20"/>
              </w:rPr>
            </w:pPr>
          </w:p>
        </w:tc>
      </w:tr>
    </w:tbl>
    <w:p w14:paraId="53DE853A" w14:textId="77777777" w:rsidR="007F7CC4" w:rsidRDefault="007F7CC4">
      <w:pPr>
        <w:widowControl/>
        <w:spacing w:line="240" w:lineRule="auto"/>
        <w:jc w:val="left"/>
        <w:rPr>
          <w:rFonts w:ascii="宋体" w:hAnsi="宋体" w:hint="eastAsia"/>
          <w:b w:val="0"/>
          <w:bCs/>
          <w:sz w:val="24"/>
          <w:szCs w:val="24"/>
        </w:rPr>
      </w:pPr>
    </w:p>
    <w:p w14:paraId="1AA9EB6C" w14:textId="77777777" w:rsidR="007F7CC4" w:rsidRDefault="007F7CC4">
      <w:pPr>
        <w:widowControl/>
        <w:spacing w:line="240" w:lineRule="auto"/>
        <w:jc w:val="left"/>
        <w:rPr>
          <w:rFonts w:ascii="宋体" w:hAnsi="宋体" w:hint="eastAsia"/>
          <w:b w:val="0"/>
          <w:bCs/>
          <w:sz w:val="24"/>
          <w:szCs w:val="24"/>
        </w:rPr>
      </w:pPr>
    </w:p>
    <w:p w14:paraId="03B9508D" w14:textId="77777777" w:rsidR="007F7CC4" w:rsidRDefault="007F7CC4">
      <w:pPr>
        <w:widowControl/>
        <w:spacing w:line="240" w:lineRule="auto"/>
        <w:jc w:val="left"/>
        <w:rPr>
          <w:rFonts w:ascii="宋体" w:hAnsi="宋体" w:hint="eastAsia"/>
          <w:b w:val="0"/>
          <w:bCs/>
          <w:sz w:val="24"/>
          <w:szCs w:val="24"/>
        </w:rPr>
      </w:pPr>
    </w:p>
    <w:p w14:paraId="7753DB2E" w14:textId="77777777" w:rsidR="007F7CC4" w:rsidRDefault="007F7CC4">
      <w:pPr>
        <w:widowControl/>
        <w:spacing w:line="240" w:lineRule="auto"/>
        <w:jc w:val="left"/>
        <w:rPr>
          <w:rFonts w:ascii="宋体" w:hAnsi="宋体" w:hint="eastAsia"/>
          <w:b w:val="0"/>
          <w:bCs/>
          <w:sz w:val="24"/>
          <w:szCs w:val="24"/>
        </w:rPr>
      </w:pPr>
    </w:p>
    <w:p w14:paraId="670C691F" w14:textId="77777777" w:rsidR="007F7CC4" w:rsidRDefault="007F7CC4">
      <w:pPr>
        <w:widowControl/>
        <w:spacing w:line="240" w:lineRule="auto"/>
        <w:jc w:val="left"/>
        <w:rPr>
          <w:rFonts w:ascii="宋体" w:hAnsi="宋体" w:hint="eastAsia"/>
          <w:b w:val="0"/>
          <w:bCs/>
          <w:sz w:val="24"/>
          <w:szCs w:val="24"/>
        </w:rPr>
      </w:pPr>
    </w:p>
    <w:p w14:paraId="6229BC60" w14:textId="77777777" w:rsidR="007F7CC4" w:rsidRDefault="007F7CC4">
      <w:pPr>
        <w:widowControl/>
        <w:spacing w:line="240" w:lineRule="auto"/>
        <w:jc w:val="left"/>
        <w:rPr>
          <w:rFonts w:ascii="宋体" w:hAnsi="宋体" w:hint="eastAsia"/>
          <w:b w:val="0"/>
          <w:bCs/>
          <w:sz w:val="24"/>
          <w:szCs w:val="24"/>
        </w:rPr>
      </w:pPr>
    </w:p>
    <w:p w14:paraId="762CA136" w14:textId="77777777" w:rsidR="007F7CC4" w:rsidRDefault="007F7CC4">
      <w:pPr>
        <w:widowControl/>
        <w:spacing w:line="240" w:lineRule="auto"/>
        <w:jc w:val="left"/>
        <w:rPr>
          <w:rFonts w:ascii="宋体" w:hAnsi="宋体" w:hint="eastAsia"/>
          <w:b w:val="0"/>
          <w:bCs/>
          <w:sz w:val="24"/>
          <w:szCs w:val="24"/>
        </w:rPr>
      </w:pPr>
    </w:p>
    <w:p w14:paraId="29319BDD" w14:textId="77777777" w:rsidR="007F7CC4" w:rsidRDefault="007F7CC4">
      <w:pPr>
        <w:widowControl/>
        <w:spacing w:line="240" w:lineRule="auto"/>
        <w:jc w:val="left"/>
        <w:rPr>
          <w:rFonts w:ascii="宋体" w:hAnsi="宋体" w:hint="eastAsia"/>
          <w:b w:val="0"/>
          <w:bCs/>
          <w:sz w:val="24"/>
          <w:szCs w:val="24"/>
        </w:rPr>
      </w:pPr>
    </w:p>
    <w:p w14:paraId="6F3541E0" w14:textId="77777777" w:rsidR="007F7CC4" w:rsidRDefault="007F7CC4">
      <w:pPr>
        <w:widowControl/>
        <w:spacing w:line="240" w:lineRule="auto"/>
        <w:jc w:val="left"/>
        <w:rPr>
          <w:rFonts w:ascii="宋体" w:hAnsi="宋体" w:hint="eastAsia"/>
          <w:b w:val="0"/>
          <w:bCs/>
          <w:sz w:val="24"/>
          <w:szCs w:val="24"/>
        </w:rPr>
      </w:pPr>
    </w:p>
    <w:p w14:paraId="692D3159" w14:textId="77777777" w:rsidR="007F7CC4" w:rsidRDefault="007F7CC4">
      <w:pPr>
        <w:widowControl/>
        <w:spacing w:line="240" w:lineRule="auto"/>
        <w:jc w:val="left"/>
        <w:rPr>
          <w:rFonts w:ascii="宋体" w:hAnsi="宋体" w:hint="eastAsia"/>
          <w:b w:val="0"/>
          <w:bCs/>
          <w:sz w:val="24"/>
          <w:szCs w:val="24"/>
        </w:rPr>
      </w:pPr>
    </w:p>
    <w:p w14:paraId="05CB10A8" w14:textId="77777777" w:rsidR="007F7CC4" w:rsidRDefault="007F7CC4">
      <w:pPr>
        <w:widowControl/>
        <w:spacing w:line="240" w:lineRule="auto"/>
        <w:jc w:val="left"/>
        <w:rPr>
          <w:rFonts w:ascii="宋体" w:hAnsi="宋体" w:hint="eastAsia"/>
          <w:b w:val="0"/>
          <w:bCs/>
          <w:sz w:val="24"/>
          <w:szCs w:val="24"/>
        </w:rPr>
      </w:pPr>
    </w:p>
    <w:p w14:paraId="5A4AB108" w14:textId="77777777" w:rsidR="007F7CC4" w:rsidRDefault="007F7CC4">
      <w:pPr>
        <w:widowControl/>
        <w:spacing w:line="240" w:lineRule="auto"/>
        <w:jc w:val="left"/>
        <w:rPr>
          <w:rFonts w:ascii="宋体" w:hAnsi="宋体" w:hint="eastAsia"/>
          <w:b w:val="0"/>
          <w:bCs/>
          <w:sz w:val="24"/>
          <w:szCs w:val="24"/>
        </w:rPr>
      </w:pPr>
    </w:p>
    <w:p w14:paraId="7E765BFD" w14:textId="77777777" w:rsidR="007F7CC4" w:rsidRDefault="007F7CC4">
      <w:pPr>
        <w:widowControl/>
        <w:spacing w:line="240" w:lineRule="auto"/>
        <w:jc w:val="left"/>
        <w:rPr>
          <w:rFonts w:ascii="宋体" w:hAnsi="宋体" w:hint="eastAsia"/>
          <w:b w:val="0"/>
          <w:bCs/>
          <w:sz w:val="24"/>
          <w:szCs w:val="24"/>
        </w:rPr>
      </w:pPr>
    </w:p>
    <w:p w14:paraId="1DB4022E" w14:textId="77777777" w:rsidR="007F7CC4" w:rsidRDefault="007F7CC4">
      <w:pPr>
        <w:widowControl/>
        <w:spacing w:line="240" w:lineRule="auto"/>
        <w:jc w:val="left"/>
        <w:rPr>
          <w:rFonts w:ascii="宋体" w:hAnsi="宋体" w:hint="eastAsia"/>
          <w:b w:val="0"/>
          <w:bCs/>
          <w:sz w:val="24"/>
          <w:szCs w:val="24"/>
        </w:rPr>
      </w:pPr>
    </w:p>
    <w:p w14:paraId="1DC46F90" w14:textId="77777777" w:rsidR="007F7CC4" w:rsidRDefault="007F7CC4">
      <w:pPr>
        <w:widowControl/>
        <w:spacing w:line="240" w:lineRule="auto"/>
        <w:jc w:val="left"/>
        <w:rPr>
          <w:rFonts w:ascii="宋体" w:hAnsi="宋体" w:hint="eastAsia"/>
          <w:b w:val="0"/>
          <w:bCs/>
          <w:sz w:val="24"/>
          <w:szCs w:val="24"/>
        </w:rPr>
      </w:pPr>
    </w:p>
    <w:p w14:paraId="13F89A6B" w14:textId="77777777" w:rsidR="007F7CC4" w:rsidRDefault="007F7CC4">
      <w:pPr>
        <w:widowControl/>
        <w:spacing w:line="240" w:lineRule="auto"/>
        <w:jc w:val="left"/>
        <w:rPr>
          <w:rFonts w:ascii="宋体" w:hAnsi="宋体" w:hint="eastAsia"/>
          <w:b w:val="0"/>
          <w:bCs/>
          <w:sz w:val="24"/>
          <w:szCs w:val="24"/>
        </w:rPr>
      </w:pPr>
    </w:p>
    <w:p w14:paraId="4348A9B4" w14:textId="77777777" w:rsidR="007F7CC4" w:rsidRDefault="007F7CC4">
      <w:pPr>
        <w:widowControl/>
        <w:spacing w:line="240" w:lineRule="auto"/>
        <w:jc w:val="left"/>
        <w:rPr>
          <w:rFonts w:ascii="宋体" w:hAnsi="宋体" w:hint="eastAsia"/>
          <w:b w:val="0"/>
          <w:bCs/>
          <w:sz w:val="24"/>
          <w:szCs w:val="24"/>
        </w:rPr>
      </w:pPr>
    </w:p>
    <w:p w14:paraId="55A32605" w14:textId="77777777" w:rsidR="007F7CC4" w:rsidRDefault="007F7CC4">
      <w:pPr>
        <w:widowControl/>
        <w:spacing w:line="240" w:lineRule="auto"/>
        <w:jc w:val="left"/>
        <w:rPr>
          <w:rFonts w:ascii="宋体" w:hAnsi="宋体" w:hint="eastAsia"/>
          <w:b w:val="0"/>
          <w:bCs/>
          <w:sz w:val="24"/>
          <w:szCs w:val="24"/>
        </w:rPr>
      </w:pPr>
    </w:p>
    <w:p w14:paraId="6EF68087" w14:textId="77777777" w:rsidR="007F7CC4" w:rsidRDefault="007F7CC4">
      <w:pPr>
        <w:widowControl/>
        <w:spacing w:line="240" w:lineRule="auto"/>
        <w:jc w:val="left"/>
        <w:rPr>
          <w:rFonts w:ascii="宋体" w:hAnsi="宋体" w:hint="eastAsia"/>
          <w:b w:val="0"/>
          <w:bCs/>
          <w:sz w:val="24"/>
          <w:szCs w:val="24"/>
        </w:rPr>
      </w:pPr>
    </w:p>
    <w:p w14:paraId="01ADBEC5" w14:textId="77777777" w:rsidR="007F7CC4" w:rsidRDefault="007F7CC4">
      <w:pPr>
        <w:widowControl/>
        <w:spacing w:line="240" w:lineRule="auto"/>
        <w:jc w:val="left"/>
        <w:rPr>
          <w:rFonts w:ascii="宋体" w:hAnsi="宋体" w:hint="eastAsia"/>
          <w:b w:val="0"/>
          <w:bCs/>
          <w:sz w:val="24"/>
          <w:szCs w:val="24"/>
        </w:rPr>
      </w:pPr>
    </w:p>
    <w:p w14:paraId="017C4BA2" w14:textId="728997F9" w:rsidR="007F7CC4" w:rsidRDefault="00000000">
      <w:pPr>
        <w:widowControl/>
        <w:spacing w:line="240" w:lineRule="auto"/>
        <w:jc w:val="left"/>
        <w:rPr>
          <w:rFonts w:ascii="宋体" w:hAnsi="宋体" w:hint="eastAsia"/>
          <w:sz w:val="24"/>
          <w:szCs w:val="24"/>
        </w:rPr>
      </w:pPr>
      <w:r>
        <w:rPr>
          <w:rFonts w:ascii="宋体" w:hAnsi="宋体" w:hint="eastAsia"/>
          <w:sz w:val="24"/>
          <w:szCs w:val="24"/>
        </w:rPr>
        <w:t>(2) CA+密码</w:t>
      </w:r>
      <w:ins w:id="100" w:author="Howie zhang" w:date="2025-10-22T11:56:00Z" w16du:dateUtc="2025-10-22T03:56:00Z">
        <w:r w:rsidR="00E615E0">
          <w:rPr>
            <w:rFonts w:ascii="宋体" w:hAnsi="宋体" w:hint="eastAsia"/>
            <w:sz w:val="24"/>
            <w:szCs w:val="24"/>
          </w:rPr>
          <w:t>（意源）</w:t>
        </w:r>
      </w:ins>
    </w:p>
    <w:tbl>
      <w:tblPr>
        <w:tblW w:w="5000" w:type="pct"/>
        <w:tblCellMar>
          <w:left w:w="0" w:type="dxa"/>
          <w:right w:w="0" w:type="dxa"/>
        </w:tblCellMar>
        <w:tblLook w:val="04A0" w:firstRow="1" w:lastRow="0" w:firstColumn="1" w:lastColumn="0" w:noHBand="0" w:noVBand="1"/>
      </w:tblPr>
      <w:tblGrid>
        <w:gridCol w:w="831"/>
        <w:gridCol w:w="1792"/>
        <w:gridCol w:w="1030"/>
        <w:gridCol w:w="614"/>
        <w:gridCol w:w="509"/>
        <w:gridCol w:w="1030"/>
        <w:gridCol w:w="1030"/>
        <w:gridCol w:w="496"/>
        <w:gridCol w:w="964"/>
      </w:tblGrid>
      <w:tr w:rsidR="007F7CC4" w14:paraId="6D1CC119" w14:textId="77777777">
        <w:trPr>
          <w:trHeight w:val="600"/>
        </w:trPr>
        <w:tc>
          <w:tcPr>
            <w:tcW w:w="50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tcMar>
              <w:top w:w="15" w:type="dxa"/>
              <w:left w:w="15" w:type="dxa"/>
              <w:bottom w:w="0" w:type="dxa"/>
              <w:right w:w="15" w:type="dxa"/>
            </w:tcMar>
            <w:vAlign w:val="center"/>
          </w:tcPr>
          <w:p w14:paraId="186E44F2" w14:textId="77777777" w:rsidR="007F7CC4" w:rsidRDefault="00000000">
            <w:pPr>
              <w:widowControl/>
              <w:spacing w:line="240" w:lineRule="auto"/>
              <w:jc w:val="center"/>
              <w:rPr>
                <w:b w:val="0"/>
                <w:bCs/>
                <w:color w:val="000000"/>
                <w:kern w:val="0"/>
                <w:sz w:val="20"/>
              </w:rPr>
            </w:pPr>
            <w:r>
              <w:rPr>
                <w:rFonts w:hint="eastAsia"/>
                <w:b w:val="0"/>
                <w:bCs/>
                <w:color w:val="000000"/>
                <w:sz w:val="20"/>
              </w:rPr>
              <w:t>分项名称</w:t>
            </w:r>
          </w:p>
        </w:tc>
        <w:tc>
          <w:tcPr>
            <w:tcW w:w="108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tcMar>
              <w:top w:w="15" w:type="dxa"/>
              <w:left w:w="15" w:type="dxa"/>
              <w:bottom w:w="0" w:type="dxa"/>
              <w:right w:w="15" w:type="dxa"/>
            </w:tcMar>
            <w:vAlign w:val="center"/>
          </w:tcPr>
          <w:p w14:paraId="5957C023" w14:textId="77777777" w:rsidR="007F7CC4" w:rsidRDefault="00000000">
            <w:pPr>
              <w:jc w:val="center"/>
              <w:rPr>
                <w:b w:val="0"/>
                <w:bCs/>
                <w:color w:val="000000"/>
                <w:sz w:val="20"/>
              </w:rPr>
            </w:pPr>
            <w:r>
              <w:rPr>
                <w:rFonts w:hint="eastAsia"/>
                <w:b w:val="0"/>
                <w:bCs/>
                <w:color w:val="000000"/>
                <w:sz w:val="20"/>
              </w:rPr>
              <w:t>性能指标参数</w:t>
            </w:r>
          </w:p>
        </w:tc>
        <w:tc>
          <w:tcPr>
            <w:tcW w:w="621"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tcMar>
              <w:top w:w="15" w:type="dxa"/>
              <w:left w:w="15" w:type="dxa"/>
              <w:bottom w:w="0" w:type="dxa"/>
              <w:right w:w="15" w:type="dxa"/>
            </w:tcMar>
            <w:vAlign w:val="center"/>
          </w:tcPr>
          <w:p w14:paraId="1672EFB1" w14:textId="77777777" w:rsidR="007F7CC4" w:rsidRDefault="00000000">
            <w:pPr>
              <w:jc w:val="center"/>
              <w:rPr>
                <w:b w:val="0"/>
                <w:bCs/>
                <w:color w:val="000000"/>
                <w:sz w:val="20"/>
              </w:rPr>
            </w:pPr>
            <w:r>
              <w:rPr>
                <w:rFonts w:hint="eastAsia"/>
                <w:b w:val="0"/>
                <w:bCs/>
                <w:color w:val="000000"/>
                <w:sz w:val="20"/>
              </w:rPr>
              <w:t>品牌及型号</w:t>
            </w:r>
          </w:p>
        </w:tc>
        <w:tc>
          <w:tcPr>
            <w:tcW w:w="37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15" w:type="dxa"/>
              <w:left w:w="15" w:type="dxa"/>
              <w:bottom w:w="0" w:type="dxa"/>
              <w:right w:w="15" w:type="dxa"/>
            </w:tcMar>
            <w:vAlign w:val="center"/>
          </w:tcPr>
          <w:p w14:paraId="52621159" w14:textId="77777777" w:rsidR="007F7CC4" w:rsidRDefault="00000000">
            <w:pPr>
              <w:jc w:val="center"/>
              <w:rPr>
                <w:b w:val="0"/>
                <w:bCs/>
                <w:color w:val="000000"/>
                <w:sz w:val="20"/>
              </w:rPr>
            </w:pPr>
            <w:r>
              <w:rPr>
                <w:rFonts w:hint="eastAsia"/>
                <w:b w:val="0"/>
                <w:bCs/>
                <w:color w:val="000000"/>
                <w:sz w:val="20"/>
              </w:rPr>
              <w:t>所属系统及部署位置</w:t>
            </w:r>
          </w:p>
        </w:tc>
        <w:tc>
          <w:tcPr>
            <w:tcW w:w="30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tcMar>
              <w:top w:w="15" w:type="dxa"/>
              <w:left w:w="15" w:type="dxa"/>
              <w:bottom w:w="0" w:type="dxa"/>
              <w:right w:w="15" w:type="dxa"/>
            </w:tcMar>
            <w:vAlign w:val="center"/>
          </w:tcPr>
          <w:p w14:paraId="17405814" w14:textId="77777777" w:rsidR="007F7CC4" w:rsidRDefault="00000000">
            <w:pPr>
              <w:jc w:val="center"/>
              <w:rPr>
                <w:b w:val="0"/>
                <w:bCs/>
                <w:color w:val="000000"/>
                <w:sz w:val="20"/>
              </w:rPr>
            </w:pPr>
            <w:r>
              <w:rPr>
                <w:rFonts w:hint="eastAsia"/>
                <w:b w:val="0"/>
                <w:bCs/>
                <w:color w:val="000000"/>
                <w:sz w:val="20"/>
              </w:rPr>
              <w:t>数量</w:t>
            </w:r>
          </w:p>
        </w:tc>
        <w:tc>
          <w:tcPr>
            <w:tcW w:w="621"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tcMar>
              <w:top w:w="15" w:type="dxa"/>
              <w:left w:w="15" w:type="dxa"/>
              <w:bottom w:w="0" w:type="dxa"/>
              <w:right w:w="15" w:type="dxa"/>
            </w:tcMar>
            <w:vAlign w:val="center"/>
          </w:tcPr>
          <w:p w14:paraId="1A7FBB74" w14:textId="77777777" w:rsidR="007F7CC4" w:rsidRDefault="00000000">
            <w:pPr>
              <w:jc w:val="center"/>
              <w:rPr>
                <w:b w:val="0"/>
                <w:bCs/>
                <w:color w:val="000000"/>
                <w:sz w:val="20"/>
              </w:rPr>
            </w:pPr>
            <w:r>
              <w:rPr>
                <w:rFonts w:hint="eastAsia"/>
                <w:b w:val="0"/>
                <w:bCs/>
                <w:color w:val="000000"/>
                <w:sz w:val="20"/>
              </w:rPr>
              <w:t>单价（元）</w:t>
            </w:r>
          </w:p>
        </w:tc>
        <w:tc>
          <w:tcPr>
            <w:tcW w:w="621"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tcMar>
              <w:top w:w="15" w:type="dxa"/>
              <w:left w:w="15" w:type="dxa"/>
              <w:bottom w:w="0" w:type="dxa"/>
              <w:right w:w="15" w:type="dxa"/>
            </w:tcMar>
            <w:vAlign w:val="center"/>
          </w:tcPr>
          <w:p w14:paraId="31470FDB" w14:textId="77777777" w:rsidR="007F7CC4" w:rsidRDefault="00000000">
            <w:pPr>
              <w:jc w:val="center"/>
              <w:rPr>
                <w:b w:val="0"/>
                <w:bCs/>
                <w:color w:val="000000"/>
                <w:sz w:val="20"/>
              </w:rPr>
            </w:pPr>
            <w:r>
              <w:rPr>
                <w:rFonts w:hint="eastAsia"/>
                <w:b w:val="0"/>
                <w:bCs/>
                <w:color w:val="000000"/>
                <w:sz w:val="20"/>
              </w:rPr>
              <w:t>金额（元）</w:t>
            </w:r>
          </w:p>
        </w:tc>
        <w:tc>
          <w:tcPr>
            <w:tcW w:w="299"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tcMar>
              <w:top w:w="15" w:type="dxa"/>
              <w:left w:w="15" w:type="dxa"/>
              <w:bottom w:w="0" w:type="dxa"/>
              <w:right w:w="15" w:type="dxa"/>
            </w:tcMar>
            <w:vAlign w:val="center"/>
          </w:tcPr>
          <w:p w14:paraId="0E381FAD" w14:textId="77777777" w:rsidR="007F7CC4" w:rsidRDefault="00000000">
            <w:pPr>
              <w:jc w:val="center"/>
              <w:rPr>
                <w:b w:val="0"/>
                <w:bCs/>
                <w:color w:val="000000"/>
                <w:sz w:val="20"/>
              </w:rPr>
            </w:pPr>
            <w:r>
              <w:rPr>
                <w:rFonts w:hint="eastAsia"/>
                <w:b w:val="0"/>
                <w:bCs/>
                <w:color w:val="000000"/>
                <w:sz w:val="20"/>
              </w:rPr>
              <w:t>税点</w:t>
            </w:r>
          </w:p>
        </w:tc>
        <w:tc>
          <w:tcPr>
            <w:tcW w:w="581"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tcMar>
              <w:top w:w="15" w:type="dxa"/>
              <w:left w:w="15" w:type="dxa"/>
              <w:bottom w:w="0" w:type="dxa"/>
              <w:right w:w="15" w:type="dxa"/>
            </w:tcMar>
            <w:vAlign w:val="center"/>
          </w:tcPr>
          <w:p w14:paraId="1A23DE88" w14:textId="77777777" w:rsidR="007F7CC4" w:rsidRDefault="00000000">
            <w:pPr>
              <w:jc w:val="center"/>
              <w:rPr>
                <w:b w:val="0"/>
                <w:bCs/>
                <w:color w:val="000000"/>
                <w:sz w:val="20"/>
              </w:rPr>
            </w:pPr>
            <w:r>
              <w:rPr>
                <w:rFonts w:hint="eastAsia"/>
                <w:b w:val="0"/>
                <w:bCs/>
                <w:color w:val="000000"/>
                <w:sz w:val="20"/>
              </w:rPr>
              <w:t>备注</w:t>
            </w:r>
            <w:r>
              <w:rPr>
                <w:rFonts w:hint="eastAsia"/>
                <w:b w:val="0"/>
                <w:bCs/>
                <w:color w:val="000000"/>
                <w:sz w:val="20"/>
              </w:rPr>
              <w:t>(</w:t>
            </w:r>
            <w:r>
              <w:rPr>
                <w:rFonts w:hint="eastAsia"/>
                <w:b w:val="0"/>
                <w:bCs/>
                <w:color w:val="000000"/>
                <w:sz w:val="20"/>
              </w:rPr>
              <w:t>用途</w:t>
            </w:r>
            <w:r>
              <w:rPr>
                <w:rFonts w:hint="eastAsia"/>
                <w:b w:val="0"/>
                <w:bCs/>
                <w:color w:val="000000"/>
                <w:sz w:val="20"/>
              </w:rPr>
              <w:t>)</w:t>
            </w:r>
          </w:p>
        </w:tc>
      </w:tr>
      <w:tr w:rsidR="007F7CC4" w14:paraId="4EE5A855" w14:textId="77777777">
        <w:trPr>
          <w:trHeight w:val="600"/>
        </w:trPr>
        <w:tc>
          <w:tcPr>
            <w:tcW w:w="500" w:type="pct"/>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0328D70B" w14:textId="77777777" w:rsidR="007F7CC4" w:rsidRDefault="00000000">
            <w:pPr>
              <w:jc w:val="center"/>
              <w:rPr>
                <w:b w:val="0"/>
                <w:bCs/>
                <w:color w:val="000000"/>
                <w:sz w:val="20"/>
              </w:rPr>
            </w:pPr>
            <w:r>
              <w:rPr>
                <w:rFonts w:hint="eastAsia"/>
                <w:b w:val="0"/>
                <w:bCs/>
                <w:color w:val="000000"/>
                <w:sz w:val="20"/>
              </w:rPr>
              <w:t>安全应用软件</w:t>
            </w:r>
          </w:p>
        </w:tc>
        <w:tc>
          <w:tcPr>
            <w:tcW w:w="108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cPr>
          <w:p w14:paraId="50CE7752" w14:textId="77777777" w:rsidR="007F7CC4" w:rsidRDefault="007F7CC4">
            <w:pPr>
              <w:jc w:val="center"/>
              <w:rPr>
                <w:b w:val="0"/>
                <w:bCs/>
                <w:color w:val="000000"/>
                <w:sz w:val="20"/>
              </w:rPr>
            </w:pPr>
          </w:p>
        </w:tc>
        <w:tc>
          <w:tcPr>
            <w:tcW w:w="6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cPr>
          <w:p w14:paraId="1BC452B8" w14:textId="77777777" w:rsidR="007F7CC4" w:rsidRDefault="007F7CC4">
            <w:pPr>
              <w:jc w:val="center"/>
              <w:rPr>
                <w:rFonts w:eastAsia="Times New Roman"/>
                <w:b w:val="0"/>
                <w:bCs/>
                <w:sz w:val="20"/>
              </w:rPr>
            </w:pPr>
          </w:p>
        </w:tc>
        <w:tc>
          <w:tcPr>
            <w:tcW w:w="37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cPr>
          <w:p w14:paraId="55A623BA" w14:textId="77777777" w:rsidR="007F7CC4" w:rsidRDefault="007F7CC4">
            <w:pPr>
              <w:jc w:val="center"/>
              <w:rPr>
                <w:rFonts w:eastAsia="Times New Roman"/>
                <w:b w:val="0"/>
                <w:bCs/>
                <w:sz w:val="20"/>
              </w:rPr>
            </w:pPr>
          </w:p>
        </w:tc>
        <w:tc>
          <w:tcPr>
            <w:tcW w:w="307"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cPr>
          <w:p w14:paraId="61B569F7" w14:textId="77777777" w:rsidR="007F7CC4" w:rsidRDefault="007F7CC4">
            <w:pPr>
              <w:jc w:val="center"/>
              <w:rPr>
                <w:rFonts w:eastAsia="Times New Roman"/>
                <w:b w:val="0"/>
                <w:bCs/>
                <w:sz w:val="20"/>
              </w:rPr>
            </w:pPr>
          </w:p>
        </w:tc>
        <w:tc>
          <w:tcPr>
            <w:tcW w:w="6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cPr>
          <w:p w14:paraId="07AF08F1" w14:textId="77777777" w:rsidR="007F7CC4" w:rsidRDefault="007F7CC4">
            <w:pPr>
              <w:jc w:val="center"/>
              <w:rPr>
                <w:rFonts w:eastAsia="Times New Roman"/>
                <w:b w:val="0"/>
                <w:bCs/>
                <w:sz w:val="20"/>
              </w:rPr>
            </w:pPr>
          </w:p>
        </w:tc>
        <w:tc>
          <w:tcPr>
            <w:tcW w:w="6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cPr>
          <w:p w14:paraId="60F6C1B7" w14:textId="77777777" w:rsidR="007F7CC4" w:rsidRDefault="007F7CC4">
            <w:pPr>
              <w:jc w:val="center"/>
              <w:rPr>
                <w:rFonts w:eastAsia="Times New Roman"/>
                <w:b w:val="0"/>
                <w:bCs/>
                <w:sz w:val="20"/>
              </w:rPr>
            </w:pPr>
          </w:p>
        </w:tc>
        <w:tc>
          <w:tcPr>
            <w:tcW w:w="299"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5728436" w14:textId="77777777" w:rsidR="007F7CC4" w:rsidRDefault="007F7CC4">
            <w:pPr>
              <w:jc w:val="center"/>
              <w:rPr>
                <w:rFonts w:eastAsia="Times New Roman"/>
                <w:b w:val="0"/>
                <w:bCs/>
                <w:sz w:val="20"/>
              </w:rPr>
            </w:pPr>
          </w:p>
        </w:tc>
        <w:tc>
          <w:tcPr>
            <w:tcW w:w="581"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546F9B0" w14:textId="77777777" w:rsidR="007F7CC4" w:rsidRDefault="007F7CC4">
            <w:pPr>
              <w:jc w:val="center"/>
              <w:rPr>
                <w:rFonts w:eastAsia="Times New Roman"/>
                <w:b w:val="0"/>
                <w:bCs/>
                <w:sz w:val="20"/>
              </w:rPr>
            </w:pPr>
          </w:p>
        </w:tc>
      </w:tr>
      <w:tr w:rsidR="007F7CC4" w14:paraId="35A899E7" w14:textId="77777777">
        <w:trPr>
          <w:trHeight w:val="600"/>
        </w:trPr>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B77A516" w14:textId="77777777" w:rsidR="007F7CC4" w:rsidRDefault="00000000">
            <w:pPr>
              <w:jc w:val="left"/>
              <w:rPr>
                <w:rFonts w:ascii="宋体" w:hAnsi="宋体" w:cs="宋体" w:hint="eastAsia"/>
                <w:b w:val="0"/>
                <w:bCs/>
                <w:color w:val="000000"/>
                <w:sz w:val="20"/>
              </w:rPr>
            </w:pPr>
            <w:r>
              <w:rPr>
                <w:rFonts w:hint="eastAsia"/>
                <w:b w:val="0"/>
                <w:bCs/>
                <w:color w:val="000000"/>
                <w:sz w:val="20"/>
              </w:rPr>
              <w:t>密码服务平台</w:t>
            </w:r>
          </w:p>
        </w:tc>
        <w:tc>
          <w:tcPr>
            <w:tcW w:w="108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8051F87" w14:textId="77777777" w:rsidR="007F7CC4" w:rsidRDefault="00000000">
            <w:pPr>
              <w:rPr>
                <w:b w:val="0"/>
                <w:bCs/>
                <w:color w:val="000000"/>
                <w:sz w:val="20"/>
              </w:rPr>
            </w:pPr>
            <w:r>
              <w:rPr>
                <w:rFonts w:hint="eastAsia"/>
                <w:b w:val="0"/>
                <w:bCs/>
                <w:color w:val="000000"/>
                <w:sz w:val="20"/>
              </w:rPr>
              <w:t>密码服务平台是一款密码服务类产品，采用云原生技术和虚拟化技术，通过聚合多种密码资源，打造的资源集约化管理、按需分配、接口统一、安全合规的产品。</w:t>
            </w:r>
          </w:p>
          <w:p w14:paraId="17972C0D" w14:textId="77777777" w:rsidR="007F7CC4" w:rsidRDefault="00000000">
            <w:pPr>
              <w:rPr>
                <w:b w:val="0"/>
                <w:bCs/>
                <w:color w:val="000000"/>
                <w:sz w:val="20"/>
              </w:rPr>
            </w:pPr>
            <w:r>
              <w:rPr>
                <w:rFonts w:hint="eastAsia"/>
                <w:b w:val="0"/>
                <w:bCs/>
                <w:color w:val="000000"/>
                <w:sz w:val="20"/>
              </w:rPr>
              <w:t>产品整合密钥管理系统、统一身份认证系统、云服务器密码机、云密码资源池管理平台等产品能力，实现密码服务、密码设备、业务应用统一管理，打造服务化、场景化，易于行业快速对接集成的密码服务能力，提供密码计算服务、密钥管理服务和统一身份认证服务</w:t>
            </w:r>
          </w:p>
        </w:tc>
        <w:tc>
          <w:tcPr>
            <w:tcW w:w="6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D81B66E" w14:textId="77777777" w:rsidR="007F7CC4" w:rsidRDefault="00000000">
            <w:pPr>
              <w:jc w:val="center"/>
              <w:rPr>
                <w:b w:val="0"/>
                <w:bCs/>
                <w:color w:val="000000"/>
                <w:sz w:val="20"/>
              </w:rPr>
            </w:pPr>
            <w:r>
              <w:rPr>
                <w:rFonts w:hint="eastAsia"/>
                <w:b w:val="0"/>
                <w:bCs/>
                <w:color w:val="000000"/>
                <w:sz w:val="20"/>
              </w:rPr>
              <w:t>电科网安</w:t>
            </w:r>
            <w:r>
              <w:rPr>
                <w:rFonts w:hint="eastAsia"/>
                <w:b w:val="0"/>
                <w:bCs/>
                <w:color w:val="000000"/>
                <w:sz w:val="20"/>
              </w:rPr>
              <w:br/>
              <w:t>WST-FW-WCSP</w:t>
            </w:r>
          </w:p>
        </w:tc>
        <w:tc>
          <w:tcPr>
            <w:tcW w:w="37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4406D49" w14:textId="77777777" w:rsidR="007F7CC4" w:rsidRDefault="00000000">
            <w:pPr>
              <w:jc w:val="left"/>
              <w:rPr>
                <w:b w:val="0"/>
                <w:bCs/>
                <w:color w:val="000000"/>
                <w:sz w:val="20"/>
              </w:rPr>
            </w:pPr>
            <w:r>
              <w:rPr>
                <w:rFonts w:hint="eastAsia"/>
                <w:b w:val="0"/>
                <w:bCs/>
                <w:color w:val="000000"/>
                <w:sz w:val="20"/>
              </w:rPr>
              <w:t>云控平台密码应用</w:t>
            </w:r>
            <w:r>
              <w:rPr>
                <w:rFonts w:hint="eastAsia"/>
                <w:b w:val="0"/>
                <w:bCs/>
                <w:color w:val="000000"/>
                <w:sz w:val="20"/>
              </w:rPr>
              <w:t>/</w:t>
            </w:r>
            <w:r>
              <w:rPr>
                <w:rFonts w:hint="eastAsia"/>
                <w:b w:val="0"/>
                <w:bCs/>
                <w:color w:val="000000"/>
                <w:sz w:val="20"/>
              </w:rPr>
              <w:t>锡东机房</w:t>
            </w:r>
          </w:p>
        </w:tc>
        <w:tc>
          <w:tcPr>
            <w:tcW w:w="307"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6AD3C66" w14:textId="77777777" w:rsidR="007F7CC4" w:rsidRDefault="00000000">
            <w:pPr>
              <w:rPr>
                <w:b w:val="0"/>
                <w:bCs/>
                <w:color w:val="000000"/>
                <w:sz w:val="20"/>
              </w:rPr>
            </w:pPr>
            <w:r>
              <w:rPr>
                <w:rFonts w:hint="eastAsia"/>
                <w:b w:val="0"/>
                <w:bCs/>
                <w:color w:val="000000"/>
                <w:sz w:val="20"/>
              </w:rPr>
              <w:t>1</w:t>
            </w:r>
          </w:p>
        </w:tc>
        <w:tc>
          <w:tcPr>
            <w:tcW w:w="621"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3EF2D558" w14:textId="77777777" w:rsidR="007F7CC4" w:rsidRDefault="00000000">
            <w:pPr>
              <w:jc w:val="center"/>
              <w:rPr>
                <w:b w:val="0"/>
                <w:bCs/>
                <w:color w:val="000000"/>
                <w:sz w:val="20"/>
              </w:rPr>
            </w:pPr>
            <w:r>
              <w:rPr>
                <w:rFonts w:hint="eastAsia"/>
                <w:b w:val="0"/>
                <w:bCs/>
                <w:color w:val="000000"/>
                <w:sz w:val="20"/>
              </w:rPr>
              <w:t>980000</w:t>
            </w:r>
          </w:p>
        </w:tc>
        <w:tc>
          <w:tcPr>
            <w:tcW w:w="621"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4EF64F8" w14:textId="77777777" w:rsidR="007F7CC4" w:rsidRDefault="00000000">
            <w:pPr>
              <w:jc w:val="left"/>
              <w:rPr>
                <w:b w:val="0"/>
                <w:bCs/>
                <w:color w:val="000000"/>
                <w:sz w:val="20"/>
              </w:rPr>
            </w:pPr>
            <w:r>
              <w:rPr>
                <w:rFonts w:hint="eastAsia"/>
                <w:b w:val="0"/>
                <w:bCs/>
                <w:color w:val="000000"/>
                <w:sz w:val="20"/>
              </w:rPr>
              <w:t>980000</w:t>
            </w:r>
          </w:p>
        </w:tc>
        <w:tc>
          <w:tcPr>
            <w:tcW w:w="299"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6F0122F5" w14:textId="77777777" w:rsidR="007F7CC4" w:rsidRDefault="00000000">
            <w:pPr>
              <w:rPr>
                <w:b w:val="0"/>
                <w:bCs/>
                <w:color w:val="000000"/>
                <w:sz w:val="20"/>
              </w:rPr>
            </w:pPr>
            <w:r>
              <w:rPr>
                <w:rFonts w:ascii="宋体" w:hAnsi="宋体" w:cs="宋体" w:hint="eastAsia"/>
                <w:b w:val="0"/>
                <w:color w:val="000000"/>
                <w:kern w:val="0"/>
                <w:sz w:val="20"/>
              </w:rPr>
              <w:t>13%</w:t>
            </w:r>
          </w:p>
        </w:tc>
        <w:tc>
          <w:tcPr>
            <w:tcW w:w="58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19A6F8EF" w14:textId="77777777" w:rsidR="007F7CC4" w:rsidRDefault="00000000">
            <w:pPr>
              <w:jc w:val="center"/>
              <w:rPr>
                <w:b w:val="0"/>
                <w:bCs/>
                <w:color w:val="000000"/>
                <w:sz w:val="20"/>
              </w:rPr>
            </w:pPr>
            <w:r>
              <w:rPr>
                <w:rFonts w:hint="eastAsia"/>
                <w:b w:val="0"/>
                <w:bCs/>
                <w:color w:val="000000"/>
                <w:sz w:val="20"/>
              </w:rPr>
              <w:t>3</w:t>
            </w:r>
            <w:r>
              <w:rPr>
                <w:rFonts w:hint="eastAsia"/>
                <w:b w:val="0"/>
                <w:bCs/>
                <w:color w:val="000000"/>
                <w:sz w:val="20"/>
              </w:rPr>
              <w:t>年质保</w:t>
            </w:r>
          </w:p>
        </w:tc>
      </w:tr>
      <w:tr w:rsidR="007F7CC4" w14:paraId="5584E1A4" w14:textId="77777777">
        <w:trPr>
          <w:trHeight w:val="600"/>
        </w:trPr>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0250BC9" w14:textId="77777777" w:rsidR="007F7CC4" w:rsidRDefault="00000000">
            <w:pPr>
              <w:jc w:val="left"/>
              <w:rPr>
                <w:b w:val="0"/>
                <w:bCs/>
                <w:color w:val="000000"/>
                <w:sz w:val="20"/>
              </w:rPr>
            </w:pPr>
            <w:r>
              <w:rPr>
                <w:rFonts w:hint="eastAsia"/>
                <w:b w:val="0"/>
                <w:bCs/>
                <w:color w:val="000000"/>
                <w:sz w:val="20"/>
              </w:rPr>
              <w:t>透明加密系统</w:t>
            </w:r>
          </w:p>
        </w:tc>
        <w:tc>
          <w:tcPr>
            <w:tcW w:w="108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841E1D4" w14:textId="77777777" w:rsidR="007F7CC4" w:rsidRDefault="00000000">
            <w:pPr>
              <w:rPr>
                <w:b w:val="0"/>
                <w:bCs/>
                <w:color w:val="000000"/>
                <w:sz w:val="20"/>
              </w:rPr>
            </w:pPr>
            <w:r>
              <w:rPr>
                <w:rFonts w:hint="eastAsia"/>
                <w:b w:val="0"/>
                <w:bCs/>
                <w:color w:val="000000"/>
                <w:sz w:val="20"/>
              </w:rPr>
              <w:t>密码模块服务端</w:t>
            </w:r>
          </w:p>
          <w:p w14:paraId="22816A9E" w14:textId="77777777" w:rsidR="007F7CC4" w:rsidRDefault="00000000">
            <w:pPr>
              <w:rPr>
                <w:b w:val="0"/>
                <w:bCs/>
                <w:color w:val="000000"/>
                <w:sz w:val="20"/>
              </w:rPr>
            </w:pPr>
            <w:r>
              <w:rPr>
                <w:rFonts w:hint="eastAsia"/>
                <w:b w:val="0"/>
                <w:bCs/>
                <w:color w:val="000000"/>
                <w:sz w:val="20"/>
              </w:rPr>
              <w:t>1)</w:t>
            </w:r>
            <w:r>
              <w:rPr>
                <w:rFonts w:hint="eastAsia"/>
                <w:b w:val="0"/>
                <w:bCs/>
                <w:color w:val="000000"/>
                <w:sz w:val="20"/>
              </w:rPr>
              <w:t>支持基于</w:t>
            </w:r>
            <w:r>
              <w:rPr>
                <w:rFonts w:hint="eastAsia"/>
                <w:b w:val="0"/>
                <w:bCs/>
                <w:color w:val="000000"/>
                <w:sz w:val="20"/>
              </w:rPr>
              <w:t>SM2/SM3/SM4</w:t>
            </w:r>
            <w:r>
              <w:rPr>
                <w:rFonts w:hint="eastAsia"/>
                <w:b w:val="0"/>
                <w:bCs/>
                <w:color w:val="000000"/>
                <w:sz w:val="20"/>
              </w:rPr>
              <w:t>算法的国密</w:t>
            </w:r>
            <w:r>
              <w:rPr>
                <w:rFonts w:hint="eastAsia"/>
                <w:b w:val="0"/>
                <w:bCs/>
                <w:color w:val="000000"/>
                <w:sz w:val="20"/>
              </w:rPr>
              <w:t>SSL</w:t>
            </w:r>
            <w:r>
              <w:rPr>
                <w:rFonts w:hint="eastAsia"/>
                <w:b w:val="0"/>
                <w:bCs/>
                <w:color w:val="000000"/>
                <w:sz w:val="20"/>
              </w:rPr>
              <w:t>通道与文件系统密码模块客户端通信。</w:t>
            </w:r>
          </w:p>
          <w:p w14:paraId="59E3F8C1" w14:textId="77777777" w:rsidR="007F7CC4" w:rsidRDefault="00000000">
            <w:pPr>
              <w:rPr>
                <w:b w:val="0"/>
                <w:bCs/>
                <w:color w:val="000000"/>
                <w:sz w:val="20"/>
              </w:rPr>
            </w:pPr>
            <w:r>
              <w:rPr>
                <w:rFonts w:hint="eastAsia"/>
                <w:b w:val="0"/>
                <w:bCs/>
                <w:color w:val="000000"/>
                <w:sz w:val="20"/>
              </w:rPr>
              <w:t>2)</w:t>
            </w:r>
            <w:r>
              <w:rPr>
                <w:rFonts w:hint="eastAsia"/>
                <w:b w:val="0"/>
                <w:bCs/>
                <w:color w:val="000000"/>
                <w:sz w:val="20"/>
              </w:rPr>
              <w:t>支持可视化客户端集中管理功能。</w:t>
            </w:r>
          </w:p>
          <w:p w14:paraId="19CAD749" w14:textId="77777777" w:rsidR="007F7CC4" w:rsidRDefault="00000000">
            <w:pPr>
              <w:rPr>
                <w:b w:val="0"/>
                <w:bCs/>
                <w:color w:val="000000"/>
                <w:sz w:val="20"/>
              </w:rPr>
            </w:pPr>
            <w:r>
              <w:rPr>
                <w:rFonts w:hint="eastAsia"/>
                <w:b w:val="0"/>
                <w:bCs/>
                <w:color w:val="000000"/>
                <w:sz w:val="20"/>
              </w:rPr>
              <w:t>3)</w:t>
            </w:r>
            <w:r>
              <w:rPr>
                <w:rFonts w:hint="eastAsia"/>
                <w:b w:val="0"/>
                <w:bCs/>
                <w:color w:val="000000"/>
                <w:sz w:val="20"/>
              </w:rPr>
              <w:t>支持查看所有已部署的免改造机密性保障模块和免改造完整性保障模块</w:t>
            </w:r>
            <w:r>
              <w:rPr>
                <w:rFonts w:hint="eastAsia"/>
                <w:b w:val="0"/>
                <w:bCs/>
                <w:color w:val="000000"/>
                <w:sz w:val="20"/>
              </w:rPr>
              <w:lastRenderedPageBreak/>
              <w:t>运行情况。</w:t>
            </w:r>
          </w:p>
          <w:p w14:paraId="15B1D6D3" w14:textId="77777777" w:rsidR="007F7CC4" w:rsidRDefault="00000000">
            <w:pPr>
              <w:rPr>
                <w:b w:val="0"/>
                <w:bCs/>
                <w:color w:val="000000"/>
                <w:sz w:val="20"/>
              </w:rPr>
            </w:pPr>
            <w:r>
              <w:rPr>
                <w:rFonts w:hint="eastAsia"/>
                <w:b w:val="0"/>
                <w:bCs/>
                <w:color w:val="000000"/>
                <w:sz w:val="20"/>
              </w:rPr>
              <w:t>4)</w:t>
            </w:r>
            <w:r>
              <w:rPr>
                <w:rFonts w:hint="eastAsia"/>
                <w:b w:val="0"/>
                <w:bCs/>
                <w:color w:val="000000"/>
                <w:sz w:val="20"/>
              </w:rPr>
              <w:t>支持管理账号分权，安全策略管理及安全审计功能。</w:t>
            </w:r>
          </w:p>
          <w:p w14:paraId="628B252E" w14:textId="77777777" w:rsidR="007F7CC4" w:rsidRDefault="00000000">
            <w:pPr>
              <w:rPr>
                <w:b w:val="0"/>
                <w:bCs/>
                <w:color w:val="000000"/>
                <w:sz w:val="20"/>
              </w:rPr>
            </w:pPr>
            <w:r>
              <w:rPr>
                <w:rFonts w:hint="eastAsia"/>
                <w:b w:val="0"/>
                <w:bCs/>
                <w:color w:val="000000"/>
                <w:sz w:val="20"/>
              </w:rPr>
              <w:t>5)</w:t>
            </w:r>
            <w:r>
              <w:rPr>
                <w:rFonts w:hint="eastAsia"/>
                <w:b w:val="0"/>
                <w:bCs/>
                <w:color w:val="000000"/>
                <w:sz w:val="20"/>
              </w:rPr>
              <w:t>支持客户端日志记录、告警信息的归集、查询、统计功能。</w:t>
            </w:r>
          </w:p>
          <w:p w14:paraId="0F1E4F53" w14:textId="77777777" w:rsidR="007F7CC4" w:rsidRDefault="00000000">
            <w:pPr>
              <w:rPr>
                <w:b w:val="0"/>
                <w:bCs/>
                <w:color w:val="000000"/>
                <w:sz w:val="20"/>
              </w:rPr>
            </w:pPr>
            <w:r>
              <w:rPr>
                <w:rFonts w:hint="eastAsia"/>
                <w:b w:val="0"/>
                <w:bCs/>
                <w:color w:val="000000"/>
                <w:sz w:val="20"/>
              </w:rPr>
              <w:t>6)</w:t>
            </w:r>
            <w:r>
              <w:rPr>
                <w:rFonts w:hint="eastAsia"/>
                <w:b w:val="0"/>
                <w:bCs/>
                <w:color w:val="000000"/>
                <w:sz w:val="20"/>
              </w:rPr>
              <w:t>支持在线自定义配置机密性保护对象、自定义配置完整性保护对象。</w:t>
            </w:r>
          </w:p>
          <w:p w14:paraId="18D5CF10" w14:textId="77777777" w:rsidR="007F7CC4" w:rsidRDefault="00000000">
            <w:pPr>
              <w:rPr>
                <w:b w:val="0"/>
                <w:bCs/>
                <w:color w:val="000000"/>
                <w:sz w:val="20"/>
              </w:rPr>
            </w:pPr>
            <w:r>
              <w:rPr>
                <w:rFonts w:hint="eastAsia"/>
                <w:b w:val="0"/>
                <w:bCs/>
                <w:color w:val="000000"/>
                <w:sz w:val="20"/>
              </w:rPr>
              <w:t>7)</w:t>
            </w:r>
            <w:r>
              <w:rPr>
                <w:rFonts w:hint="eastAsia"/>
                <w:b w:val="0"/>
                <w:bCs/>
                <w:color w:val="000000"/>
                <w:sz w:val="20"/>
              </w:rPr>
              <w:t>支持物理机</w:t>
            </w:r>
            <w:r>
              <w:rPr>
                <w:rFonts w:hint="eastAsia"/>
                <w:b w:val="0"/>
                <w:bCs/>
                <w:color w:val="000000"/>
                <w:sz w:val="20"/>
              </w:rPr>
              <w:t>/</w:t>
            </w:r>
            <w:r>
              <w:rPr>
                <w:rFonts w:hint="eastAsia"/>
                <w:b w:val="0"/>
                <w:bCs/>
                <w:color w:val="000000"/>
                <w:sz w:val="20"/>
              </w:rPr>
              <w:t>虚拟机部署。</w:t>
            </w:r>
          </w:p>
          <w:p w14:paraId="5D755D38" w14:textId="77777777" w:rsidR="007F7CC4" w:rsidRDefault="00000000">
            <w:pPr>
              <w:rPr>
                <w:b w:val="0"/>
                <w:bCs/>
                <w:color w:val="000000"/>
                <w:sz w:val="20"/>
              </w:rPr>
            </w:pPr>
            <w:r>
              <w:rPr>
                <w:rFonts w:hint="eastAsia"/>
                <w:b w:val="0"/>
                <w:bCs/>
                <w:color w:val="000000"/>
                <w:sz w:val="20"/>
              </w:rPr>
              <w:t>8)</w:t>
            </w:r>
            <w:r>
              <w:rPr>
                <w:rFonts w:hint="eastAsia"/>
                <w:b w:val="0"/>
                <w:bCs/>
                <w:color w:val="000000"/>
                <w:sz w:val="20"/>
              </w:rPr>
              <w:t>支持在国产芯片和操作系统上安装部署。</w:t>
            </w:r>
          </w:p>
          <w:p w14:paraId="7A862753" w14:textId="77777777" w:rsidR="007F7CC4" w:rsidRDefault="00000000">
            <w:pPr>
              <w:rPr>
                <w:b w:val="0"/>
                <w:bCs/>
                <w:color w:val="000000"/>
                <w:sz w:val="20"/>
              </w:rPr>
            </w:pPr>
            <w:r>
              <w:rPr>
                <w:rFonts w:hint="eastAsia"/>
                <w:b w:val="0"/>
                <w:bCs/>
                <w:color w:val="000000"/>
                <w:sz w:val="20"/>
              </w:rPr>
              <w:t>9)</w:t>
            </w:r>
            <w:r>
              <w:rPr>
                <w:rFonts w:hint="eastAsia"/>
                <w:b w:val="0"/>
                <w:bCs/>
                <w:color w:val="000000"/>
                <w:sz w:val="20"/>
              </w:rPr>
              <w:t>单台文件系统密码模块服务端可以支持</w:t>
            </w:r>
            <w:r>
              <w:rPr>
                <w:rFonts w:hint="eastAsia"/>
                <w:b w:val="0"/>
                <w:bCs/>
                <w:color w:val="000000"/>
                <w:sz w:val="20"/>
              </w:rPr>
              <w:t>200</w:t>
            </w:r>
            <w:r>
              <w:rPr>
                <w:rFonts w:hint="eastAsia"/>
                <w:b w:val="0"/>
                <w:bCs/>
                <w:color w:val="000000"/>
                <w:sz w:val="20"/>
              </w:rPr>
              <w:t>台文件系统密码模块客户端。</w:t>
            </w:r>
          </w:p>
          <w:p w14:paraId="079F9045" w14:textId="77777777" w:rsidR="007F7CC4" w:rsidRDefault="00000000">
            <w:pPr>
              <w:rPr>
                <w:b w:val="0"/>
                <w:bCs/>
                <w:color w:val="000000"/>
                <w:sz w:val="20"/>
              </w:rPr>
            </w:pPr>
            <w:r>
              <w:rPr>
                <w:rFonts w:hint="eastAsia"/>
                <w:b w:val="0"/>
                <w:bCs/>
                <w:color w:val="000000"/>
                <w:sz w:val="20"/>
              </w:rPr>
              <w:t>10)</w:t>
            </w:r>
            <w:r>
              <w:rPr>
                <w:rFonts w:hint="eastAsia"/>
                <w:b w:val="0"/>
                <w:bCs/>
                <w:color w:val="000000"/>
                <w:sz w:val="20"/>
              </w:rPr>
              <w:t>支持基于</w:t>
            </w:r>
            <w:r>
              <w:rPr>
                <w:rFonts w:hint="eastAsia"/>
                <w:b w:val="0"/>
                <w:bCs/>
                <w:color w:val="000000"/>
                <w:sz w:val="20"/>
              </w:rPr>
              <w:t>SM2/SM3/SM4</w:t>
            </w:r>
            <w:r>
              <w:rPr>
                <w:rFonts w:hint="eastAsia"/>
                <w:b w:val="0"/>
                <w:bCs/>
                <w:color w:val="000000"/>
                <w:sz w:val="20"/>
              </w:rPr>
              <w:t>算法的国密</w:t>
            </w:r>
            <w:r>
              <w:rPr>
                <w:rFonts w:hint="eastAsia"/>
                <w:b w:val="0"/>
                <w:bCs/>
                <w:color w:val="000000"/>
                <w:sz w:val="20"/>
              </w:rPr>
              <w:t>SSL</w:t>
            </w:r>
            <w:r>
              <w:rPr>
                <w:rFonts w:hint="eastAsia"/>
                <w:b w:val="0"/>
                <w:bCs/>
                <w:color w:val="000000"/>
                <w:sz w:val="20"/>
              </w:rPr>
              <w:t>通道与文件系统密码模块服务端通信。</w:t>
            </w:r>
          </w:p>
          <w:p w14:paraId="0F6E56F3" w14:textId="77777777" w:rsidR="007F7CC4" w:rsidRDefault="00000000">
            <w:pPr>
              <w:rPr>
                <w:b w:val="0"/>
                <w:bCs/>
                <w:color w:val="000000"/>
                <w:sz w:val="20"/>
              </w:rPr>
            </w:pPr>
            <w:r>
              <w:rPr>
                <w:rFonts w:hint="eastAsia"/>
                <w:b w:val="0"/>
                <w:bCs/>
                <w:color w:val="000000"/>
                <w:sz w:val="20"/>
              </w:rPr>
              <w:t>11)</w:t>
            </w:r>
            <w:r>
              <w:rPr>
                <w:rFonts w:hint="eastAsia"/>
                <w:b w:val="0"/>
                <w:bCs/>
                <w:color w:val="000000"/>
                <w:sz w:val="20"/>
              </w:rPr>
              <w:t>能完成操作系统内置式本地加解密，无需对外发送业务数据。</w:t>
            </w:r>
          </w:p>
          <w:p w14:paraId="170A5E61" w14:textId="77777777" w:rsidR="007F7CC4" w:rsidRDefault="00000000">
            <w:pPr>
              <w:rPr>
                <w:b w:val="0"/>
                <w:bCs/>
                <w:color w:val="000000"/>
                <w:sz w:val="20"/>
              </w:rPr>
            </w:pPr>
            <w:r>
              <w:rPr>
                <w:rFonts w:hint="eastAsia"/>
                <w:b w:val="0"/>
                <w:bCs/>
                <w:color w:val="000000"/>
                <w:sz w:val="20"/>
              </w:rPr>
              <w:t>12)</w:t>
            </w:r>
            <w:r>
              <w:rPr>
                <w:rFonts w:hint="eastAsia"/>
                <w:b w:val="0"/>
                <w:bCs/>
                <w:color w:val="000000"/>
                <w:sz w:val="20"/>
              </w:rPr>
              <w:t>支持应用系统免改造实现数据存储加密，不存在也不需要加解密接口开发和适配环节。</w:t>
            </w:r>
          </w:p>
          <w:p w14:paraId="03D36843" w14:textId="77777777" w:rsidR="007F7CC4" w:rsidRDefault="00000000">
            <w:pPr>
              <w:rPr>
                <w:b w:val="0"/>
                <w:bCs/>
                <w:color w:val="000000"/>
                <w:sz w:val="20"/>
              </w:rPr>
            </w:pPr>
            <w:r>
              <w:rPr>
                <w:rFonts w:hint="eastAsia"/>
                <w:b w:val="0"/>
                <w:bCs/>
                <w:color w:val="000000"/>
                <w:sz w:val="20"/>
              </w:rPr>
              <w:t>13)</w:t>
            </w:r>
            <w:r>
              <w:rPr>
                <w:rFonts w:hint="eastAsia"/>
                <w:b w:val="0"/>
                <w:bCs/>
                <w:color w:val="000000"/>
                <w:sz w:val="20"/>
              </w:rPr>
              <w:t>不改变现有网络架构，不改变现有存储架构。</w:t>
            </w:r>
          </w:p>
          <w:p w14:paraId="60538E95" w14:textId="77777777" w:rsidR="007F7CC4" w:rsidRDefault="00000000">
            <w:pPr>
              <w:rPr>
                <w:b w:val="0"/>
                <w:bCs/>
                <w:color w:val="000000"/>
                <w:sz w:val="20"/>
              </w:rPr>
            </w:pPr>
            <w:r>
              <w:rPr>
                <w:rFonts w:hint="eastAsia"/>
                <w:b w:val="0"/>
                <w:bCs/>
                <w:color w:val="000000"/>
                <w:sz w:val="20"/>
              </w:rPr>
              <w:t>14)</w:t>
            </w:r>
            <w:r>
              <w:rPr>
                <w:rFonts w:hint="eastAsia"/>
                <w:b w:val="0"/>
                <w:bCs/>
                <w:color w:val="000000"/>
                <w:sz w:val="20"/>
              </w:rPr>
              <w:t>支持对文件数据进行基于</w:t>
            </w:r>
            <w:r>
              <w:rPr>
                <w:rFonts w:hint="eastAsia"/>
                <w:b w:val="0"/>
                <w:bCs/>
                <w:color w:val="000000"/>
                <w:sz w:val="20"/>
              </w:rPr>
              <w:t>SM4</w:t>
            </w:r>
            <w:r>
              <w:rPr>
                <w:rFonts w:hint="eastAsia"/>
                <w:b w:val="0"/>
                <w:bCs/>
                <w:color w:val="000000"/>
                <w:sz w:val="20"/>
              </w:rPr>
              <w:t>算法的加密存储，并且对数据存储机密性保护进行集中管理。</w:t>
            </w:r>
          </w:p>
          <w:p w14:paraId="0091C578" w14:textId="77777777" w:rsidR="007F7CC4" w:rsidRDefault="00000000">
            <w:pPr>
              <w:rPr>
                <w:b w:val="0"/>
                <w:bCs/>
                <w:color w:val="000000"/>
                <w:sz w:val="20"/>
              </w:rPr>
            </w:pPr>
            <w:r>
              <w:rPr>
                <w:rFonts w:hint="eastAsia"/>
                <w:b w:val="0"/>
                <w:bCs/>
                <w:color w:val="000000"/>
                <w:sz w:val="20"/>
              </w:rPr>
              <w:t>15)</w:t>
            </w:r>
            <w:r>
              <w:rPr>
                <w:rFonts w:hint="eastAsia"/>
                <w:b w:val="0"/>
                <w:bCs/>
                <w:color w:val="000000"/>
                <w:sz w:val="20"/>
              </w:rPr>
              <w:t>支持物理机</w:t>
            </w:r>
            <w:r>
              <w:rPr>
                <w:rFonts w:hint="eastAsia"/>
                <w:b w:val="0"/>
                <w:bCs/>
                <w:color w:val="000000"/>
                <w:sz w:val="20"/>
              </w:rPr>
              <w:t>/</w:t>
            </w:r>
            <w:r>
              <w:rPr>
                <w:rFonts w:hint="eastAsia"/>
                <w:b w:val="0"/>
                <w:bCs/>
                <w:color w:val="000000"/>
                <w:sz w:val="20"/>
              </w:rPr>
              <w:t>虚拟机部署。</w:t>
            </w:r>
          </w:p>
          <w:p w14:paraId="7351502D" w14:textId="77777777" w:rsidR="007F7CC4" w:rsidRDefault="00000000">
            <w:pPr>
              <w:rPr>
                <w:b w:val="0"/>
                <w:bCs/>
                <w:color w:val="000000"/>
                <w:sz w:val="20"/>
              </w:rPr>
            </w:pPr>
            <w:r>
              <w:rPr>
                <w:rFonts w:hint="eastAsia"/>
                <w:b w:val="0"/>
                <w:bCs/>
                <w:color w:val="000000"/>
                <w:sz w:val="20"/>
              </w:rPr>
              <w:lastRenderedPageBreak/>
              <w:t>16)</w:t>
            </w:r>
            <w:r>
              <w:rPr>
                <w:rFonts w:hint="eastAsia"/>
                <w:b w:val="0"/>
                <w:bCs/>
                <w:color w:val="000000"/>
                <w:sz w:val="20"/>
              </w:rPr>
              <w:t>支持</w:t>
            </w:r>
            <w:r>
              <w:rPr>
                <w:rFonts w:hint="eastAsia"/>
                <w:b w:val="0"/>
                <w:bCs/>
                <w:color w:val="000000"/>
                <w:sz w:val="20"/>
              </w:rPr>
              <w:t>windows/linux</w:t>
            </w:r>
            <w:r>
              <w:rPr>
                <w:rFonts w:hint="eastAsia"/>
                <w:b w:val="0"/>
                <w:bCs/>
                <w:color w:val="000000"/>
                <w:sz w:val="20"/>
              </w:rPr>
              <w:t>操作系统。</w:t>
            </w:r>
          </w:p>
          <w:p w14:paraId="117DC869" w14:textId="77777777" w:rsidR="007F7CC4" w:rsidRDefault="00000000">
            <w:pPr>
              <w:rPr>
                <w:b w:val="0"/>
                <w:bCs/>
                <w:color w:val="000000"/>
                <w:sz w:val="20"/>
              </w:rPr>
            </w:pPr>
            <w:r>
              <w:rPr>
                <w:rFonts w:hint="eastAsia"/>
                <w:b w:val="0"/>
                <w:bCs/>
                <w:color w:val="000000"/>
                <w:sz w:val="20"/>
              </w:rPr>
              <w:t>17)</w:t>
            </w:r>
            <w:r>
              <w:rPr>
                <w:rFonts w:hint="eastAsia"/>
                <w:b w:val="0"/>
                <w:bCs/>
                <w:color w:val="000000"/>
                <w:sz w:val="20"/>
              </w:rPr>
              <w:t>嵌入操作系统内核，具备防杀进程、防卸载功能。</w:t>
            </w:r>
          </w:p>
          <w:p w14:paraId="217E1F1E" w14:textId="77777777" w:rsidR="007F7CC4" w:rsidRDefault="00000000">
            <w:pPr>
              <w:rPr>
                <w:b w:val="0"/>
                <w:bCs/>
                <w:color w:val="000000"/>
                <w:sz w:val="20"/>
              </w:rPr>
            </w:pPr>
            <w:r>
              <w:rPr>
                <w:rFonts w:hint="eastAsia"/>
                <w:b w:val="0"/>
                <w:bCs/>
                <w:color w:val="000000"/>
                <w:sz w:val="20"/>
              </w:rPr>
              <w:t>18)</w:t>
            </w:r>
            <w:r>
              <w:rPr>
                <w:rFonts w:hint="eastAsia"/>
                <w:b w:val="0"/>
                <w:bCs/>
                <w:color w:val="000000"/>
                <w:sz w:val="20"/>
              </w:rPr>
              <w:t>支持从服务端配置指定客户端所在服务器的指定数据库数据目录进行全库加密。</w:t>
            </w:r>
          </w:p>
          <w:p w14:paraId="7E7C737F" w14:textId="77777777" w:rsidR="007F7CC4" w:rsidRDefault="00000000">
            <w:pPr>
              <w:rPr>
                <w:b w:val="0"/>
                <w:bCs/>
                <w:color w:val="000000"/>
                <w:sz w:val="20"/>
              </w:rPr>
            </w:pPr>
            <w:r>
              <w:rPr>
                <w:rFonts w:hint="eastAsia"/>
                <w:b w:val="0"/>
                <w:bCs/>
                <w:color w:val="000000"/>
                <w:sz w:val="20"/>
              </w:rPr>
              <w:t>19)</w:t>
            </w:r>
            <w:r>
              <w:rPr>
                <w:rFonts w:hint="eastAsia"/>
                <w:b w:val="0"/>
                <w:bCs/>
                <w:color w:val="000000"/>
                <w:sz w:val="20"/>
              </w:rPr>
              <w:t>支持基于操作系统内核层的文件加解密，从而全面适用结构化</w:t>
            </w:r>
            <w:r>
              <w:rPr>
                <w:rFonts w:hint="eastAsia"/>
                <w:b w:val="0"/>
                <w:bCs/>
                <w:color w:val="000000"/>
                <w:sz w:val="20"/>
              </w:rPr>
              <w:t>/</w:t>
            </w:r>
            <w:r>
              <w:rPr>
                <w:rFonts w:hint="eastAsia"/>
                <w:b w:val="0"/>
                <w:bCs/>
                <w:color w:val="000000"/>
                <w:sz w:val="20"/>
              </w:rPr>
              <w:t>半结构化</w:t>
            </w:r>
            <w:r>
              <w:rPr>
                <w:rFonts w:hint="eastAsia"/>
                <w:b w:val="0"/>
                <w:bCs/>
                <w:color w:val="000000"/>
                <w:sz w:val="20"/>
              </w:rPr>
              <w:t>/</w:t>
            </w:r>
            <w:r>
              <w:rPr>
                <w:rFonts w:hint="eastAsia"/>
                <w:b w:val="0"/>
                <w:bCs/>
                <w:color w:val="000000"/>
                <w:sz w:val="20"/>
              </w:rPr>
              <w:t>非结构化数据类型。</w:t>
            </w:r>
          </w:p>
          <w:p w14:paraId="0767D8C9" w14:textId="77777777" w:rsidR="007F7CC4" w:rsidRDefault="00000000">
            <w:pPr>
              <w:rPr>
                <w:b w:val="0"/>
                <w:bCs/>
                <w:color w:val="000000"/>
                <w:sz w:val="20"/>
              </w:rPr>
            </w:pPr>
            <w:r>
              <w:rPr>
                <w:rFonts w:hint="eastAsia"/>
                <w:b w:val="0"/>
                <w:bCs/>
                <w:color w:val="000000"/>
                <w:sz w:val="20"/>
              </w:rPr>
              <w:t>20)</w:t>
            </w:r>
            <w:r>
              <w:rPr>
                <w:rFonts w:hint="eastAsia"/>
                <w:b w:val="0"/>
                <w:bCs/>
                <w:color w:val="000000"/>
                <w:sz w:val="20"/>
              </w:rPr>
              <w:t>支持全面的透明加解密，不影响数据库检索功能，不影响数据库模糊查询功能，不影响数据库存储过程功能，不影响</w:t>
            </w:r>
            <w:r>
              <w:rPr>
                <w:rFonts w:hint="eastAsia"/>
                <w:b w:val="0"/>
                <w:bCs/>
                <w:color w:val="000000"/>
                <w:sz w:val="20"/>
              </w:rPr>
              <w:t>NFS</w:t>
            </w:r>
            <w:r>
              <w:rPr>
                <w:rFonts w:hint="eastAsia"/>
                <w:b w:val="0"/>
                <w:bCs/>
                <w:color w:val="000000"/>
                <w:sz w:val="20"/>
              </w:rPr>
              <w:t>远程数据挂载功能，不影响</w:t>
            </w:r>
            <w:r>
              <w:rPr>
                <w:rFonts w:hint="eastAsia"/>
                <w:b w:val="0"/>
                <w:bCs/>
                <w:color w:val="000000"/>
                <w:sz w:val="20"/>
              </w:rPr>
              <w:t>Docker</w:t>
            </w:r>
            <w:r>
              <w:rPr>
                <w:rFonts w:hint="eastAsia"/>
                <w:b w:val="0"/>
                <w:bCs/>
                <w:color w:val="000000"/>
                <w:sz w:val="20"/>
              </w:rPr>
              <w:t>容器数据持久化功能，不影响大数据架构</w:t>
            </w:r>
            <w:r>
              <w:rPr>
                <w:rFonts w:hint="eastAsia"/>
                <w:b w:val="0"/>
                <w:bCs/>
                <w:color w:val="000000"/>
                <w:sz w:val="20"/>
              </w:rPr>
              <w:t>HDFS</w:t>
            </w:r>
            <w:r>
              <w:rPr>
                <w:rFonts w:hint="eastAsia"/>
                <w:b w:val="0"/>
                <w:bCs/>
                <w:color w:val="000000"/>
                <w:sz w:val="20"/>
              </w:rPr>
              <w:t>分布式存储的数据组织及检索功能。</w:t>
            </w:r>
          </w:p>
          <w:p w14:paraId="35F43E0F" w14:textId="77777777" w:rsidR="007F7CC4" w:rsidRDefault="00000000">
            <w:pPr>
              <w:rPr>
                <w:b w:val="0"/>
                <w:bCs/>
                <w:color w:val="000000"/>
                <w:sz w:val="20"/>
              </w:rPr>
            </w:pPr>
            <w:r>
              <w:rPr>
                <w:rFonts w:hint="eastAsia"/>
                <w:b w:val="0"/>
                <w:bCs/>
                <w:color w:val="000000"/>
                <w:sz w:val="20"/>
              </w:rPr>
              <w:t>21)</w:t>
            </w:r>
            <w:r>
              <w:rPr>
                <w:rFonts w:hint="eastAsia"/>
                <w:b w:val="0"/>
                <w:bCs/>
                <w:color w:val="000000"/>
                <w:sz w:val="20"/>
              </w:rPr>
              <w:t>支持一文一密，显著降低数据泄露风险。</w:t>
            </w:r>
          </w:p>
          <w:p w14:paraId="75FD9146" w14:textId="77777777" w:rsidR="007F7CC4" w:rsidRDefault="00000000">
            <w:pPr>
              <w:rPr>
                <w:b w:val="0"/>
                <w:bCs/>
                <w:color w:val="000000"/>
                <w:sz w:val="20"/>
              </w:rPr>
            </w:pPr>
            <w:r>
              <w:rPr>
                <w:rFonts w:hint="eastAsia"/>
                <w:b w:val="0"/>
                <w:bCs/>
                <w:color w:val="000000"/>
                <w:sz w:val="20"/>
              </w:rPr>
              <w:t>22)</w:t>
            </w:r>
            <w:r>
              <w:rPr>
                <w:rFonts w:hint="eastAsia"/>
                <w:b w:val="0"/>
                <w:bCs/>
                <w:color w:val="000000"/>
                <w:sz w:val="20"/>
              </w:rPr>
              <w:t>加解密性能不低于</w:t>
            </w:r>
            <w:r>
              <w:rPr>
                <w:rFonts w:hint="eastAsia"/>
                <w:b w:val="0"/>
                <w:bCs/>
                <w:color w:val="000000"/>
                <w:sz w:val="20"/>
              </w:rPr>
              <w:t>1Gbps</w:t>
            </w:r>
            <w:r>
              <w:rPr>
                <w:rFonts w:hint="eastAsia"/>
                <w:b w:val="0"/>
                <w:bCs/>
                <w:color w:val="000000"/>
                <w:sz w:val="20"/>
              </w:rPr>
              <w:t>。</w:t>
            </w:r>
          </w:p>
          <w:p w14:paraId="1BBB23BE" w14:textId="77777777" w:rsidR="007F7CC4" w:rsidRDefault="00000000">
            <w:pPr>
              <w:rPr>
                <w:b w:val="0"/>
                <w:bCs/>
                <w:color w:val="000000"/>
                <w:sz w:val="20"/>
              </w:rPr>
            </w:pPr>
            <w:r>
              <w:rPr>
                <w:rFonts w:hint="eastAsia"/>
                <w:b w:val="0"/>
                <w:bCs/>
                <w:color w:val="000000"/>
                <w:sz w:val="20"/>
              </w:rPr>
              <w:t>23)</w:t>
            </w:r>
            <w:r>
              <w:rPr>
                <w:rFonts w:hint="eastAsia"/>
                <w:b w:val="0"/>
                <w:bCs/>
                <w:color w:val="000000"/>
                <w:sz w:val="20"/>
              </w:rPr>
              <w:t>具备可靠的的密钥全生命周期管理功能。</w:t>
            </w:r>
          </w:p>
        </w:tc>
        <w:tc>
          <w:tcPr>
            <w:tcW w:w="6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556E67E" w14:textId="77777777" w:rsidR="007F7CC4" w:rsidRDefault="00000000">
            <w:pPr>
              <w:jc w:val="center"/>
              <w:rPr>
                <w:b w:val="0"/>
                <w:bCs/>
                <w:color w:val="000000"/>
                <w:sz w:val="20"/>
              </w:rPr>
            </w:pPr>
            <w:r>
              <w:rPr>
                <w:rFonts w:hint="eastAsia"/>
                <w:b w:val="0"/>
                <w:bCs/>
                <w:color w:val="000000"/>
                <w:sz w:val="20"/>
              </w:rPr>
              <w:lastRenderedPageBreak/>
              <w:t>佰倬</w:t>
            </w:r>
            <w:r>
              <w:rPr>
                <w:rFonts w:hint="eastAsia"/>
                <w:b w:val="0"/>
                <w:bCs/>
                <w:color w:val="000000"/>
                <w:sz w:val="20"/>
              </w:rPr>
              <w:br/>
            </w:r>
            <w:r>
              <w:rPr>
                <w:rFonts w:hint="eastAsia"/>
                <w:b w:val="0"/>
                <w:bCs/>
                <w:color w:val="000000"/>
                <w:sz w:val="20"/>
              </w:rPr>
              <w:t>数安</w:t>
            </w:r>
            <w:r>
              <w:rPr>
                <w:rFonts w:hint="eastAsia"/>
                <w:b w:val="0"/>
                <w:bCs/>
                <w:color w:val="000000"/>
                <w:sz w:val="20"/>
              </w:rPr>
              <w:t xml:space="preserve">Advanced V1.0 </w:t>
            </w:r>
          </w:p>
        </w:tc>
        <w:tc>
          <w:tcPr>
            <w:tcW w:w="37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1D57200" w14:textId="77777777" w:rsidR="007F7CC4" w:rsidRDefault="00000000">
            <w:pPr>
              <w:jc w:val="left"/>
              <w:rPr>
                <w:b w:val="0"/>
                <w:bCs/>
                <w:color w:val="000000"/>
                <w:sz w:val="20"/>
              </w:rPr>
            </w:pPr>
            <w:r>
              <w:rPr>
                <w:rFonts w:hint="eastAsia"/>
                <w:b w:val="0"/>
                <w:bCs/>
                <w:color w:val="000000"/>
                <w:sz w:val="20"/>
              </w:rPr>
              <w:t>云控平台密码应用</w:t>
            </w:r>
            <w:r>
              <w:rPr>
                <w:rFonts w:hint="eastAsia"/>
                <w:b w:val="0"/>
                <w:bCs/>
                <w:color w:val="000000"/>
                <w:sz w:val="20"/>
              </w:rPr>
              <w:t>/</w:t>
            </w:r>
            <w:r>
              <w:rPr>
                <w:rFonts w:hint="eastAsia"/>
                <w:b w:val="0"/>
                <w:bCs/>
                <w:color w:val="000000"/>
                <w:sz w:val="20"/>
              </w:rPr>
              <w:t>锡东机房</w:t>
            </w:r>
          </w:p>
        </w:tc>
        <w:tc>
          <w:tcPr>
            <w:tcW w:w="307"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4833827" w14:textId="77777777" w:rsidR="007F7CC4" w:rsidRDefault="00000000">
            <w:pPr>
              <w:rPr>
                <w:b w:val="0"/>
                <w:bCs/>
                <w:color w:val="000000"/>
                <w:sz w:val="20"/>
              </w:rPr>
            </w:pPr>
            <w:r>
              <w:rPr>
                <w:rFonts w:hint="eastAsia"/>
                <w:b w:val="0"/>
                <w:bCs/>
                <w:color w:val="000000"/>
                <w:sz w:val="20"/>
              </w:rPr>
              <w:t>1</w:t>
            </w:r>
          </w:p>
        </w:tc>
        <w:tc>
          <w:tcPr>
            <w:tcW w:w="621"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90DF4F5" w14:textId="77777777" w:rsidR="007F7CC4" w:rsidRDefault="00000000">
            <w:pPr>
              <w:jc w:val="center"/>
              <w:rPr>
                <w:b w:val="0"/>
                <w:bCs/>
                <w:color w:val="000000"/>
                <w:sz w:val="20"/>
              </w:rPr>
            </w:pPr>
            <w:r>
              <w:rPr>
                <w:rFonts w:hint="eastAsia"/>
                <w:b w:val="0"/>
                <w:bCs/>
                <w:color w:val="000000"/>
                <w:sz w:val="20"/>
              </w:rPr>
              <w:t>182000</w:t>
            </w:r>
          </w:p>
        </w:tc>
        <w:tc>
          <w:tcPr>
            <w:tcW w:w="621"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77B04BC" w14:textId="77777777" w:rsidR="007F7CC4" w:rsidRDefault="00000000">
            <w:pPr>
              <w:jc w:val="left"/>
              <w:rPr>
                <w:b w:val="0"/>
                <w:bCs/>
                <w:color w:val="000000"/>
                <w:sz w:val="20"/>
              </w:rPr>
            </w:pPr>
            <w:r>
              <w:rPr>
                <w:rFonts w:hint="eastAsia"/>
                <w:b w:val="0"/>
                <w:bCs/>
                <w:color w:val="000000"/>
                <w:sz w:val="20"/>
              </w:rPr>
              <w:t>182000</w:t>
            </w:r>
          </w:p>
        </w:tc>
        <w:tc>
          <w:tcPr>
            <w:tcW w:w="299" w:type="pct"/>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4571A72B" w14:textId="77777777" w:rsidR="007F7CC4" w:rsidRDefault="00000000">
            <w:pPr>
              <w:rPr>
                <w:b w:val="0"/>
                <w:bCs/>
                <w:color w:val="000000"/>
                <w:sz w:val="20"/>
              </w:rPr>
            </w:pPr>
            <w:r>
              <w:rPr>
                <w:rFonts w:ascii="宋体" w:hAnsi="宋体" w:cs="宋体" w:hint="eastAsia"/>
                <w:b w:val="0"/>
                <w:color w:val="000000"/>
                <w:kern w:val="0"/>
                <w:sz w:val="20"/>
              </w:rPr>
              <w:t>13%</w:t>
            </w:r>
          </w:p>
        </w:tc>
        <w:tc>
          <w:tcPr>
            <w:tcW w:w="581" w:type="pct"/>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3426F4AA" w14:textId="77777777" w:rsidR="007F7CC4" w:rsidRDefault="00000000">
            <w:pPr>
              <w:jc w:val="center"/>
              <w:rPr>
                <w:b w:val="0"/>
                <w:bCs/>
                <w:color w:val="000000"/>
                <w:sz w:val="20"/>
              </w:rPr>
            </w:pPr>
            <w:r>
              <w:rPr>
                <w:rFonts w:hint="eastAsia"/>
                <w:b w:val="0"/>
                <w:bCs/>
                <w:color w:val="000000"/>
                <w:sz w:val="20"/>
              </w:rPr>
              <w:t>3</w:t>
            </w:r>
            <w:r>
              <w:rPr>
                <w:rFonts w:hint="eastAsia"/>
                <w:b w:val="0"/>
                <w:bCs/>
                <w:color w:val="000000"/>
                <w:sz w:val="20"/>
              </w:rPr>
              <w:t>年质保</w:t>
            </w:r>
          </w:p>
        </w:tc>
      </w:tr>
      <w:tr w:rsidR="007F7CC4" w14:paraId="4114D6E2" w14:textId="77777777">
        <w:trPr>
          <w:trHeight w:val="840"/>
        </w:trPr>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5D14025" w14:textId="77777777" w:rsidR="007F7CC4" w:rsidRDefault="00000000">
            <w:pPr>
              <w:jc w:val="left"/>
              <w:rPr>
                <w:b w:val="0"/>
                <w:bCs/>
                <w:color w:val="000000"/>
                <w:sz w:val="20"/>
              </w:rPr>
            </w:pPr>
            <w:r>
              <w:rPr>
                <w:rFonts w:hint="eastAsia"/>
                <w:b w:val="0"/>
                <w:bCs/>
                <w:color w:val="000000"/>
                <w:sz w:val="20"/>
              </w:rPr>
              <w:lastRenderedPageBreak/>
              <w:t>站点证书</w:t>
            </w:r>
          </w:p>
        </w:tc>
        <w:tc>
          <w:tcPr>
            <w:tcW w:w="1080" w:type="pct"/>
            <w:tcBorders>
              <w:top w:val="single" w:sz="4" w:space="0" w:color="000000"/>
              <w:left w:val="single" w:sz="4" w:space="0" w:color="000000"/>
              <w:bottom w:val="single" w:sz="4" w:space="0" w:color="auto"/>
              <w:right w:val="single" w:sz="4" w:space="0" w:color="000000"/>
            </w:tcBorders>
            <w:tcMar>
              <w:top w:w="15" w:type="dxa"/>
              <w:left w:w="15" w:type="dxa"/>
              <w:bottom w:w="0" w:type="dxa"/>
              <w:right w:w="15" w:type="dxa"/>
            </w:tcMar>
            <w:vAlign w:val="center"/>
          </w:tcPr>
          <w:p w14:paraId="2796B70A" w14:textId="77777777" w:rsidR="007F7CC4" w:rsidRDefault="00000000">
            <w:pPr>
              <w:rPr>
                <w:b w:val="0"/>
                <w:bCs/>
                <w:color w:val="000000"/>
                <w:sz w:val="20"/>
              </w:rPr>
            </w:pPr>
            <w:r>
              <w:rPr>
                <w:rFonts w:hint="eastAsia"/>
                <w:b w:val="0"/>
                <w:bCs/>
                <w:color w:val="000000"/>
                <w:sz w:val="20"/>
              </w:rPr>
              <w:t>1)</w:t>
            </w:r>
            <w:r>
              <w:rPr>
                <w:rFonts w:hint="eastAsia"/>
                <w:b w:val="0"/>
                <w:bCs/>
                <w:color w:val="000000"/>
                <w:sz w:val="20"/>
              </w:rPr>
              <w:t>对于涉及</w:t>
            </w:r>
            <w:r>
              <w:rPr>
                <w:rFonts w:hint="eastAsia"/>
                <w:b w:val="0"/>
                <w:bCs/>
                <w:color w:val="000000"/>
                <w:sz w:val="20"/>
              </w:rPr>
              <w:t>PC</w:t>
            </w:r>
            <w:r>
              <w:rPr>
                <w:rFonts w:hint="eastAsia"/>
                <w:b w:val="0"/>
                <w:bCs/>
                <w:color w:val="000000"/>
                <w:sz w:val="20"/>
              </w:rPr>
              <w:t>登录，对外提供服务的</w:t>
            </w:r>
            <w:r>
              <w:rPr>
                <w:rFonts w:hint="eastAsia"/>
                <w:b w:val="0"/>
                <w:bCs/>
                <w:color w:val="000000"/>
                <w:sz w:val="20"/>
              </w:rPr>
              <w:t xml:space="preserve"> Https </w:t>
            </w:r>
            <w:r>
              <w:rPr>
                <w:rFonts w:hint="eastAsia"/>
                <w:b w:val="0"/>
                <w:bCs/>
                <w:color w:val="000000"/>
                <w:sz w:val="20"/>
              </w:rPr>
              <w:t>接口；</w:t>
            </w:r>
          </w:p>
          <w:p w14:paraId="5BF8CE2D" w14:textId="77777777" w:rsidR="007F7CC4" w:rsidRDefault="00000000">
            <w:pPr>
              <w:rPr>
                <w:b w:val="0"/>
                <w:bCs/>
                <w:color w:val="000000"/>
                <w:sz w:val="20"/>
              </w:rPr>
            </w:pPr>
            <w:r>
              <w:rPr>
                <w:rFonts w:hint="eastAsia"/>
                <w:b w:val="0"/>
                <w:bCs/>
                <w:color w:val="000000"/>
                <w:sz w:val="20"/>
              </w:rPr>
              <w:t>2)</w:t>
            </w:r>
            <w:r>
              <w:rPr>
                <w:rFonts w:hint="eastAsia"/>
                <w:b w:val="0"/>
                <w:bCs/>
                <w:color w:val="000000"/>
                <w:sz w:val="20"/>
              </w:rPr>
              <w:t>第三方可信</w:t>
            </w:r>
            <w:r>
              <w:rPr>
                <w:rFonts w:hint="eastAsia"/>
                <w:b w:val="0"/>
                <w:bCs/>
                <w:color w:val="000000"/>
                <w:sz w:val="20"/>
              </w:rPr>
              <w:t xml:space="preserve"> CA </w:t>
            </w:r>
            <w:r>
              <w:rPr>
                <w:rFonts w:hint="eastAsia"/>
                <w:b w:val="0"/>
                <w:bCs/>
                <w:color w:val="000000"/>
                <w:sz w:val="20"/>
              </w:rPr>
              <w:t>颁发；</w:t>
            </w:r>
          </w:p>
          <w:p w14:paraId="730A827D" w14:textId="77777777" w:rsidR="007F7CC4" w:rsidRDefault="00000000">
            <w:pPr>
              <w:rPr>
                <w:b w:val="0"/>
                <w:bCs/>
                <w:color w:val="000000"/>
                <w:sz w:val="20"/>
              </w:rPr>
            </w:pPr>
            <w:r>
              <w:rPr>
                <w:rFonts w:hint="eastAsia"/>
                <w:b w:val="0"/>
                <w:bCs/>
                <w:color w:val="000000"/>
                <w:sz w:val="20"/>
              </w:rPr>
              <w:t>3</w:t>
            </w:r>
            <w:r>
              <w:rPr>
                <w:rFonts w:hint="eastAsia"/>
                <w:b w:val="0"/>
                <w:bCs/>
                <w:color w:val="000000"/>
                <w:sz w:val="20"/>
              </w:rPr>
              <w:t>）</w:t>
            </w:r>
            <w:r>
              <w:rPr>
                <w:rFonts w:hint="eastAsia"/>
                <w:b w:val="0"/>
                <w:bCs/>
                <w:color w:val="000000"/>
                <w:sz w:val="20"/>
              </w:rPr>
              <w:t>RSA 2048</w:t>
            </w:r>
            <w:r>
              <w:rPr>
                <w:rFonts w:hint="eastAsia"/>
                <w:b w:val="0"/>
                <w:bCs/>
                <w:color w:val="000000"/>
                <w:sz w:val="20"/>
              </w:rPr>
              <w:t>证书；</w:t>
            </w:r>
          </w:p>
        </w:tc>
        <w:tc>
          <w:tcPr>
            <w:tcW w:w="621" w:type="pct"/>
            <w:tcBorders>
              <w:top w:val="single" w:sz="4" w:space="0" w:color="000000"/>
              <w:left w:val="single" w:sz="4" w:space="0" w:color="000000"/>
              <w:bottom w:val="single" w:sz="4" w:space="0" w:color="auto"/>
              <w:right w:val="single" w:sz="4" w:space="0" w:color="000000"/>
            </w:tcBorders>
            <w:tcMar>
              <w:top w:w="15" w:type="dxa"/>
              <w:left w:w="15" w:type="dxa"/>
              <w:bottom w:w="0" w:type="dxa"/>
              <w:right w:w="15" w:type="dxa"/>
            </w:tcMar>
            <w:vAlign w:val="center"/>
          </w:tcPr>
          <w:p w14:paraId="753CF60F" w14:textId="77777777" w:rsidR="007F7CC4" w:rsidRDefault="00000000">
            <w:pPr>
              <w:jc w:val="center"/>
              <w:rPr>
                <w:b w:val="0"/>
                <w:bCs/>
                <w:color w:val="000000"/>
                <w:sz w:val="20"/>
              </w:rPr>
            </w:pPr>
            <w:r>
              <w:rPr>
                <w:rFonts w:hint="eastAsia"/>
                <w:b w:val="0"/>
                <w:bCs/>
                <w:color w:val="000000"/>
                <w:sz w:val="20"/>
              </w:rPr>
              <w:t>国信</w:t>
            </w:r>
            <w:r>
              <w:rPr>
                <w:rFonts w:hint="eastAsia"/>
                <w:b w:val="0"/>
                <w:bCs/>
                <w:color w:val="000000"/>
                <w:sz w:val="20"/>
              </w:rPr>
              <w:br/>
              <w:t xml:space="preserve">RSA 2048 </w:t>
            </w:r>
          </w:p>
        </w:tc>
        <w:tc>
          <w:tcPr>
            <w:tcW w:w="370" w:type="pct"/>
            <w:tcBorders>
              <w:top w:val="single" w:sz="4" w:space="0" w:color="000000"/>
              <w:left w:val="single" w:sz="4" w:space="0" w:color="000000"/>
              <w:bottom w:val="single" w:sz="4" w:space="0" w:color="auto"/>
              <w:right w:val="single" w:sz="4" w:space="0" w:color="000000"/>
            </w:tcBorders>
            <w:tcMar>
              <w:top w:w="15" w:type="dxa"/>
              <w:left w:w="15" w:type="dxa"/>
              <w:bottom w:w="0" w:type="dxa"/>
              <w:right w:w="15" w:type="dxa"/>
            </w:tcMar>
            <w:vAlign w:val="center"/>
          </w:tcPr>
          <w:p w14:paraId="3EB89902" w14:textId="77777777" w:rsidR="007F7CC4" w:rsidRDefault="00000000">
            <w:pPr>
              <w:jc w:val="left"/>
              <w:rPr>
                <w:b w:val="0"/>
                <w:bCs/>
                <w:color w:val="000000"/>
                <w:sz w:val="20"/>
              </w:rPr>
            </w:pPr>
            <w:r>
              <w:rPr>
                <w:rFonts w:hint="eastAsia"/>
                <w:b w:val="0"/>
                <w:bCs/>
                <w:color w:val="000000"/>
                <w:sz w:val="20"/>
              </w:rPr>
              <w:t>云控平台密码应用</w:t>
            </w:r>
            <w:r>
              <w:rPr>
                <w:rFonts w:hint="eastAsia"/>
                <w:b w:val="0"/>
                <w:bCs/>
                <w:color w:val="000000"/>
                <w:sz w:val="20"/>
              </w:rPr>
              <w:t>/</w:t>
            </w:r>
            <w:r>
              <w:rPr>
                <w:rFonts w:hint="eastAsia"/>
                <w:b w:val="0"/>
                <w:bCs/>
                <w:color w:val="000000"/>
                <w:sz w:val="20"/>
              </w:rPr>
              <w:t>锡东机房</w:t>
            </w:r>
          </w:p>
        </w:tc>
        <w:tc>
          <w:tcPr>
            <w:tcW w:w="307" w:type="pct"/>
            <w:tcBorders>
              <w:top w:val="single" w:sz="4" w:space="0" w:color="000000"/>
              <w:left w:val="single" w:sz="4" w:space="0" w:color="000000"/>
              <w:bottom w:val="single" w:sz="4" w:space="0" w:color="auto"/>
              <w:right w:val="single" w:sz="4" w:space="0" w:color="000000"/>
            </w:tcBorders>
            <w:noWrap/>
            <w:tcMar>
              <w:top w:w="15" w:type="dxa"/>
              <w:left w:w="15" w:type="dxa"/>
              <w:bottom w:w="0" w:type="dxa"/>
              <w:right w:w="15" w:type="dxa"/>
            </w:tcMar>
            <w:vAlign w:val="center"/>
          </w:tcPr>
          <w:p w14:paraId="4AD2A96F" w14:textId="77777777" w:rsidR="007F7CC4" w:rsidRDefault="00000000">
            <w:pPr>
              <w:rPr>
                <w:b w:val="0"/>
                <w:bCs/>
                <w:color w:val="000000"/>
                <w:sz w:val="20"/>
              </w:rPr>
            </w:pPr>
            <w:r>
              <w:rPr>
                <w:rFonts w:hint="eastAsia"/>
                <w:b w:val="0"/>
                <w:bCs/>
                <w:color w:val="000000"/>
                <w:sz w:val="20"/>
              </w:rPr>
              <w:t>3</w:t>
            </w:r>
          </w:p>
        </w:tc>
        <w:tc>
          <w:tcPr>
            <w:tcW w:w="621" w:type="pct"/>
            <w:tcBorders>
              <w:top w:val="single" w:sz="4" w:space="0" w:color="000000"/>
              <w:left w:val="single" w:sz="4" w:space="0" w:color="000000"/>
              <w:bottom w:val="single" w:sz="4" w:space="0" w:color="auto"/>
              <w:right w:val="single" w:sz="4" w:space="0" w:color="000000"/>
            </w:tcBorders>
            <w:noWrap/>
            <w:tcMar>
              <w:top w:w="15" w:type="dxa"/>
              <w:left w:w="15" w:type="dxa"/>
              <w:bottom w:w="0" w:type="dxa"/>
              <w:right w:w="15" w:type="dxa"/>
            </w:tcMar>
            <w:vAlign w:val="center"/>
          </w:tcPr>
          <w:p w14:paraId="0EBADAA6" w14:textId="77777777" w:rsidR="007F7CC4" w:rsidRDefault="00000000">
            <w:pPr>
              <w:jc w:val="center"/>
              <w:rPr>
                <w:b w:val="0"/>
                <w:bCs/>
                <w:color w:val="000000"/>
                <w:sz w:val="20"/>
              </w:rPr>
            </w:pPr>
            <w:r>
              <w:rPr>
                <w:rFonts w:hint="eastAsia"/>
                <w:b w:val="0"/>
                <w:bCs/>
                <w:color w:val="000000"/>
                <w:sz w:val="20"/>
              </w:rPr>
              <w:t>12000</w:t>
            </w:r>
          </w:p>
        </w:tc>
        <w:tc>
          <w:tcPr>
            <w:tcW w:w="621" w:type="pct"/>
            <w:tcBorders>
              <w:top w:val="single" w:sz="4" w:space="0" w:color="000000"/>
              <w:left w:val="single" w:sz="4" w:space="0" w:color="000000"/>
              <w:bottom w:val="single" w:sz="4" w:space="0" w:color="auto"/>
              <w:right w:val="single" w:sz="4" w:space="0" w:color="000000"/>
            </w:tcBorders>
            <w:noWrap/>
            <w:tcMar>
              <w:top w:w="15" w:type="dxa"/>
              <w:left w:w="15" w:type="dxa"/>
              <w:bottom w:w="0" w:type="dxa"/>
              <w:right w:w="15" w:type="dxa"/>
            </w:tcMar>
            <w:vAlign w:val="center"/>
          </w:tcPr>
          <w:p w14:paraId="3162C52F" w14:textId="77777777" w:rsidR="007F7CC4" w:rsidRDefault="00000000">
            <w:pPr>
              <w:ind w:firstLineChars="100" w:firstLine="200"/>
              <w:jc w:val="left"/>
              <w:rPr>
                <w:b w:val="0"/>
                <w:bCs/>
                <w:color w:val="000000"/>
                <w:sz w:val="20"/>
              </w:rPr>
            </w:pPr>
            <w:r>
              <w:rPr>
                <w:rFonts w:hint="eastAsia"/>
                <w:b w:val="0"/>
                <w:bCs/>
                <w:color w:val="000000"/>
                <w:sz w:val="20"/>
              </w:rPr>
              <w:t>36000</w:t>
            </w:r>
          </w:p>
        </w:tc>
        <w:tc>
          <w:tcPr>
            <w:tcW w:w="299" w:type="pct"/>
            <w:tcBorders>
              <w:top w:val="single" w:sz="4" w:space="0" w:color="000000"/>
              <w:left w:val="single" w:sz="4" w:space="0" w:color="000000"/>
              <w:bottom w:val="single" w:sz="4" w:space="0" w:color="auto"/>
              <w:right w:val="single" w:sz="4" w:space="0" w:color="000000"/>
            </w:tcBorders>
            <w:noWrap/>
            <w:tcMar>
              <w:top w:w="15" w:type="dxa"/>
              <w:left w:w="15" w:type="dxa"/>
              <w:bottom w:w="0" w:type="dxa"/>
              <w:right w:w="15" w:type="dxa"/>
            </w:tcMar>
            <w:vAlign w:val="center"/>
          </w:tcPr>
          <w:p w14:paraId="35335C5D" w14:textId="77777777" w:rsidR="007F7CC4" w:rsidRDefault="00000000">
            <w:pPr>
              <w:rPr>
                <w:b w:val="0"/>
                <w:bCs/>
                <w:color w:val="000000"/>
                <w:sz w:val="20"/>
              </w:rPr>
            </w:pPr>
            <w:r>
              <w:rPr>
                <w:rFonts w:ascii="宋体" w:hAnsi="宋体" w:cs="宋体" w:hint="eastAsia"/>
                <w:b w:val="0"/>
                <w:color w:val="000000"/>
                <w:kern w:val="0"/>
                <w:sz w:val="20"/>
              </w:rPr>
              <w:t>13%</w:t>
            </w:r>
          </w:p>
        </w:tc>
        <w:tc>
          <w:tcPr>
            <w:tcW w:w="581" w:type="pct"/>
            <w:tcBorders>
              <w:top w:val="single" w:sz="4" w:space="0" w:color="000000"/>
              <w:left w:val="single" w:sz="4" w:space="0" w:color="000000"/>
              <w:bottom w:val="single" w:sz="4" w:space="0" w:color="auto"/>
              <w:right w:val="single" w:sz="4" w:space="0" w:color="000000"/>
            </w:tcBorders>
            <w:shd w:val="clear" w:color="auto" w:fill="FFFFFF"/>
            <w:tcMar>
              <w:top w:w="15" w:type="dxa"/>
              <w:left w:w="15" w:type="dxa"/>
              <w:bottom w:w="0" w:type="dxa"/>
              <w:right w:w="15" w:type="dxa"/>
            </w:tcMar>
            <w:vAlign w:val="center"/>
          </w:tcPr>
          <w:p w14:paraId="0E6B2FC8" w14:textId="77777777" w:rsidR="007F7CC4" w:rsidRDefault="00000000">
            <w:pPr>
              <w:jc w:val="center"/>
              <w:rPr>
                <w:b w:val="0"/>
                <w:bCs/>
                <w:color w:val="000000"/>
                <w:sz w:val="20"/>
              </w:rPr>
            </w:pPr>
            <w:r>
              <w:rPr>
                <w:rFonts w:hint="eastAsia"/>
                <w:b w:val="0"/>
                <w:bCs/>
                <w:color w:val="000000"/>
                <w:sz w:val="20"/>
              </w:rPr>
              <w:t>3</w:t>
            </w:r>
            <w:r>
              <w:rPr>
                <w:rFonts w:hint="eastAsia"/>
                <w:b w:val="0"/>
                <w:bCs/>
                <w:color w:val="000000"/>
                <w:sz w:val="20"/>
              </w:rPr>
              <w:t>年质保</w:t>
            </w:r>
          </w:p>
        </w:tc>
      </w:tr>
      <w:tr w:rsidR="007F7CC4" w14:paraId="1AF9041A" w14:textId="77777777">
        <w:trPr>
          <w:trHeight w:val="600"/>
        </w:trPr>
        <w:tc>
          <w:tcPr>
            <w:tcW w:w="500" w:type="pct"/>
            <w:tcBorders>
              <w:top w:val="single" w:sz="4" w:space="0" w:color="000000"/>
              <w:left w:val="single" w:sz="4" w:space="0" w:color="000000"/>
              <w:bottom w:val="single" w:sz="4" w:space="0" w:color="000000"/>
              <w:right w:val="single" w:sz="4" w:space="0" w:color="auto"/>
            </w:tcBorders>
            <w:tcMar>
              <w:top w:w="15" w:type="dxa"/>
              <w:left w:w="15" w:type="dxa"/>
              <w:bottom w:w="0" w:type="dxa"/>
              <w:right w:w="15" w:type="dxa"/>
            </w:tcMar>
          </w:tcPr>
          <w:p w14:paraId="57848407" w14:textId="77777777" w:rsidR="007F7CC4" w:rsidRDefault="007F7CC4">
            <w:pPr>
              <w:jc w:val="center"/>
              <w:rPr>
                <w:b w:val="0"/>
                <w:bCs/>
                <w:color w:val="000000"/>
                <w:sz w:val="20"/>
              </w:rPr>
            </w:pPr>
          </w:p>
        </w:tc>
        <w:tc>
          <w:tcPr>
            <w:tcW w:w="1080"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11C9D7EA" w14:textId="77777777" w:rsidR="007F7CC4" w:rsidRDefault="007F7CC4">
            <w:pPr>
              <w:jc w:val="center"/>
              <w:rPr>
                <w:rFonts w:eastAsia="Times New Roman"/>
                <w:b w:val="0"/>
                <w:bCs/>
                <w:sz w:val="20"/>
              </w:rPr>
            </w:pPr>
          </w:p>
        </w:tc>
        <w:tc>
          <w:tcPr>
            <w:tcW w:w="621"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076CD78C" w14:textId="77777777" w:rsidR="007F7CC4" w:rsidRDefault="007F7CC4">
            <w:pPr>
              <w:jc w:val="center"/>
              <w:rPr>
                <w:rFonts w:eastAsia="Times New Roman"/>
                <w:b w:val="0"/>
                <w:bCs/>
                <w:sz w:val="20"/>
              </w:rPr>
            </w:pPr>
          </w:p>
        </w:tc>
        <w:tc>
          <w:tcPr>
            <w:tcW w:w="370"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7595B76D" w14:textId="77777777" w:rsidR="007F7CC4" w:rsidRDefault="007F7CC4">
            <w:pPr>
              <w:jc w:val="center"/>
              <w:rPr>
                <w:rFonts w:eastAsia="Times New Roman"/>
                <w:b w:val="0"/>
                <w:bCs/>
                <w:sz w:val="20"/>
              </w:rPr>
            </w:pPr>
          </w:p>
        </w:tc>
        <w:tc>
          <w:tcPr>
            <w:tcW w:w="307"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0BAAB8D4" w14:textId="77777777" w:rsidR="007F7CC4" w:rsidRDefault="007F7CC4">
            <w:pPr>
              <w:jc w:val="center"/>
              <w:rPr>
                <w:rFonts w:eastAsia="Times New Roman"/>
                <w:b w:val="0"/>
                <w:bCs/>
                <w:sz w:val="20"/>
              </w:rPr>
            </w:pPr>
          </w:p>
        </w:tc>
        <w:tc>
          <w:tcPr>
            <w:tcW w:w="621"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81439B" w14:textId="77777777" w:rsidR="007F7CC4" w:rsidRDefault="00000000">
            <w:pPr>
              <w:jc w:val="left"/>
              <w:rPr>
                <w:rFonts w:ascii="宋体" w:hAnsi="宋体" w:cs="宋体" w:hint="eastAsia"/>
                <w:b w:val="0"/>
                <w:bCs/>
                <w:color w:val="000000"/>
                <w:sz w:val="22"/>
                <w:szCs w:val="22"/>
              </w:rPr>
            </w:pPr>
            <w:r>
              <w:rPr>
                <w:rFonts w:hint="eastAsia"/>
                <w:b w:val="0"/>
                <w:bCs/>
                <w:color w:val="000000"/>
                <w:sz w:val="22"/>
                <w:szCs w:val="22"/>
              </w:rPr>
              <w:t xml:space="preserve"> </w:t>
            </w:r>
            <w:r>
              <w:rPr>
                <w:rFonts w:hint="eastAsia"/>
                <w:b w:val="0"/>
                <w:bCs/>
                <w:color w:val="000000"/>
                <w:sz w:val="22"/>
                <w:szCs w:val="22"/>
              </w:rPr>
              <w:t>小计</w:t>
            </w:r>
            <w:r>
              <w:rPr>
                <w:rFonts w:hint="eastAsia"/>
                <w:b w:val="0"/>
                <w:bCs/>
                <w:color w:val="000000"/>
                <w:sz w:val="22"/>
                <w:szCs w:val="22"/>
              </w:rPr>
              <w:t xml:space="preserve"> </w:t>
            </w:r>
          </w:p>
        </w:tc>
        <w:tc>
          <w:tcPr>
            <w:tcW w:w="621"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D0B59B1" w14:textId="77777777" w:rsidR="007F7CC4" w:rsidRDefault="00000000">
            <w:pPr>
              <w:jc w:val="center"/>
              <w:rPr>
                <w:b w:val="0"/>
                <w:bCs/>
                <w:color w:val="000000"/>
                <w:sz w:val="22"/>
                <w:szCs w:val="22"/>
              </w:rPr>
            </w:pPr>
            <w:r>
              <w:rPr>
                <w:rFonts w:hint="eastAsia"/>
                <w:b w:val="0"/>
                <w:bCs/>
                <w:color w:val="000000"/>
                <w:sz w:val="22"/>
                <w:szCs w:val="22"/>
              </w:rPr>
              <w:t xml:space="preserve"> 1198000 </w:t>
            </w:r>
          </w:p>
        </w:tc>
        <w:tc>
          <w:tcPr>
            <w:tcW w:w="299"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77CA09D" w14:textId="77777777" w:rsidR="007F7CC4" w:rsidRDefault="007F7CC4">
            <w:pPr>
              <w:jc w:val="center"/>
              <w:rPr>
                <w:b w:val="0"/>
                <w:bCs/>
                <w:color w:val="000000"/>
                <w:sz w:val="22"/>
                <w:szCs w:val="22"/>
              </w:rPr>
            </w:pPr>
          </w:p>
        </w:tc>
        <w:tc>
          <w:tcPr>
            <w:tcW w:w="581" w:type="pct"/>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532A5B2F" w14:textId="77777777" w:rsidR="007F7CC4" w:rsidRDefault="007F7CC4">
            <w:pPr>
              <w:jc w:val="center"/>
              <w:rPr>
                <w:rFonts w:eastAsia="Times New Roman"/>
                <w:b w:val="0"/>
                <w:bCs/>
                <w:sz w:val="20"/>
              </w:rPr>
            </w:pPr>
          </w:p>
        </w:tc>
      </w:tr>
    </w:tbl>
    <w:p w14:paraId="5E1F0DBE" w14:textId="77777777" w:rsidR="007F7CC4" w:rsidRDefault="007F7CC4">
      <w:pPr>
        <w:widowControl/>
        <w:spacing w:line="240" w:lineRule="auto"/>
        <w:jc w:val="left"/>
        <w:rPr>
          <w:rFonts w:ascii="宋体" w:hAnsi="宋体" w:hint="eastAsia"/>
          <w:b w:val="0"/>
          <w:bCs/>
          <w:sz w:val="24"/>
          <w:szCs w:val="24"/>
        </w:rPr>
      </w:pPr>
    </w:p>
    <w:p w14:paraId="685F29FB" w14:textId="5D2449D2" w:rsidR="007F7CC4" w:rsidRDefault="00000000">
      <w:pPr>
        <w:widowControl/>
        <w:spacing w:line="240" w:lineRule="auto"/>
        <w:jc w:val="left"/>
        <w:rPr>
          <w:rFonts w:ascii="宋体" w:hAnsi="宋体" w:hint="eastAsia"/>
          <w:sz w:val="24"/>
          <w:szCs w:val="24"/>
        </w:rPr>
      </w:pPr>
      <w:r>
        <w:rPr>
          <w:rFonts w:ascii="宋体" w:hAnsi="宋体" w:hint="eastAsia"/>
          <w:sz w:val="24"/>
          <w:szCs w:val="24"/>
        </w:rPr>
        <w:t>(3) 车联网安全</w:t>
      </w:r>
      <w:ins w:id="101" w:author="Howie zhang" w:date="2025-10-22T11:56:00Z" w16du:dateUtc="2025-10-22T03:56:00Z">
        <w:r w:rsidR="00E615E0">
          <w:rPr>
            <w:rFonts w:ascii="宋体" w:hAnsi="宋体" w:hint="eastAsia"/>
            <w:sz w:val="24"/>
            <w:szCs w:val="24"/>
          </w:rPr>
          <w:t>（信安中心）</w:t>
        </w:r>
      </w:ins>
    </w:p>
    <w:tbl>
      <w:tblPr>
        <w:tblW w:w="8359" w:type="dxa"/>
        <w:tblLook w:val="04A0" w:firstRow="1" w:lastRow="0" w:firstColumn="1" w:lastColumn="0" w:noHBand="0" w:noVBand="1"/>
      </w:tblPr>
      <w:tblGrid>
        <w:gridCol w:w="1102"/>
        <w:gridCol w:w="1091"/>
        <w:gridCol w:w="1529"/>
        <w:gridCol w:w="1155"/>
        <w:gridCol w:w="724"/>
        <w:gridCol w:w="700"/>
        <w:gridCol w:w="1542"/>
        <w:gridCol w:w="516"/>
      </w:tblGrid>
      <w:tr w:rsidR="007F7CC4" w14:paraId="06994613" w14:textId="77777777">
        <w:trPr>
          <w:trHeight w:val="820"/>
        </w:trPr>
        <w:tc>
          <w:tcPr>
            <w:tcW w:w="112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5DA7AF8"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产品名称</w:t>
            </w:r>
          </w:p>
        </w:tc>
        <w:tc>
          <w:tcPr>
            <w:tcW w:w="111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49AC4E71"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品牌</w:t>
            </w:r>
          </w:p>
        </w:tc>
        <w:tc>
          <w:tcPr>
            <w:tcW w:w="1536"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24A106D"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型号</w:t>
            </w:r>
          </w:p>
        </w:tc>
        <w:tc>
          <w:tcPr>
            <w:tcW w:w="1163"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1E651B76"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单价（元）</w:t>
            </w:r>
          </w:p>
        </w:tc>
        <w:tc>
          <w:tcPr>
            <w:tcW w:w="73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7DB4D11"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数量</w:t>
            </w:r>
          </w:p>
        </w:tc>
        <w:tc>
          <w:tcPr>
            <w:tcW w:w="709"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3285ECB"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单位</w:t>
            </w:r>
          </w:p>
        </w:tc>
        <w:tc>
          <w:tcPr>
            <w:tcW w:w="1559"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EC94E83"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总价（元）</w:t>
            </w:r>
          </w:p>
        </w:tc>
        <w:tc>
          <w:tcPr>
            <w:tcW w:w="426"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6BD5DD57"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税率</w:t>
            </w:r>
          </w:p>
        </w:tc>
      </w:tr>
      <w:tr w:rsidR="007F7CC4" w14:paraId="0A40C7AC" w14:textId="77777777">
        <w:trPr>
          <w:trHeight w:val="820"/>
        </w:trPr>
        <w:tc>
          <w:tcPr>
            <w:tcW w:w="1120" w:type="dxa"/>
            <w:tcBorders>
              <w:top w:val="nil"/>
              <w:left w:val="single" w:sz="4" w:space="0" w:color="auto"/>
              <w:bottom w:val="single" w:sz="4" w:space="0" w:color="auto"/>
              <w:right w:val="single" w:sz="4" w:space="0" w:color="auto"/>
            </w:tcBorders>
            <w:vAlign w:val="center"/>
          </w:tcPr>
          <w:p w14:paraId="4121F6EE"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VPN网关</w:t>
            </w:r>
          </w:p>
        </w:tc>
        <w:tc>
          <w:tcPr>
            <w:tcW w:w="1112" w:type="dxa"/>
            <w:tcBorders>
              <w:top w:val="nil"/>
              <w:left w:val="nil"/>
              <w:bottom w:val="single" w:sz="4" w:space="0" w:color="auto"/>
              <w:right w:val="single" w:sz="4" w:space="0" w:color="auto"/>
            </w:tcBorders>
            <w:vAlign w:val="center"/>
          </w:tcPr>
          <w:p w14:paraId="4F0AF2DC"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华为</w:t>
            </w:r>
          </w:p>
        </w:tc>
        <w:tc>
          <w:tcPr>
            <w:tcW w:w="1536" w:type="dxa"/>
            <w:tcBorders>
              <w:top w:val="nil"/>
              <w:left w:val="nil"/>
              <w:bottom w:val="single" w:sz="4" w:space="0" w:color="auto"/>
              <w:right w:val="single" w:sz="4" w:space="0" w:color="auto"/>
            </w:tcBorders>
            <w:vAlign w:val="center"/>
          </w:tcPr>
          <w:p w14:paraId="7213B910"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USG6615F</w:t>
            </w:r>
          </w:p>
        </w:tc>
        <w:tc>
          <w:tcPr>
            <w:tcW w:w="1163" w:type="dxa"/>
            <w:tcBorders>
              <w:top w:val="nil"/>
              <w:left w:val="nil"/>
              <w:bottom w:val="single" w:sz="4" w:space="0" w:color="auto"/>
              <w:right w:val="single" w:sz="4" w:space="0" w:color="auto"/>
            </w:tcBorders>
            <w:vAlign w:val="center"/>
          </w:tcPr>
          <w:p w14:paraId="79AF7E2A"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200530</w:t>
            </w:r>
          </w:p>
        </w:tc>
        <w:tc>
          <w:tcPr>
            <w:tcW w:w="734" w:type="dxa"/>
            <w:tcBorders>
              <w:top w:val="nil"/>
              <w:left w:val="nil"/>
              <w:bottom w:val="single" w:sz="4" w:space="0" w:color="auto"/>
              <w:right w:val="single" w:sz="4" w:space="0" w:color="auto"/>
            </w:tcBorders>
            <w:vAlign w:val="center"/>
          </w:tcPr>
          <w:p w14:paraId="5C880C10"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vAlign w:val="center"/>
          </w:tcPr>
          <w:p w14:paraId="6A43B6EC"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台</w:t>
            </w:r>
          </w:p>
        </w:tc>
        <w:tc>
          <w:tcPr>
            <w:tcW w:w="1559" w:type="dxa"/>
            <w:tcBorders>
              <w:top w:val="nil"/>
              <w:left w:val="nil"/>
              <w:bottom w:val="single" w:sz="4" w:space="0" w:color="auto"/>
              <w:right w:val="single" w:sz="4" w:space="0" w:color="auto"/>
            </w:tcBorders>
            <w:vAlign w:val="center"/>
          </w:tcPr>
          <w:p w14:paraId="42CD7844"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200530</w:t>
            </w:r>
          </w:p>
        </w:tc>
        <w:tc>
          <w:tcPr>
            <w:tcW w:w="426" w:type="dxa"/>
            <w:tcBorders>
              <w:top w:val="nil"/>
              <w:left w:val="nil"/>
              <w:bottom w:val="single" w:sz="4" w:space="0" w:color="auto"/>
              <w:right w:val="single" w:sz="4" w:space="0" w:color="auto"/>
            </w:tcBorders>
            <w:vAlign w:val="center"/>
          </w:tcPr>
          <w:p w14:paraId="5F8B9E32"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r>
      <w:tr w:rsidR="007F7CC4" w14:paraId="1983EB8B" w14:textId="77777777">
        <w:trPr>
          <w:trHeight w:val="820"/>
        </w:trPr>
        <w:tc>
          <w:tcPr>
            <w:tcW w:w="1120" w:type="dxa"/>
            <w:tcBorders>
              <w:top w:val="nil"/>
              <w:left w:val="single" w:sz="4" w:space="0" w:color="auto"/>
              <w:bottom w:val="single" w:sz="4" w:space="0" w:color="auto"/>
              <w:right w:val="single" w:sz="4" w:space="0" w:color="auto"/>
            </w:tcBorders>
            <w:vAlign w:val="center"/>
          </w:tcPr>
          <w:p w14:paraId="7238CD5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防火墙</w:t>
            </w:r>
          </w:p>
        </w:tc>
        <w:tc>
          <w:tcPr>
            <w:tcW w:w="1112" w:type="dxa"/>
            <w:tcBorders>
              <w:top w:val="nil"/>
              <w:left w:val="nil"/>
              <w:bottom w:val="single" w:sz="4" w:space="0" w:color="auto"/>
              <w:right w:val="single" w:sz="4" w:space="0" w:color="auto"/>
            </w:tcBorders>
            <w:vAlign w:val="center"/>
          </w:tcPr>
          <w:p w14:paraId="082AD48F"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华为</w:t>
            </w:r>
          </w:p>
        </w:tc>
        <w:tc>
          <w:tcPr>
            <w:tcW w:w="1536" w:type="dxa"/>
            <w:tcBorders>
              <w:top w:val="nil"/>
              <w:left w:val="nil"/>
              <w:bottom w:val="single" w:sz="4" w:space="0" w:color="auto"/>
              <w:right w:val="single" w:sz="4" w:space="0" w:color="auto"/>
            </w:tcBorders>
            <w:vAlign w:val="center"/>
          </w:tcPr>
          <w:p w14:paraId="6E2923ED"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USG6625F</w:t>
            </w:r>
          </w:p>
        </w:tc>
        <w:tc>
          <w:tcPr>
            <w:tcW w:w="1163" w:type="dxa"/>
            <w:tcBorders>
              <w:top w:val="nil"/>
              <w:left w:val="nil"/>
              <w:bottom w:val="single" w:sz="4" w:space="0" w:color="auto"/>
              <w:right w:val="single" w:sz="4" w:space="0" w:color="auto"/>
            </w:tcBorders>
            <w:vAlign w:val="center"/>
          </w:tcPr>
          <w:p w14:paraId="3B541ADB"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263200</w:t>
            </w:r>
          </w:p>
        </w:tc>
        <w:tc>
          <w:tcPr>
            <w:tcW w:w="734" w:type="dxa"/>
            <w:tcBorders>
              <w:top w:val="nil"/>
              <w:left w:val="nil"/>
              <w:bottom w:val="single" w:sz="4" w:space="0" w:color="auto"/>
              <w:right w:val="single" w:sz="4" w:space="0" w:color="auto"/>
            </w:tcBorders>
            <w:vAlign w:val="center"/>
          </w:tcPr>
          <w:p w14:paraId="249722CB"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4</w:t>
            </w:r>
          </w:p>
        </w:tc>
        <w:tc>
          <w:tcPr>
            <w:tcW w:w="709" w:type="dxa"/>
            <w:tcBorders>
              <w:top w:val="nil"/>
              <w:left w:val="nil"/>
              <w:bottom w:val="single" w:sz="4" w:space="0" w:color="auto"/>
              <w:right w:val="single" w:sz="4" w:space="0" w:color="auto"/>
            </w:tcBorders>
            <w:vAlign w:val="center"/>
          </w:tcPr>
          <w:p w14:paraId="551E9A6A"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台</w:t>
            </w:r>
          </w:p>
        </w:tc>
        <w:tc>
          <w:tcPr>
            <w:tcW w:w="1559" w:type="dxa"/>
            <w:tcBorders>
              <w:top w:val="nil"/>
              <w:left w:val="nil"/>
              <w:bottom w:val="single" w:sz="4" w:space="0" w:color="auto"/>
              <w:right w:val="single" w:sz="4" w:space="0" w:color="auto"/>
            </w:tcBorders>
            <w:vAlign w:val="center"/>
          </w:tcPr>
          <w:p w14:paraId="1216B817"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1052800</w:t>
            </w:r>
          </w:p>
        </w:tc>
        <w:tc>
          <w:tcPr>
            <w:tcW w:w="426" w:type="dxa"/>
            <w:tcBorders>
              <w:top w:val="nil"/>
              <w:left w:val="nil"/>
              <w:bottom w:val="single" w:sz="4" w:space="0" w:color="auto"/>
              <w:right w:val="single" w:sz="4" w:space="0" w:color="auto"/>
            </w:tcBorders>
            <w:vAlign w:val="center"/>
          </w:tcPr>
          <w:p w14:paraId="0CA10D32"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r>
      <w:tr w:rsidR="007F7CC4" w14:paraId="34479C9D" w14:textId="77777777">
        <w:trPr>
          <w:trHeight w:val="820"/>
        </w:trPr>
        <w:tc>
          <w:tcPr>
            <w:tcW w:w="1120" w:type="dxa"/>
            <w:tcBorders>
              <w:top w:val="nil"/>
              <w:left w:val="single" w:sz="4" w:space="0" w:color="auto"/>
              <w:bottom w:val="single" w:sz="4" w:space="0" w:color="auto"/>
              <w:right w:val="single" w:sz="4" w:space="0" w:color="auto"/>
            </w:tcBorders>
            <w:vAlign w:val="center"/>
          </w:tcPr>
          <w:p w14:paraId="74EFE5B2"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安全态势感知</w:t>
            </w:r>
          </w:p>
        </w:tc>
        <w:tc>
          <w:tcPr>
            <w:tcW w:w="1112" w:type="dxa"/>
            <w:tcBorders>
              <w:top w:val="nil"/>
              <w:left w:val="nil"/>
              <w:bottom w:val="single" w:sz="4" w:space="0" w:color="auto"/>
              <w:right w:val="single" w:sz="4" w:space="0" w:color="auto"/>
            </w:tcBorders>
            <w:vAlign w:val="center"/>
          </w:tcPr>
          <w:p w14:paraId="324BD254"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华为</w:t>
            </w:r>
          </w:p>
        </w:tc>
        <w:tc>
          <w:tcPr>
            <w:tcW w:w="1536" w:type="dxa"/>
            <w:tcBorders>
              <w:top w:val="nil"/>
              <w:left w:val="nil"/>
              <w:bottom w:val="single" w:sz="4" w:space="0" w:color="auto"/>
              <w:right w:val="single" w:sz="4" w:space="0" w:color="auto"/>
            </w:tcBorders>
            <w:vAlign w:val="center"/>
          </w:tcPr>
          <w:p w14:paraId="21D0B350"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HiSec Insight</w:t>
            </w:r>
          </w:p>
        </w:tc>
        <w:tc>
          <w:tcPr>
            <w:tcW w:w="1163" w:type="dxa"/>
            <w:tcBorders>
              <w:top w:val="nil"/>
              <w:left w:val="nil"/>
              <w:bottom w:val="single" w:sz="4" w:space="0" w:color="auto"/>
              <w:right w:val="single" w:sz="4" w:space="0" w:color="auto"/>
            </w:tcBorders>
            <w:vAlign w:val="center"/>
          </w:tcPr>
          <w:p w14:paraId="5E7BD2E3"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683300</w:t>
            </w:r>
          </w:p>
        </w:tc>
        <w:tc>
          <w:tcPr>
            <w:tcW w:w="734" w:type="dxa"/>
            <w:tcBorders>
              <w:top w:val="nil"/>
              <w:left w:val="nil"/>
              <w:bottom w:val="single" w:sz="4" w:space="0" w:color="auto"/>
              <w:right w:val="single" w:sz="4" w:space="0" w:color="auto"/>
            </w:tcBorders>
            <w:vAlign w:val="center"/>
          </w:tcPr>
          <w:p w14:paraId="4F562B9A"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vAlign w:val="center"/>
          </w:tcPr>
          <w:p w14:paraId="37D38451"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套</w:t>
            </w:r>
          </w:p>
        </w:tc>
        <w:tc>
          <w:tcPr>
            <w:tcW w:w="1559" w:type="dxa"/>
            <w:tcBorders>
              <w:top w:val="nil"/>
              <w:left w:val="nil"/>
              <w:bottom w:val="single" w:sz="4" w:space="0" w:color="auto"/>
              <w:right w:val="single" w:sz="4" w:space="0" w:color="auto"/>
            </w:tcBorders>
            <w:vAlign w:val="center"/>
          </w:tcPr>
          <w:p w14:paraId="4887FB4E"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683300</w:t>
            </w:r>
          </w:p>
        </w:tc>
        <w:tc>
          <w:tcPr>
            <w:tcW w:w="426" w:type="dxa"/>
            <w:tcBorders>
              <w:top w:val="nil"/>
              <w:left w:val="nil"/>
              <w:bottom w:val="single" w:sz="4" w:space="0" w:color="auto"/>
              <w:right w:val="single" w:sz="4" w:space="0" w:color="auto"/>
            </w:tcBorders>
            <w:vAlign w:val="center"/>
          </w:tcPr>
          <w:p w14:paraId="23C0BE0C"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r>
      <w:tr w:rsidR="007F7CC4" w14:paraId="0ED76611" w14:textId="77777777">
        <w:trPr>
          <w:trHeight w:val="820"/>
        </w:trPr>
        <w:tc>
          <w:tcPr>
            <w:tcW w:w="1120" w:type="dxa"/>
            <w:tcBorders>
              <w:top w:val="nil"/>
              <w:left w:val="single" w:sz="4" w:space="0" w:color="auto"/>
              <w:bottom w:val="single" w:sz="4" w:space="0" w:color="auto"/>
              <w:right w:val="single" w:sz="4" w:space="0" w:color="auto"/>
            </w:tcBorders>
            <w:vAlign w:val="center"/>
          </w:tcPr>
          <w:p w14:paraId="3A500D1A"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探针</w:t>
            </w:r>
          </w:p>
        </w:tc>
        <w:tc>
          <w:tcPr>
            <w:tcW w:w="1112" w:type="dxa"/>
            <w:tcBorders>
              <w:top w:val="nil"/>
              <w:left w:val="nil"/>
              <w:bottom w:val="single" w:sz="4" w:space="0" w:color="auto"/>
              <w:right w:val="single" w:sz="4" w:space="0" w:color="auto"/>
            </w:tcBorders>
            <w:vAlign w:val="center"/>
          </w:tcPr>
          <w:p w14:paraId="2C135EA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华为</w:t>
            </w:r>
          </w:p>
        </w:tc>
        <w:tc>
          <w:tcPr>
            <w:tcW w:w="1536" w:type="dxa"/>
            <w:tcBorders>
              <w:top w:val="nil"/>
              <w:left w:val="nil"/>
              <w:bottom w:val="single" w:sz="4" w:space="0" w:color="auto"/>
              <w:right w:val="single" w:sz="4" w:space="0" w:color="auto"/>
            </w:tcBorders>
            <w:vAlign w:val="center"/>
          </w:tcPr>
          <w:p w14:paraId="7E23466B"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HiSecEngine Probe1005</w:t>
            </w:r>
          </w:p>
        </w:tc>
        <w:tc>
          <w:tcPr>
            <w:tcW w:w="1163" w:type="dxa"/>
            <w:tcBorders>
              <w:top w:val="nil"/>
              <w:left w:val="nil"/>
              <w:bottom w:val="single" w:sz="4" w:space="0" w:color="auto"/>
              <w:right w:val="single" w:sz="4" w:space="0" w:color="auto"/>
            </w:tcBorders>
            <w:vAlign w:val="center"/>
          </w:tcPr>
          <w:p w14:paraId="2A516C96"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190295</w:t>
            </w:r>
          </w:p>
        </w:tc>
        <w:tc>
          <w:tcPr>
            <w:tcW w:w="734" w:type="dxa"/>
            <w:tcBorders>
              <w:top w:val="nil"/>
              <w:left w:val="nil"/>
              <w:bottom w:val="single" w:sz="4" w:space="0" w:color="auto"/>
              <w:right w:val="single" w:sz="4" w:space="0" w:color="auto"/>
            </w:tcBorders>
            <w:vAlign w:val="center"/>
          </w:tcPr>
          <w:p w14:paraId="10BF77C2"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vAlign w:val="center"/>
          </w:tcPr>
          <w:p w14:paraId="1C6208F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个</w:t>
            </w:r>
          </w:p>
        </w:tc>
        <w:tc>
          <w:tcPr>
            <w:tcW w:w="1559" w:type="dxa"/>
            <w:tcBorders>
              <w:top w:val="nil"/>
              <w:left w:val="nil"/>
              <w:bottom w:val="single" w:sz="4" w:space="0" w:color="auto"/>
              <w:right w:val="single" w:sz="4" w:space="0" w:color="auto"/>
            </w:tcBorders>
            <w:vAlign w:val="center"/>
          </w:tcPr>
          <w:p w14:paraId="77FEF47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380590</w:t>
            </w:r>
          </w:p>
        </w:tc>
        <w:tc>
          <w:tcPr>
            <w:tcW w:w="426" w:type="dxa"/>
            <w:tcBorders>
              <w:top w:val="nil"/>
              <w:left w:val="nil"/>
              <w:bottom w:val="single" w:sz="4" w:space="0" w:color="auto"/>
              <w:right w:val="single" w:sz="4" w:space="0" w:color="auto"/>
            </w:tcBorders>
            <w:vAlign w:val="center"/>
          </w:tcPr>
          <w:p w14:paraId="0AF5B2C2"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r>
      <w:tr w:rsidR="007F7CC4" w14:paraId="3F0B4A7E" w14:textId="77777777">
        <w:trPr>
          <w:trHeight w:val="820"/>
        </w:trPr>
        <w:tc>
          <w:tcPr>
            <w:tcW w:w="1120" w:type="dxa"/>
            <w:tcBorders>
              <w:top w:val="nil"/>
              <w:left w:val="single" w:sz="4" w:space="0" w:color="auto"/>
              <w:bottom w:val="single" w:sz="4" w:space="0" w:color="auto"/>
              <w:right w:val="single" w:sz="4" w:space="0" w:color="auto"/>
            </w:tcBorders>
            <w:vAlign w:val="center"/>
          </w:tcPr>
          <w:p w14:paraId="78734661"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防火墙</w:t>
            </w:r>
          </w:p>
        </w:tc>
        <w:tc>
          <w:tcPr>
            <w:tcW w:w="1112" w:type="dxa"/>
            <w:tcBorders>
              <w:top w:val="nil"/>
              <w:left w:val="nil"/>
              <w:bottom w:val="single" w:sz="4" w:space="0" w:color="auto"/>
              <w:right w:val="single" w:sz="4" w:space="0" w:color="auto"/>
            </w:tcBorders>
            <w:vAlign w:val="center"/>
          </w:tcPr>
          <w:p w14:paraId="795FFDE2"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山石</w:t>
            </w:r>
          </w:p>
        </w:tc>
        <w:tc>
          <w:tcPr>
            <w:tcW w:w="1536" w:type="dxa"/>
            <w:tcBorders>
              <w:top w:val="nil"/>
              <w:left w:val="nil"/>
              <w:bottom w:val="single" w:sz="4" w:space="0" w:color="auto"/>
              <w:right w:val="single" w:sz="4" w:space="0" w:color="auto"/>
            </w:tcBorders>
            <w:vAlign w:val="center"/>
          </w:tcPr>
          <w:p w14:paraId="729BB0AC"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SG-6000-K6680-AD-CN</w:t>
            </w:r>
          </w:p>
        </w:tc>
        <w:tc>
          <w:tcPr>
            <w:tcW w:w="1163" w:type="dxa"/>
            <w:tcBorders>
              <w:top w:val="nil"/>
              <w:left w:val="nil"/>
              <w:bottom w:val="single" w:sz="4" w:space="0" w:color="auto"/>
              <w:right w:val="single" w:sz="4" w:space="0" w:color="auto"/>
            </w:tcBorders>
            <w:vAlign w:val="center"/>
          </w:tcPr>
          <w:p w14:paraId="59D5B423"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269510</w:t>
            </w:r>
          </w:p>
        </w:tc>
        <w:tc>
          <w:tcPr>
            <w:tcW w:w="734" w:type="dxa"/>
            <w:tcBorders>
              <w:top w:val="nil"/>
              <w:left w:val="nil"/>
              <w:bottom w:val="single" w:sz="4" w:space="0" w:color="auto"/>
              <w:right w:val="single" w:sz="4" w:space="0" w:color="auto"/>
            </w:tcBorders>
            <w:vAlign w:val="center"/>
          </w:tcPr>
          <w:p w14:paraId="766C9414"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vAlign w:val="center"/>
          </w:tcPr>
          <w:p w14:paraId="3E79BCA6"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台</w:t>
            </w:r>
          </w:p>
        </w:tc>
        <w:tc>
          <w:tcPr>
            <w:tcW w:w="1559" w:type="dxa"/>
            <w:tcBorders>
              <w:top w:val="nil"/>
              <w:left w:val="nil"/>
              <w:bottom w:val="single" w:sz="4" w:space="0" w:color="auto"/>
              <w:right w:val="single" w:sz="4" w:space="0" w:color="auto"/>
            </w:tcBorders>
            <w:vAlign w:val="center"/>
          </w:tcPr>
          <w:p w14:paraId="5F471008"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539020</w:t>
            </w:r>
          </w:p>
        </w:tc>
        <w:tc>
          <w:tcPr>
            <w:tcW w:w="426" w:type="dxa"/>
            <w:tcBorders>
              <w:top w:val="nil"/>
              <w:left w:val="nil"/>
              <w:bottom w:val="single" w:sz="4" w:space="0" w:color="auto"/>
              <w:right w:val="single" w:sz="4" w:space="0" w:color="auto"/>
            </w:tcBorders>
            <w:vAlign w:val="center"/>
          </w:tcPr>
          <w:p w14:paraId="443EFA0B"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r>
      <w:tr w:rsidR="007F7CC4" w14:paraId="7FCFD364" w14:textId="77777777">
        <w:trPr>
          <w:trHeight w:val="820"/>
        </w:trPr>
        <w:tc>
          <w:tcPr>
            <w:tcW w:w="1120" w:type="dxa"/>
            <w:tcBorders>
              <w:top w:val="nil"/>
              <w:left w:val="single" w:sz="4" w:space="0" w:color="auto"/>
              <w:bottom w:val="single" w:sz="4" w:space="0" w:color="auto"/>
              <w:right w:val="single" w:sz="4" w:space="0" w:color="auto"/>
            </w:tcBorders>
            <w:vAlign w:val="center"/>
          </w:tcPr>
          <w:p w14:paraId="2F359D17"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堡垒机</w:t>
            </w:r>
          </w:p>
        </w:tc>
        <w:tc>
          <w:tcPr>
            <w:tcW w:w="1112" w:type="dxa"/>
            <w:tcBorders>
              <w:top w:val="nil"/>
              <w:left w:val="nil"/>
              <w:bottom w:val="single" w:sz="4" w:space="0" w:color="auto"/>
              <w:right w:val="single" w:sz="4" w:space="0" w:color="auto"/>
            </w:tcBorders>
            <w:vAlign w:val="center"/>
          </w:tcPr>
          <w:p w14:paraId="36D8429D"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山石</w:t>
            </w:r>
          </w:p>
        </w:tc>
        <w:tc>
          <w:tcPr>
            <w:tcW w:w="1536" w:type="dxa"/>
            <w:tcBorders>
              <w:top w:val="nil"/>
              <w:left w:val="nil"/>
              <w:bottom w:val="single" w:sz="4" w:space="0" w:color="auto"/>
              <w:right w:val="single" w:sz="4" w:space="0" w:color="auto"/>
            </w:tcBorders>
            <w:vAlign w:val="center"/>
          </w:tcPr>
          <w:p w14:paraId="218050E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SG-6000-OSG5000X</w:t>
            </w:r>
          </w:p>
        </w:tc>
        <w:tc>
          <w:tcPr>
            <w:tcW w:w="1163" w:type="dxa"/>
            <w:tcBorders>
              <w:top w:val="nil"/>
              <w:left w:val="nil"/>
              <w:bottom w:val="single" w:sz="4" w:space="0" w:color="auto"/>
              <w:right w:val="single" w:sz="4" w:space="0" w:color="auto"/>
            </w:tcBorders>
            <w:vAlign w:val="center"/>
          </w:tcPr>
          <w:p w14:paraId="52ACC63F"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108973</w:t>
            </w:r>
          </w:p>
        </w:tc>
        <w:tc>
          <w:tcPr>
            <w:tcW w:w="734" w:type="dxa"/>
            <w:tcBorders>
              <w:top w:val="nil"/>
              <w:left w:val="nil"/>
              <w:bottom w:val="single" w:sz="4" w:space="0" w:color="auto"/>
              <w:right w:val="single" w:sz="4" w:space="0" w:color="auto"/>
            </w:tcBorders>
            <w:vAlign w:val="center"/>
          </w:tcPr>
          <w:p w14:paraId="493E434A"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2</w:t>
            </w:r>
          </w:p>
        </w:tc>
        <w:tc>
          <w:tcPr>
            <w:tcW w:w="709" w:type="dxa"/>
            <w:tcBorders>
              <w:top w:val="nil"/>
              <w:left w:val="nil"/>
              <w:bottom w:val="single" w:sz="4" w:space="0" w:color="auto"/>
              <w:right w:val="single" w:sz="4" w:space="0" w:color="auto"/>
            </w:tcBorders>
            <w:vAlign w:val="center"/>
          </w:tcPr>
          <w:p w14:paraId="74A85701"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台</w:t>
            </w:r>
          </w:p>
        </w:tc>
        <w:tc>
          <w:tcPr>
            <w:tcW w:w="1559" w:type="dxa"/>
            <w:tcBorders>
              <w:top w:val="nil"/>
              <w:left w:val="nil"/>
              <w:bottom w:val="single" w:sz="4" w:space="0" w:color="auto"/>
              <w:right w:val="single" w:sz="4" w:space="0" w:color="auto"/>
            </w:tcBorders>
            <w:vAlign w:val="center"/>
          </w:tcPr>
          <w:p w14:paraId="791EBB7E"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217946</w:t>
            </w:r>
          </w:p>
        </w:tc>
        <w:tc>
          <w:tcPr>
            <w:tcW w:w="426" w:type="dxa"/>
            <w:tcBorders>
              <w:top w:val="nil"/>
              <w:left w:val="nil"/>
              <w:bottom w:val="single" w:sz="4" w:space="0" w:color="auto"/>
              <w:right w:val="single" w:sz="4" w:space="0" w:color="auto"/>
            </w:tcBorders>
            <w:vAlign w:val="center"/>
          </w:tcPr>
          <w:p w14:paraId="2B0BD3F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r>
      <w:tr w:rsidR="007F7CC4" w14:paraId="604A5DF1" w14:textId="77777777">
        <w:trPr>
          <w:trHeight w:val="820"/>
        </w:trPr>
        <w:tc>
          <w:tcPr>
            <w:tcW w:w="1120" w:type="dxa"/>
            <w:tcBorders>
              <w:top w:val="nil"/>
              <w:left w:val="single" w:sz="4" w:space="0" w:color="auto"/>
              <w:bottom w:val="single" w:sz="4" w:space="0" w:color="auto"/>
              <w:right w:val="single" w:sz="4" w:space="0" w:color="auto"/>
            </w:tcBorders>
            <w:vAlign w:val="center"/>
          </w:tcPr>
          <w:p w14:paraId="62ED9EA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日志易日志搜索分析软件平台</w:t>
            </w:r>
          </w:p>
        </w:tc>
        <w:tc>
          <w:tcPr>
            <w:tcW w:w="1112" w:type="dxa"/>
            <w:tcBorders>
              <w:top w:val="nil"/>
              <w:left w:val="nil"/>
              <w:bottom w:val="single" w:sz="4" w:space="0" w:color="auto"/>
              <w:right w:val="single" w:sz="4" w:space="0" w:color="auto"/>
            </w:tcBorders>
            <w:vAlign w:val="center"/>
          </w:tcPr>
          <w:p w14:paraId="50EC92A2"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日志易</w:t>
            </w:r>
          </w:p>
        </w:tc>
        <w:tc>
          <w:tcPr>
            <w:tcW w:w="1536" w:type="dxa"/>
            <w:tcBorders>
              <w:top w:val="nil"/>
              <w:left w:val="nil"/>
              <w:bottom w:val="single" w:sz="4" w:space="0" w:color="auto"/>
              <w:right w:val="single" w:sz="4" w:space="0" w:color="auto"/>
            </w:tcBorders>
            <w:vAlign w:val="center"/>
          </w:tcPr>
          <w:p w14:paraId="1EC23781"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RZY-50GB</w:t>
            </w:r>
          </w:p>
        </w:tc>
        <w:tc>
          <w:tcPr>
            <w:tcW w:w="1163" w:type="dxa"/>
            <w:tcBorders>
              <w:top w:val="nil"/>
              <w:left w:val="nil"/>
              <w:bottom w:val="single" w:sz="4" w:space="0" w:color="auto"/>
              <w:right w:val="single" w:sz="4" w:space="0" w:color="auto"/>
            </w:tcBorders>
            <w:vAlign w:val="center"/>
          </w:tcPr>
          <w:p w14:paraId="1BD823DC"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1305814</w:t>
            </w:r>
          </w:p>
        </w:tc>
        <w:tc>
          <w:tcPr>
            <w:tcW w:w="734" w:type="dxa"/>
            <w:tcBorders>
              <w:top w:val="nil"/>
              <w:left w:val="nil"/>
              <w:bottom w:val="single" w:sz="4" w:space="0" w:color="auto"/>
              <w:right w:val="single" w:sz="4" w:space="0" w:color="auto"/>
            </w:tcBorders>
            <w:vAlign w:val="center"/>
          </w:tcPr>
          <w:p w14:paraId="4DE47A26"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w:t>
            </w:r>
          </w:p>
        </w:tc>
        <w:tc>
          <w:tcPr>
            <w:tcW w:w="709" w:type="dxa"/>
            <w:tcBorders>
              <w:top w:val="nil"/>
              <w:left w:val="nil"/>
              <w:bottom w:val="single" w:sz="4" w:space="0" w:color="auto"/>
              <w:right w:val="single" w:sz="4" w:space="0" w:color="auto"/>
            </w:tcBorders>
            <w:vAlign w:val="center"/>
          </w:tcPr>
          <w:p w14:paraId="512EEBBB"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套</w:t>
            </w:r>
          </w:p>
        </w:tc>
        <w:tc>
          <w:tcPr>
            <w:tcW w:w="1559" w:type="dxa"/>
            <w:tcBorders>
              <w:top w:val="nil"/>
              <w:left w:val="nil"/>
              <w:bottom w:val="single" w:sz="4" w:space="0" w:color="auto"/>
              <w:right w:val="single" w:sz="4" w:space="0" w:color="auto"/>
            </w:tcBorders>
            <w:vAlign w:val="center"/>
          </w:tcPr>
          <w:p w14:paraId="10163C4E"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1305814</w:t>
            </w:r>
          </w:p>
        </w:tc>
        <w:tc>
          <w:tcPr>
            <w:tcW w:w="426" w:type="dxa"/>
            <w:tcBorders>
              <w:top w:val="nil"/>
              <w:left w:val="nil"/>
              <w:bottom w:val="single" w:sz="4" w:space="0" w:color="auto"/>
              <w:right w:val="single" w:sz="4" w:space="0" w:color="auto"/>
            </w:tcBorders>
            <w:vAlign w:val="center"/>
          </w:tcPr>
          <w:p w14:paraId="401427DF"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13%</w:t>
            </w:r>
          </w:p>
        </w:tc>
      </w:tr>
      <w:tr w:rsidR="007F7CC4" w14:paraId="031A303B" w14:textId="77777777">
        <w:trPr>
          <w:trHeight w:val="820"/>
        </w:trPr>
        <w:tc>
          <w:tcPr>
            <w:tcW w:w="1120" w:type="dxa"/>
            <w:tcBorders>
              <w:top w:val="nil"/>
              <w:left w:val="single" w:sz="4" w:space="0" w:color="auto"/>
              <w:bottom w:val="single" w:sz="4" w:space="0" w:color="auto"/>
              <w:right w:val="single" w:sz="4" w:space="0" w:color="auto"/>
            </w:tcBorders>
            <w:vAlign w:val="center"/>
          </w:tcPr>
          <w:p w14:paraId="2002CEC7"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集成服务</w:t>
            </w:r>
          </w:p>
        </w:tc>
        <w:tc>
          <w:tcPr>
            <w:tcW w:w="1112" w:type="dxa"/>
            <w:tcBorders>
              <w:top w:val="nil"/>
              <w:left w:val="nil"/>
              <w:bottom w:val="single" w:sz="4" w:space="0" w:color="auto"/>
              <w:right w:val="single" w:sz="4" w:space="0" w:color="auto"/>
            </w:tcBorders>
            <w:vAlign w:val="center"/>
          </w:tcPr>
          <w:p w14:paraId="26C3752C"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w:t>
            </w:r>
          </w:p>
        </w:tc>
        <w:tc>
          <w:tcPr>
            <w:tcW w:w="1536" w:type="dxa"/>
            <w:tcBorders>
              <w:top w:val="nil"/>
              <w:left w:val="nil"/>
              <w:bottom w:val="single" w:sz="4" w:space="0" w:color="auto"/>
              <w:right w:val="single" w:sz="4" w:space="0" w:color="auto"/>
            </w:tcBorders>
            <w:vAlign w:val="center"/>
          </w:tcPr>
          <w:p w14:paraId="3372DA66"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w:t>
            </w:r>
          </w:p>
        </w:tc>
        <w:tc>
          <w:tcPr>
            <w:tcW w:w="1163" w:type="dxa"/>
            <w:tcBorders>
              <w:top w:val="nil"/>
              <w:left w:val="nil"/>
              <w:bottom w:val="single" w:sz="4" w:space="0" w:color="auto"/>
              <w:right w:val="single" w:sz="4" w:space="0" w:color="auto"/>
            </w:tcBorders>
            <w:vAlign w:val="center"/>
          </w:tcPr>
          <w:p w14:paraId="5831447C"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w:t>
            </w:r>
          </w:p>
        </w:tc>
        <w:tc>
          <w:tcPr>
            <w:tcW w:w="734" w:type="dxa"/>
            <w:tcBorders>
              <w:top w:val="nil"/>
              <w:left w:val="nil"/>
              <w:bottom w:val="single" w:sz="4" w:space="0" w:color="auto"/>
              <w:right w:val="single" w:sz="4" w:space="0" w:color="auto"/>
            </w:tcBorders>
            <w:vAlign w:val="center"/>
          </w:tcPr>
          <w:p w14:paraId="751D232F"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w:t>
            </w:r>
          </w:p>
        </w:tc>
        <w:tc>
          <w:tcPr>
            <w:tcW w:w="709" w:type="dxa"/>
            <w:tcBorders>
              <w:top w:val="nil"/>
              <w:left w:val="nil"/>
              <w:bottom w:val="single" w:sz="4" w:space="0" w:color="auto"/>
              <w:right w:val="single" w:sz="4" w:space="0" w:color="auto"/>
            </w:tcBorders>
            <w:vAlign w:val="center"/>
          </w:tcPr>
          <w:p w14:paraId="79DBAF9E" w14:textId="77777777" w:rsidR="007F7CC4" w:rsidRDefault="00000000">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w:t>
            </w:r>
          </w:p>
        </w:tc>
        <w:tc>
          <w:tcPr>
            <w:tcW w:w="1559" w:type="dxa"/>
            <w:tcBorders>
              <w:top w:val="nil"/>
              <w:left w:val="nil"/>
              <w:bottom w:val="single" w:sz="4" w:space="0" w:color="auto"/>
              <w:right w:val="single" w:sz="4" w:space="0" w:color="auto"/>
            </w:tcBorders>
            <w:vAlign w:val="center"/>
          </w:tcPr>
          <w:p w14:paraId="7BED2FD0"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15000</w:t>
            </w:r>
          </w:p>
        </w:tc>
        <w:tc>
          <w:tcPr>
            <w:tcW w:w="426" w:type="dxa"/>
            <w:tcBorders>
              <w:top w:val="nil"/>
              <w:left w:val="nil"/>
              <w:bottom w:val="single" w:sz="4" w:space="0" w:color="auto"/>
              <w:right w:val="single" w:sz="4" w:space="0" w:color="auto"/>
            </w:tcBorders>
            <w:vAlign w:val="center"/>
          </w:tcPr>
          <w:p w14:paraId="555042A9"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6%</w:t>
            </w:r>
          </w:p>
        </w:tc>
      </w:tr>
      <w:tr w:rsidR="007F7CC4" w14:paraId="72CEE741" w14:textId="77777777">
        <w:trPr>
          <w:trHeight w:val="820"/>
        </w:trPr>
        <w:tc>
          <w:tcPr>
            <w:tcW w:w="6374" w:type="dxa"/>
            <w:gridSpan w:val="6"/>
            <w:tcBorders>
              <w:top w:val="single" w:sz="4" w:space="0" w:color="auto"/>
              <w:left w:val="single" w:sz="4" w:space="0" w:color="auto"/>
              <w:bottom w:val="single" w:sz="4" w:space="0" w:color="auto"/>
              <w:right w:val="single" w:sz="4" w:space="0" w:color="auto"/>
            </w:tcBorders>
            <w:vAlign w:val="center"/>
          </w:tcPr>
          <w:p w14:paraId="1EB8EAF4" w14:textId="77777777" w:rsidR="007F7CC4" w:rsidRDefault="00000000">
            <w:pPr>
              <w:widowControl/>
              <w:spacing w:line="240" w:lineRule="auto"/>
              <w:jc w:val="center"/>
              <w:rPr>
                <w:rFonts w:ascii="宋体" w:hAnsi="宋体" w:cs="宋体" w:hint="eastAsia"/>
                <w:b w:val="0"/>
                <w:color w:val="000000"/>
                <w:kern w:val="0"/>
                <w:sz w:val="20"/>
              </w:rPr>
            </w:pPr>
            <w:r>
              <w:rPr>
                <w:rFonts w:ascii="宋体" w:hAnsi="宋体" w:cs="宋体" w:hint="eastAsia"/>
                <w:b w:val="0"/>
                <w:color w:val="000000"/>
                <w:kern w:val="0"/>
                <w:sz w:val="20"/>
              </w:rPr>
              <w:t>合计：</w:t>
            </w:r>
          </w:p>
        </w:tc>
        <w:tc>
          <w:tcPr>
            <w:tcW w:w="1559" w:type="dxa"/>
            <w:tcBorders>
              <w:top w:val="nil"/>
              <w:left w:val="nil"/>
              <w:bottom w:val="single" w:sz="4" w:space="0" w:color="auto"/>
              <w:right w:val="single" w:sz="4" w:space="0" w:color="auto"/>
            </w:tcBorders>
            <w:vAlign w:val="center"/>
          </w:tcPr>
          <w:p w14:paraId="371A49DE" w14:textId="77777777" w:rsidR="007F7CC4" w:rsidRDefault="00000000">
            <w:pPr>
              <w:widowControl/>
              <w:spacing w:line="240" w:lineRule="auto"/>
              <w:jc w:val="center"/>
              <w:rPr>
                <w:rFonts w:ascii="宋体" w:hAnsi="宋体" w:cs="宋体" w:hint="eastAsia"/>
                <w:b w:val="0"/>
                <w:color w:val="000000"/>
                <w:kern w:val="0"/>
                <w:sz w:val="22"/>
                <w:szCs w:val="22"/>
              </w:rPr>
            </w:pPr>
            <w:r>
              <w:rPr>
                <w:rFonts w:ascii="宋体" w:hAnsi="宋体" w:cs="宋体" w:hint="eastAsia"/>
                <w:b w:val="0"/>
                <w:color w:val="000000"/>
                <w:kern w:val="0"/>
                <w:sz w:val="22"/>
                <w:szCs w:val="22"/>
              </w:rPr>
              <w:t>4395000</w:t>
            </w:r>
          </w:p>
        </w:tc>
        <w:tc>
          <w:tcPr>
            <w:tcW w:w="426" w:type="dxa"/>
            <w:tcBorders>
              <w:top w:val="nil"/>
              <w:left w:val="nil"/>
              <w:bottom w:val="single" w:sz="4" w:space="0" w:color="auto"/>
              <w:right w:val="single" w:sz="4" w:space="0" w:color="auto"/>
            </w:tcBorders>
            <w:vAlign w:val="center"/>
          </w:tcPr>
          <w:p w14:paraId="06908F1C" w14:textId="77777777" w:rsidR="007F7CC4" w:rsidRDefault="007F7CC4">
            <w:pPr>
              <w:widowControl/>
              <w:spacing w:line="240" w:lineRule="auto"/>
              <w:jc w:val="center"/>
              <w:rPr>
                <w:rFonts w:ascii="宋体" w:hAnsi="宋体" w:cs="宋体" w:hint="eastAsia"/>
                <w:b w:val="0"/>
                <w:color w:val="000000"/>
                <w:kern w:val="0"/>
                <w:sz w:val="20"/>
              </w:rPr>
            </w:pPr>
          </w:p>
        </w:tc>
      </w:tr>
    </w:tbl>
    <w:p w14:paraId="068AB0C3" w14:textId="77777777" w:rsidR="007F7CC4" w:rsidRDefault="007F7CC4">
      <w:pPr>
        <w:widowControl/>
        <w:spacing w:line="240" w:lineRule="auto"/>
        <w:jc w:val="left"/>
        <w:rPr>
          <w:rFonts w:ascii="宋体" w:hAnsi="宋体" w:hint="eastAsia"/>
          <w:sz w:val="24"/>
          <w:szCs w:val="24"/>
        </w:rPr>
      </w:pPr>
    </w:p>
    <w:p w14:paraId="11ABDDF8" w14:textId="77777777" w:rsidR="007F7CC4" w:rsidRDefault="007F7CC4">
      <w:pPr>
        <w:widowControl/>
        <w:spacing w:line="240" w:lineRule="auto"/>
        <w:jc w:val="left"/>
        <w:rPr>
          <w:rFonts w:ascii="宋体" w:hAnsi="宋体" w:hint="eastAsia"/>
          <w:sz w:val="24"/>
        </w:rPr>
      </w:pPr>
    </w:p>
    <w:p w14:paraId="096F1E42" w14:textId="77777777" w:rsidR="007F7CC4" w:rsidRDefault="00000000">
      <w:pPr>
        <w:widowControl/>
        <w:spacing w:line="240" w:lineRule="auto"/>
        <w:jc w:val="left"/>
        <w:rPr>
          <w:rFonts w:ascii="宋体" w:hAnsi="宋体" w:hint="eastAsia"/>
          <w:b w:val="0"/>
          <w:sz w:val="24"/>
        </w:rPr>
      </w:pPr>
      <w:r>
        <w:rPr>
          <w:rFonts w:ascii="宋体" w:hAnsi="宋体" w:hint="eastAsia"/>
          <w:b w:val="0"/>
          <w:sz w:val="24"/>
        </w:rPr>
        <w:br w:type="page"/>
      </w:r>
    </w:p>
    <w:p w14:paraId="06E86F12" w14:textId="77777777" w:rsidR="007F7CC4"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1DF9B5A5" w14:textId="77777777" w:rsidR="007F7CC4" w:rsidRDefault="007F7CC4"/>
    <w:p w14:paraId="0FBA45F3" w14:textId="77777777" w:rsidR="007F7CC4" w:rsidRDefault="00000000">
      <w:pPr>
        <w:jc w:val="center"/>
        <w:rPr>
          <w:bCs/>
          <w:sz w:val="30"/>
          <w:szCs w:val="30"/>
        </w:rPr>
      </w:pPr>
      <w:r>
        <w:rPr>
          <w:rFonts w:hint="eastAsia"/>
          <w:bCs/>
          <w:sz w:val="30"/>
          <w:szCs w:val="30"/>
        </w:rPr>
        <w:t>廉政协议</w:t>
      </w:r>
    </w:p>
    <w:p w14:paraId="781A27EE" w14:textId="77777777" w:rsidR="007F7CC4" w:rsidRDefault="00000000">
      <w:pPr>
        <w:jc w:val="right"/>
        <w:rPr>
          <w:color w:val="0000FF"/>
        </w:rPr>
      </w:pPr>
      <w:r>
        <w:rPr>
          <w:rFonts w:hint="eastAsia"/>
          <w:color w:val="0000FF"/>
        </w:rPr>
        <w:t xml:space="preserve">                              </w:t>
      </w:r>
    </w:p>
    <w:p w14:paraId="1E7ADF8E" w14:textId="77777777" w:rsidR="007F7CC4" w:rsidRDefault="00000000">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Pr>
          <w:rFonts w:hint="eastAsia"/>
          <w:b w:val="0"/>
          <w:bCs/>
          <w:sz w:val="24"/>
          <w:szCs w:val="18"/>
        </w:rPr>
        <w:t>江苏天安智联科技股份有限公司</w:t>
      </w:r>
    </w:p>
    <w:p w14:paraId="6ADF1B6E" w14:textId="77777777" w:rsidR="007F7CC4" w:rsidRDefault="00000000">
      <w:pPr>
        <w:spacing w:line="360" w:lineRule="auto"/>
        <w:rPr>
          <w:b w:val="0"/>
          <w:bCs/>
          <w:sz w:val="24"/>
          <w:szCs w:val="18"/>
        </w:rPr>
      </w:pPr>
      <w:r>
        <w:rPr>
          <w:rFonts w:hint="eastAsia"/>
          <w:b w:val="0"/>
          <w:bCs/>
          <w:sz w:val="24"/>
          <w:szCs w:val="18"/>
        </w:rPr>
        <w:t>乙方：</w:t>
      </w:r>
      <w:r>
        <w:rPr>
          <w:b w:val="0"/>
          <w:bCs/>
          <w:sz w:val="24"/>
          <w:szCs w:val="18"/>
        </w:rPr>
        <w:t xml:space="preserve"> </w:t>
      </w:r>
      <w:r>
        <w:rPr>
          <w:rFonts w:hint="eastAsia"/>
          <w:b w:val="0"/>
          <w:bCs/>
          <w:sz w:val="24"/>
          <w:szCs w:val="18"/>
        </w:rPr>
        <w:t>江苏合创智行科技有限公司</w:t>
      </w:r>
      <w:r>
        <w:rPr>
          <w:rFonts w:hint="eastAsia"/>
          <w:b w:val="0"/>
          <w:bCs/>
          <w:sz w:val="24"/>
          <w:szCs w:val="18"/>
        </w:rPr>
        <w:t xml:space="preserve"> </w:t>
      </w:r>
    </w:p>
    <w:p w14:paraId="0C2C4ACB" w14:textId="77777777" w:rsidR="007F7CC4" w:rsidRDefault="007F7CC4">
      <w:pPr>
        <w:rPr>
          <w:b w:val="0"/>
          <w:bCs/>
          <w:sz w:val="24"/>
          <w:szCs w:val="18"/>
        </w:rPr>
      </w:pPr>
    </w:p>
    <w:p w14:paraId="1A3DFCBB" w14:textId="77777777" w:rsidR="007F7CC4" w:rsidRDefault="00000000">
      <w:pPr>
        <w:spacing w:line="360" w:lineRule="auto"/>
        <w:rPr>
          <w:b w:val="0"/>
          <w:bCs/>
          <w:sz w:val="24"/>
          <w:szCs w:val="18"/>
        </w:rPr>
      </w:pPr>
      <w:r>
        <w:rPr>
          <w:rFonts w:hint="eastAsia"/>
          <w:b w:val="0"/>
          <w:bCs/>
          <w:sz w:val="24"/>
          <w:szCs w:val="18"/>
        </w:rPr>
        <w:t>甲方和乙方在下文中单独称为“一方”，合称为“双方”。</w:t>
      </w:r>
    </w:p>
    <w:p w14:paraId="57154123" w14:textId="77777777" w:rsidR="007F7CC4"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6570C630" w14:textId="77777777" w:rsidR="007F7CC4"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326FFD8C" w14:textId="77777777" w:rsidR="007F7CC4"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0D5EC319" w14:textId="77777777" w:rsidR="007F7CC4"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076F4464" w14:textId="77777777" w:rsidR="007F7CC4"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529F6D8B" w14:textId="77777777" w:rsidR="007F7CC4" w:rsidRDefault="00000000">
      <w:pPr>
        <w:spacing w:line="360" w:lineRule="auto"/>
        <w:rPr>
          <w:b w:val="0"/>
          <w:bCs/>
          <w:sz w:val="24"/>
          <w:szCs w:val="18"/>
        </w:rPr>
      </w:pPr>
      <w:r>
        <w:rPr>
          <w:rFonts w:hint="eastAsia"/>
          <w:b w:val="0"/>
          <w:bCs/>
          <w:sz w:val="24"/>
          <w:szCs w:val="18"/>
        </w:rPr>
        <w:t>（四）与他人等恶意串通，不当影响他人或谋取利益的。</w:t>
      </w:r>
    </w:p>
    <w:p w14:paraId="493A56B2" w14:textId="77777777" w:rsidR="007F7CC4"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5E1CC567" w14:textId="77777777" w:rsidR="007F7CC4"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10CDD8FD" w14:textId="77777777" w:rsidR="007F7CC4" w:rsidRDefault="00000000">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）日内未能得以解决，任何一方均可将争议提交甲方所在地人民法院。</w:t>
      </w:r>
    </w:p>
    <w:p w14:paraId="440A09D9" w14:textId="77777777" w:rsidR="007F7CC4" w:rsidRDefault="00000000">
      <w:pPr>
        <w:spacing w:line="360" w:lineRule="auto"/>
        <w:rPr>
          <w:b w:val="0"/>
          <w:bCs/>
          <w:sz w:val="24"/>
          <w:szCs w:val="18"/>
        </w:rPr>
      </w:pPr>
      <w:r>
        <w:rPr>
          <w:rFonts w:hint="eastAsia"/>
          <w:b w:val="0"/>
          <w:bCs/>
          <w:sz w:val="24"/>
          <w:szCs w:val="18"/>
        </w:rPr>
        <w:t>五、本协议一式两份，双方各持一份，具有同等法律效力。</w:t>
      </w:r>
    </w:p>
    <w:p w14:paraId="50289C8D" w14:textId="77777777" w:rsidR="007F7CC4" w:rsidRDefault="00000000">
      <w:pPr>
        <w:spacing w:line="360" w:lineRule="auto"/>
        <w:rPr>
          <w:b w:val="0"/>
          <w:bCs/>
          <w:sz w:val="24"/>
          <w:szCs w:val="18"/>
        </w:rPr>
      </w:pPr>
      <w:r>
        <w:rPr>
          <w:rFonts w:hint="eastAsia"/>
          <w:b w:val="0"/>
          <w:bCs/>
          <w:sz w:val="24"/>
          <w:szCs w:val="18"/>
        </w:rPr>
        <w:lastRenderedPageBreak/>
        <w:t>六、本协议经双方签署即生效，有效期与合同一致（一年或与相关业务协议有效期相同）。</w:t>
      </w:r>
    </w:p>
    <w:p w14:paraId="410ABB71" w14:textId="77777777" w:rsidR="007F7CC4"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53C5BF4F" w14:textId="77777777" w:rsidR="007F7CC4" w:rsidRDefault="007F7CC4">
      <w:pPr>
        <w:spacing w:line="480" w:lineRule="auto"/>
        <w:rPr>
          <w:b w:val="0"/>
          <w:bCs/>
          <w:sz w:val="24"/>
          <w:szCs w:val="18"/>
        </w:rPr>
      </w:pPr>
    </w:p>
    <w:p w14:paraId="64490AB2" w14:textId="77777777" w:rsidR="007F7CC4"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612C3610" w14:textId="77777777" w:rsidR="007F7CC4" w:rsidRDefault="007F7CC4">
      <w:pPr>
        <w:spacing w:line="360" w:lineRule="auto"/>
        <w:rPr>
          <w:rFonts w:ascii="宋体" w:hAnsi="宋体" w:cs="宋体" w:hint="eastAsia"/>
          <w:b w:val="0"/>
          <w:bCs/>
          <w:sz w:val="24"/>
          <w:szCs w:val="24"/>
        </w:rPr>
      </w:pPr>
    </w:p>
    <w:p w14:paraId="7822F720" w14:textId="77777777" w:rsidR="007F7CC4"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706F755E" w14:textId="77777777" w:rsidR="007F7CC4" w:rsidRDefault="007F7CC4">
      <w:pPr>
        <w:spacing w:line="360" w:lineRule="auto"/>
        <w:rPr>
          <w:rFonts w:ascii="宋体" w:hAnsi="宋体" w:cs="宋体" w:hint="eastAsia"/>
          <w:b w:val="0"/>
          <w:bCs/>
          <w:sz w:val="24"/>
          <w:szCs w:val="24"/>
          <w:u w:val="single"/>
        </w:rPr>
      </w:pPr>
    </w:p>
    <w:p w14:paraId="7EF682F7" w14:textId="77777777" w:rsidR="007F7CC4"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20B4C9E" w14:textId="77777777" w:rsidR="007F7CC4" w:rsidRDefault="007F7CC4">
      <w:pPr>
        <w:spacing w:line="360" w:lineRule="auto"/>
        <w:ind w:leftChars="-1" w:left="-3" w:firstLine="1"/>
        <w:rPr>
          <w:rFonts w:ascii="宋体" w:hAnsi="宋体" w:cs="宋体" w:hint="eastAsia"/>
          <w:b w:val="0"/>
          <w:bCs/>
          <w:sz w:val="24"/>
          <w:szCs w:val="24"/>
        </w:rPr>
      </w:pPr>
    </w:p>
    <w:p w14:paraId="1687323A" w14:textId="77777777" w:rsidR="007F7CC4" w:rsidRDefault="007F7CC4">
      <w:pPr>
        <w:spacing w:line="360" w:lineRule="auto"/>
        <w:rPr>
          <w:rFonts w:ascii="宋体" w:hAnsi="宋体" w:cs="宋体" w:hint="eastAsia"/>
          <w:b w:val="0"/>
          <w:bCs/>
          <w:sz w:val="24"/>
          <w:szCs w:val="24"/>
        </w:rPr>
      </w:pPr>
    </w:p>
    <w:p w14:paraId="5B9E92F7" w14:textId="77777777" w:rsidR="007F7CC4"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p>
    <w:p w14:paraId="6D78FAE6" w14:textId="77777777" w:rsidR="007F7CC4" w:rsidRDefault="007F7CC4">
      <w:pPr>
        <w:spacing w:line="360" w:lineRule="auto"/>
        <w:rPr>
          <w:rFonts w:ascii="宋体" w:hAnsi="宋体" w:cs="宋体" w:hint="eastAsia"/>
          <w:b w:val="0"/>
          <w:bCs/>
          <w:sz w:val="24"/>
          <w:szCs w:val="24"/>
          <w:u w:val="single"/>
        </w:rPr>
      </w:pPr>
    </w:p>
    <w:p w14:paraId="553E3C58" w14:textId="77777777" w:rsidR="007F7CC4"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4F9DE04C" w14:textId="77777777" w:rsidR="007F7CC4" w:rsidRDefault="007F7CC4">
      <w:pPr>
        <w:spacing w:line="360" w:lineRule="auto"/>
        <w:rPr>
          <w:rFonts w:ascii="宋体" w:hAnsi="宋体" w:cs="宋体" w:hint="eastAsia"/>
          <w:b w:val="0"/>
          <w:bCs/>
          <w:sz w:val="24"/>
          <w:szCs w:val="24"/>
          <w:u w:val="single"/>
        </w:rPr>
      </w:pPr>
    </w:p>
    <w:p w14:paraId="76B2A5C3" w14:textId="77777777" w:rsidR="007F7CC4"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E8E2818" w14:textId="77777777" w:rsidR="007F7CC4" w:rsidRDefault="007F7CC4">
      <w:pPr>
        <w:spacing w:line="360" w:lineRule="auto"/>
      </w:pPr>
    </w:p>
    <w:p w14:paraId="6EA4FD1A" w14:textId="77777777" w:rsidR="007F7CC4" w:rsidRDefault="007F7CC4">
      <w:pPr>
        <w:tabs>
          <w:tab w:val="left" w:pos="360"/>
        </w:tabs>
        <w:spacing w:line="420" w:lineRule="exact"/>
        <w:ind w:right="-360"/>
        <w:rPr>
          <w:szCs w:val="28"/>
          <w:u w:val="single"/>
        </w:rPr>
      </w:pPr>
    </w:p>
    <w:p w14:paraId="4A8ECD39" w14:textId="77777777" w:rsidR="007F7CC4" w:rsidRDefault="007F7CC4">
      <w:pPr>
        <w:rPr>
          <w:rFonts w:ascii="宋体" w:hAnsi="宋体" w:hint="eastAsia"/>
          <w:b w:val="0"/>
          <w:bCs/>
          <w:sz w:val="24"/>
          <w:szCs w:val="24"/>
        </w:rPr>
      </w:pPr>
    </w:p>
    <w:p w14:paraId="6363EA6F" w14:textId="77777777" w:rsidR="007F7CC4" w:rsidRDefault="00000000">
      <w:pPr>
        <w:widowControl/>
        <w:jc w:val="left"/>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0B257F4A" w14:textId="77777777" w:rsidR="007F7CC4" w:rsidRDefault="00000000">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389100FE" w14:textId="77777777" w:rsidR="007F7CC4" w:rsidRDefault="00000000">
      <w:pPr>
        <w:spacing w:line="360" w:lineRule="auto"/>
        <w:ind w:right="-334"/>
        <w:jc w:val="left"/>
        <w:rPr>
          <w:rFonts w:ascii="宋体" w:hAnsi="宋体" w:hint="eastAsia"/>
          <w:b w:val="0"/>
          <w:sz w:val="24"/>
        </w:rPr>
      </w:pPr>
      <w:r>
        <w:rPr>
          <w:rFonts w:ascii="宋体" w:hAnsi="宋体" w:hint="eastAsia"/>
          <w:b w:val="0"/>
          <w:sz w:val="24"/>
        </w:rPr>
        <w:t>甲方：</w:t>
      </w:r>
      <w:r>
        <w:rPr>
          <w:rFonts w:ascii="宋体" w:hAnsi="宋体" w:hint="eastAsia"/>
          <w:b w:val="0"/>
          <w:bCs/>
          <w:color w:val="000000"/>
          <w:sz w:val="24"/>
          <w:szCs w:val="24"/>
        </w:rPr>
        <w:t>江苏天安智联科技股份有限公司</w:t>
      </w:r>
    </w:p>
    <w:p w14:paraId="2DDFD236" w14:textId="77777777" w:rsidR="007F7CC4" w:rsidRDefault="00000000">
      <w:pPr>
        <w:spacing w:line="360" w:lineRule="auto"/>
        <w:rPr>
          <w:rFonts w:ascii="宋体" w:hAnsi="宋体" w:cs="等线" w:hint="eastAsia"/>
          <w:b w:val="0"/>
          <w:sz w:val="24"/>
        </w:rPr>
      </w:pPr>
      <w:r>
        <w:rPr>
          <w:rFonts w:ascii="宋体" w:hAnsi="宋体" w:hint="eastAsia"/>
          <w:b w:val="0"/>
          <w:sz w:val="24"/>
        </w:rPr>
        <w:t>乙方：</w:t>
      </w:r>
      <w:r>
        <w:rPr>
          <w:rFonts w:hint="eastAsia"/>
          <w:b w:val="0"/>
          <w:bCs/>
          <w:sz w:val="24"/>
          <w:szCs w:val="18"/>
        </w:rPr>
        <w:t>江苏合创智行科技有限公司</w:t>
      </w:r>
    </w:p>
    <w:p w14:paraId="7E903575" w14:textId="77777777" w:rsidR="007F7CC4"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7D5FD385" w14:textId="77777777" w:rsidR="007F7CC4" w:rsidRDefault="00000000">
      <w:pPr>
        <w:spacing w:before="120" w:after="120" w:line="360" w:lineRule="auto"/>
        <w:rPr>
          <w:rFonts w:ascii="宋体" w:hAnsi="宋体" w:cs="等线" w:hint="eastAsia"/>
          <w:b w:val="0"/>
          <w:sz w:val="24"/>
        </w:rPr>
      </w:pPr>
      <w:r>
        <w:rPr>
          <w:rFonts w:ascii="宋体" w:hAnsi="宋体" w:cs="等线" w:hint="eastAsia"/>
          <w:b w:val="0"/>
          <w:sz w:val="24"/>
        </w:rPr>
        <w:t>一、定义</w:t>
      </w:r>
    </w:p>
    <w:p w14:paraId="604285A2" w14:textId="77777777" w:rsidR="007F7CC4" w:rsidRDefault="00000000">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102" w:name="_Hlk52136067"/>
      <w:r>
        <w:rPr>
          <w:rFonts w:ascii="宋体" w:hAnsi="宋体" w:cs="等线" w:hint="eastAsia"/>
          <w:b w:val="0"/>
          <w:sz w:val="24"/>
        </w:rPr>
        <w:t>用户数据及服务内容信息</w:t>
      </w:r>
      <w:bookmarkEnd w:id="102"/>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730D7C7A" w14:textId="77777777" w:rsidR="007F7CC4" w:rsidRDefault="00000000">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676D5259" w14:textId="77777777" w:rsidR="007F7CC4" w:rsidRDefault="007F7CC4">
      <w:pPr>
        <w:spacing w:line="360" w:lineRule="auto"/>
        <w:rPr>
          <w:rFonts w:ascii="宋体" w:hAnsi="宋体" w:cs="等线" w:hint="eastAsia"/>
          <w:b w:val="0"/>
          <w:sz w:val="24"/>
        </w:rPr>
      </w:pPr>
    </w:p>
    <w:p w14:paraId="67FD0E40" w14:textId="77777777" w:rsidR="007F7CC4" w:rsidRDefault="00000000">
      <w:pPr>
        <w:numPr>
          <w:ilvl w:val="0"/>
          <w:numId w:val="6"/>
        </w:numPr>
        <w:spacing w:line="360" w:lineRule="auto"/>
        <w:rPr>
          <w:rFonts w:ascii="宋体" w:hAnsi="宋体" w:cs="等线" w:hint="eastAsia"/>
          <w:b w:val="0"/>
          <w:sz w:val="24"/>
        </w:rPr>
      </w:pPr>
      <w:r>
        <w:rPr>
          <w:rFonts w:ascii="宋体" w:hAnsi="宋体" w:cs="等线" w:hint="eastAsia"/>
          <w:b w:val="0"/>
          <w:sz w:val="24"/>
        </w:rPr>
        <w:t>合作涉及数据情况</w:t>
      </w:r>
    </w:p>
    <w:p w14:paraId="721898FF" w14:textId="77777777" w:rsidR="007F7CC4" w:rsidRDefault="00000000">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34B2501F" w14:textId="77777777" w:rsidR="007F7CC4" w:rsidRDefault="007F7CC4">
      <w:pPr>
        <w:spacing w:line="360" w:lineRule="auto"/>
        <w:rPr>
          <w:rFonts w:ascii="宋体" w:hAnsi="宋体" w:cs="等线" w:hint="eastAsia"/>
          <w:b w:val="0"/>
          <w:sz w:val="24"/>
        </w:rPr>
      </w:pPr>
    </w:p>
    <w:p w14:paraId="37B874E0" w14:textId="77777777" w:rsidR="007F7CC4" w:rsidRDefault="00000000">
      <w:pPr>
        <w:spacing w:line="360" w:lineRule="auto"/>
        <w:rPr>
          <w:rFonts w:ascii="宋体" w:hAnsi="宋体" w:cs="等线" w:hint="eastAsia"/>
          <w:b w:val="0"/>
          <w:sz w:val="24"/>
        </w:rPr>
      </w:pPr>
      <w:r>
        <w:rPr>
          <w:rFonts w:ascii="宋体" w:hAnsi="宋体" w:cs="等线" w:hint="eastAsia"/>
          <w:b w:val="0"/>
          <w:sz w:val="24"/>
        </w:rPr>
        <w:t>三、双方责任及义务</w:t>
      </w:r>
    </w:p>
    <w:p w14:paraId="3A689762" w14:textId="77777777" w:rsidR="007F7CC4"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5984548E" w14:textId="77777777" w:rsidR="007F7CC4"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有权根据《网络安全法》、《数据安全法》、《个人信息保护法》、《工业和信息化领域数据安全管理办法（试行）》等国家相关法律法规要求以及业主或甲方客户及甲方公司内部关于数据安全方面的管理规定，</w:t>
      </w:r>
      <w:r>
        <w:rPr>
          <w:rFonts w:ascii="宋体" w:hAnsi="宋体" w:cs="等线" w:hint="eastAsia"/>
          <w:b w:val="0"/>
          <w:sz w:val="24"/>
        </w:rPr>
        <w:lastRenderedPageBreak/>
        <w:t>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44ACB024" w14:textId="77777777" w:rsidR="007F7CC4"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2FEE25C7" w14:textId="77777777" w:rsidR="007F7CC4"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5E2C0ED2" w14:textId="77777777" w:rsidR="007F7CC4"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5B416BB9" w14:textId="77777777" w:rsidR="007F7CC4"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77CE8573" w14:textId="77777777" w:rsidR="007F7CC4"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48E28689" w14:textId="77777777" w:rsidR="007F7CC4"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3550160E" w14:textId="77777777" w:rsidR="007F7CC4"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5C6ADA38" w14:textId="77777777" w:rsidR="007F7CC4" w:rsidRDefault="00000000">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0A428CF5" w14:textId="77777777" w:rsidR="007F7CC4"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36265B16" w14:textId="77777777" w:rsidR="007F7CC4" w:rsidRDefault="00000000">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78812ACA" w14:textId="77777777" w:rsidR="007F7CC4"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lastRenderedPageBreak/>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0E537262" w14:textId="77777777" w:rsidR="007F7CC4"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3257DBC4" w14:textId="77777777" w:rsidR="007F7CC4"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6F96B096" w14:textId="77777777" w:rsidR="007F7CC4"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03016827" w14:textId="77777777" w:rsidR="007F7CC4"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680544CE" w14:textId="77777777" w:rsidR="007F7CC4"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（4）业主或甲方客户或甲方有权利采取将乙方加入业主或甲方客户或甲方合作负面行为名单，报送通信行业管理部门将乙方加入行业负面行为名单等措施。</w:t>
      </w:r>
    </w:p>
    <w:p w14:paraId="2D2D8C39" w14:textId="77777777" w:rsidR="007F7CC4" w:rsidRDefault="00000000">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47693B13" w14:textId="77777777" w:rsidR="007F7CC4"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2B0C35F9" w14:textId="77777777" w:rsidR="007F7CC4"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0E7F64C8" w14:textId="77777777" w:rsidR="007F7CC4" w:rsidRDefault="00000000">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4849FF88" w14:textId="77777777" w:rsidR="007F7CC4"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59DCEB0F" w14:textId="77777777" w:rsidR="007F7CC4" w:rsidRDefault="007F7CC4">
      <w:pPr>
        <w:pStyle w:val="ac"/>
      </w:pPr>
    </w:p>
    <w:p w14:paraId="0B327273" w14:textId="77777777" w:rsidR="007F7CC4" w:rsidRDefault="00000000">
      <w:pPr>
        <w:spacing w:line="360" w:lineRule="auto"/>
        <w:jc w:val="left"/>
        <w:rPr>
          <w:rFonts w:ascii="宋体" w:hAnsi="宋体" w:cs="等线" w:hint="eastAsia"/>
          <w:bCs/>
          <w:sz w:val="24"/>
        </w:rPr>
      </w:pPr>
      <w:r>
        <w:rPr>
          <w:rFonts w:ascii="宋体" w:hAnsi="宋体" w:cs="等线" w:hint="eastAsia"/>
          <w:bCs/>
          <w:sz w:val="24"/>
        </w:rPr>
        <w:lastRenderedPageBreak/>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7F7CC4" w14:paraId="7B055D80"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295D4AA5" w14:textId="77777777" w:rsidR="007F7CC4" w:rsidRDefault="00000000">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7F7CC4" w14:paraId="6CBD5191"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17E0F53C" w14:textId="77777777" w:rsidR="007F7CC4"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2C2CAA7B"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4895068D" w14:textId="77777777" w:rsidR="007F7CC4"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18292F35"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7F04D1E0"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76F48578"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1DB1399E"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32FC20F7"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0D8970E9"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7F7CC4" w14:paraId="7803AB2E"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35EF06FC" w14:textId="77777777" w:rsidR="007F7CC4"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2DEBCD30"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4A2B6388"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D9641FA"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86E1167"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019E6062"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3E4396A"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557B589F"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7F7CC4" w14:paraId="46BF893D"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3FCAFCF2" w14:textId="77777777" w:rsidR="007F7CC4"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举例</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6956A5DB"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3C25A983"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0BE4D019"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41009D3"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5655CD13"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4A9418C"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5C44640F" w14:textId="77777777" w:rsidR="007F7CC4"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XX系统的用户上网日志数据</w:t>
            </w:r>
          </w:p>
        </w:tc>
      </w:tr>
      <w:tr w:rsidR="007F7CC4" w14:paraId="4791764E"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3D00B151" w14:textId="77777777" w:rsidR="007F7CC4"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E9F4731" w14:textId="77777777" w:rsidR="007F7CC4" w:rsidRDefault="007F7CC4">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1F7B09AE" w14:textId="77777777" w:rsidR="007F7CC4" w:rsidRDefault="007F7CC4">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E2F1ABF" w14:textId="77777777" w:rsidR="007F7CC4" w:rsidRDefault="007F7CC4">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021F69E" w14:textId="77777777" w:rsidR="007F7CC4" w:rsidRDefault="007F7CC4">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31FECE16" w14:textId="77777777" w:rsidR="007F7CC4" w:rsidRDefault="007F7CC4">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734EECC" w14:textId="77777777" w:rsidR="007F7CC4" w:rsidRDefault="007F7CC4">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64B9D0F0" w14:textId="77777777" w:rsidR="007F7CC4" w:rsidRDefault="007F7CC4">
            <w:pPr>
              <w:spacing w:before="120" w:after="120" w:line="360" w:lineRule="auto"/>
              <w:rPr>
                <w:rFonts w:ascii="宋体" w:hAnsi="宋体" w:cs="等线" w:hint="eastAsia"/>
                <w:b w:val="0"/>
                <w:sz w:val="18"/>
                <w:szCs w:val="18"/>
                <w:lang w:bidi="ar"/>
              </w:rPr>
            </w:pPr>
          </w:p>
        </w:tc>
      </w:tr>
      <w:tr w:rsidR="007F7CC4" w14:paraId="27611E01"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3274767D" w14:textId="77777777" w:rsidR="007F7CC4"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8F25F52" w14:textId="77777777" w:rsidR="007F7CC4" w:rsidRDefault="007F7CC4">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53F9253" w14:textId="77777777" w:rsidR="007F7CC4" w:rsidRDefault="007F7CC4">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2DD4335" w14:textId="77777777" w:rsidR="007F7CC4" w:rsidRDefault="007F7CC4">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D6825E9" w14:textId="77777777" w:rsidR="007F7CC4" w:rsidRDefault="007F7CC4">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F835DCB" w14:textId="77777777" w:rsidR="007F7CC4" w:rsidRDefault="007F7CC4">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DB22236" w14:textId="77777777" w:rsidR="007F7CC4" w:rsidRDefault="007F7CC4">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35D78048" w14:textId="77777777" w:rsidR="007F7CC4" w:rsidRDefault="007F7CC4">
            <w:pPr>
              <w:spacing w:before="120" w:after="120" w:line="360" w:lineRule="auto"/>
              <w:rPr>
                <w:rFonts w:ascii="宋体" w:hAnsi="宋体" w:cs="等线" w:hint="eastAsia"/>
                <w:b w:val="0"/>
                <w:sz w:val="18"/>
                <w:szCs w:val="18"/>
                <w:lang w:bidi="ar"/>
              </w:rPr>
            </w:pPr>
          </w:p>
        </w:tc>
      </w:tr>
      <w:tr w:rsidR="007F7CC4" w14:paraId="33716A3B"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53C8C9A7" w14:textId="77777777" w:rsidR="007F7CC4"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8ECFBD6" w14:textId="77777777" w:rsidR="007F7CC4" w:rsidRDefault="007F7CC4">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1686175D" w14:textId="77777777" w:rsidR="007F7CC4" w:rsidRDefault="007F7CC4">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13AFD5D" w14:textId="77777777" w:rsidR="007F7CC4" w:rsidRDefault="007F7CC4">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F16A390" w14:textId="77777777" w:rsidR="007F7CC4" w:rsidRDefault="007F7CC4">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28DAFCA" w14:textId="77777777" w:rsidR="007F7CC4" w:rsidRDefault="007F7CC4">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09DC879" w14:textId="77777777" w:rsidR="007F7CC4" w:rsidRDefault="007F7CC4">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7020BFF7" w14:textId="77777777" w:rsidR="007F7CC4" w:rsidRDefault="007F7CC4">
            <w:pPr>
              <w:spacing w:before="120" w:after="120" w:line="360" w:lineRule="auto"/>
              <w:rPr>
                <w:rFonts w:ascii="宋体" w:hAnsi="宋体" w:cs="等线" w:hint="eastAsia"/>
                <w:b w:val="0"/>
                <w:sz w:val="18"/>
                <w:szCs w:val="18"/>
                <w:lang w:bidi="ar"/>
              </w:rPr>
            </w:pPr>
          </w:p>
        </w:tc>
      </w:tr>
    </w:tbl>
    <w:p w14:paraId="21052AE2" w14:textId="77777777" w:rsidR="007F7CC4" w:rsidRDefault="007F7CC4">
      <w:pPr>
        <w:spacing w:line="360" w:lineRule="auto"/>
        <w:rPr>
          <w:rFonts w:ascii="宋体" w:hAnsi="宋体" w:hint="eastAsia"/>
          <w:sz w:val="24"/>
        </w:rPr>
      </w:pPr>
    </w:p>
    <w:p w14:paraId="5E4AE496" w14:textId="77777777" w:rsidR="007F7CC4" w:rsidRDefault="007F7CC4">
      <w:pPr>
        <w:pStyle w:val="ac"/>
        <w:rPr>
          <w:rFonts w:ascii="宋体" w:hAnsi="宋体" w:hint="eastAsia"/>
          <w:sz w:val="24"/>
        </w:rPr>
      </w:pPr>
    </w:p>
    <w:p w14:paraId="7A302914" w14:textId="77777777" w:rsidR="007F7CC4" w:rsidRDefault="007F7CC4">
      <w:pPr>
        <w:pStyle w:val="TOCHeading1"/>
        <w:rPr>
          <w:rFonts w:ascii="宋体" w:hAnsi="宋体" w:hint="eastAsia"/>
          <w:sz w:val="24"/>
        </w:rPr>
      </w:pPr>
    </w:p>
    <w:p w14:paraId="24A4D542" w14:textId="77777777" w:rsidR="007F7CC4" w:rsidRDefault="007F7CC4">
      <w:pPr>
        <w:rPr>
          <w:rFonts w:ascii="宋体" w:hAnsi="宋体" w:hint="eastAsia"/>
          <w:sz w:val="24"/>
        </w:rPr>
      </w:pPr>
    </w:p>
    <w:p w14:paraId="62961B84" w14:textId="77777777" w:rsidR="007F7CC4" w:rsidRDefault="007F7CC4">
      <w:pPr>
        <w:pStyle w:val="ac"/>
        <w:rPr>
          <w:rFonts w:ascii="宋体" w:hAnsi="宋体" w:hint="eastAsia"/>
          <w:sz w:val="24"/>
        </w:rPr>
      </w:pPr>
    </w:p>
    <w:p w14:paraId="33AA8F4A" w14:textId="77777777" w:rsidR="007F7CC4" w:rsidRDefault="007F7CC4">
      <w:pPr>
        <w:pStyle w:val="TOCHeading1"/>
        <w:rPr>
          <w:rFonts w:ascii="宋体" w:hAnsi="宋体" w:hint="eastAsia"/>
          <w:sz w:val="24"/>
        </w:rPr>
      </w:pPr>
    </w:p>
    <w:p w14:paraId="3147D8C9" w14:textId="77777777" w:rsidR="007F7CC4" w:rsidRDefault="007F7CC4">
      <w:pPr>
        <w:rPr>
          <w:rFonts w:ascii="宋体" w:hAnsi="宋体" w:hint="eastAsia"/>
          <w:sz w:val="24"/>
        </w:rPr>
      </w:pPr>
    </w:p>
    <w:p w14:paraId="2C5454C3" w14:textId="77777777" w:rsidR="007F7CC4" w:rsidRDefault="007F7CC4">
      <w:pPr>
        <w:pStyle w:val="ac"/>
        <w:rPr>
          <w:rFonts w:ascii="宋体" w:hAnsi="宋体" w:hint="eastAsia"/>
          <w:sz w:val="24"/>
        </w:rPr>
      </w:pPr>
    </w:p>
    <w:p w14:paraId="3A448A17" w14:textId="77777777" w:rsidR="007F7CC4" w:rsidRDefault="007F7CC4">
      <w:pPr>
        <w:pStyle w:val="TOCHeading1"/>
        <w:rPr>
          <w:rFonts w:ascii="宋体" w:hAnsi="宋体" w:hint="eastAsia"/>
          <w:sz w:val="24"/>
        </w:rPr>
      </w:pPr>
    </w:p>
    <w:p w14:paraId="7272789B" w14:textId="77777777" w:rsidR="007F7CC4" w:rsidRDefault="007F7CC4">
      <w:pPr>
        <w:rPr>
          <w:rFonts w:ascii="宋体" w:hAnsi="宋体" w:hint="eastAsia"/>
          <w:sz w:val="24"/>
        </w:rPr>
      </w:pPr>
    </w:p>
    <w:p w14:paraId="2C89D3DC" w14:textId="77777777" w:rsidR="007F7CC4" w:rsidRDefault="007F7CC4">
      <w:pPr>
        <w:pStyle w:val="ac"/>
        <w:rPr>
          <w:rFonts w:ascii="宋体" w:hAnsi="宋体" w:hint="eastAsia"/>
          <w:sz w:val="24"/>
        </w:rPr>
      </w:pPr>
    </w:p>
    <w:p w14:paraId="3E917B02" w14:textId="77777777" w:rsidR="007F7CC4" w:rsidRDefault="007F7CC4">
      <w:pPr>
        <w:pStyle w:val="TOCHeading1"/>
        <w:rPr>
          <w:rFonts w:ascii="宋体" w:hAnsi="宋体" w:hint="eastAsia"/>
          <w:sz w:val="24"/>
        </w:rPr>
      </w:pPr>
    </w:p>
    <w:p w14:paraId="6E28DEA1" w14:textId="77777777" w:rsidR="007F7CC4" w:rsidRDefault="007F7CC4">
      <w:pPr>
        <w:rPr>
          <w:rFonts w:ascii="宋体" w:hAnsi="宋体" w:hint="eastAsia"/>
          <w:sz w:val="24"/>
        </w:rPr>
      </w:pPr>
    </w:p>
    <w:p w14:paraId="30F1BDB3" w14:textId="77777777" w:rsidR="007F7CC4" w:rsidRDefault="007F7CC4">
      <w:pPr>
        <w:pStyle w:val="ac"/>
        <w:rPr>
          <w:rFonts w:ascii="宋体" w:hAnsi="宋体" w:hint="eastAsia"/>
          <w:sz w:val="24"/>
        </w:rPr>
      </w:pPr>
    </w:p>
    <w:p w14:paraId="45075591" w14:textId="77777777" w:rsidR="007F7CC4" w:rsidRDefault="007F7CC4">
      <w:pPr>
        <w:pStyle w:val="TOCHeading1"/>
        <w:rPr>
          <w:rFonts w:ascii="宋体" w:hAnsi="宋体" w:hint="eastAsia"/>
          <w:sz w:val="24"/>
        </w:rPr>
      </w:pPr>
    </w:p>
    <w:p w14:paraId="456A77D6" w14:textId="77777777" w:rsidR="007F7CC4" w:rsidRDefault="007F7CC4">
      <w:pPr>
        <w:rPr>
          <w:rFonts w:ascii="宋体" w:hAnsi="宋体" w:hint="eastAsia"/>
          <w:sz w:val="24"/>
        </w:rPr>
      </w:pPr>
    </w:p>
    <w:p w14:paraId="2084369E" w14:textId="77777777" w:rsidR="007F7CC4" w:rsidRDefault="007F7CC4">
      <w:pPr>
        <w:pStyle w:val="ac"/>
        <w:rPr>
          <w:rFonts w:ascii="宋体" w:hAnsi="宋体" w:hint="eastAsia"/>
          <w:sz w:val="24"/>
        </w:rPr>
      </w:pPr>
    </w:p>
    <w:p w14:paraId="0B301821" w14:textId="77777777" w:rsidR="007F7CC4" w:rsidRDefault="007F7CC4">
      <w:pPr>
        <w:pStyle w:val="TOCHeading1"/>
        <w:rPr>
          <w:rFonts w:ascii="宋体" w:hAnsi="宋体" w:hint="eastAsia"/>
          <w:sz w:val="24"/>
        </w:rPr>
      </w:pPr>
    </w:p>
    <w:p w14:paraId="4F1A5D77" w14:textId="77777777" w:rsidR="007F7CC4" w:rsidRDefault="007F7CC4">
      <w:pPr>
        <w:rPr>
          <w:rFonts w:ascii="宋体" w:hAnsi="宋体" w:hint="eastAsia"/>
          <w:sz w:val="24"/>
        </w:rPr>
      </w:pPr>
    </w:p>
    <w:p w14:paraId="41806FE7" w14:textId="77777777" w:rsidR="007F7CC4" w:rsidRDefault="007F7CC4">
      <w:pPr>
        <w:pStyle w:val="TOCHeading1"/>
        <w:rPr>
          <w:rFonts w:ascii="宋体" w:hAnsi="宋体" w:hint="eastAsia"/>
          <w:sz w:val="24"/>
        </w:rPr>
      </w:pPr>
    </w:p>
    <w:p w14:paraId="7751CA4E" w14:textId="77777777" w:rsidR="007F7CC4" w:rsidRDefault="00000000">
      <w:pPr>
        <w:spacing w:line="360" w:lineRule="auto"/>
        <w:rPr>
          <w:rFonts w:ascii="宋体" w:hAnsi="宋体" w:cs="黑体" w:hint="eastAsia"/>
          <w:sz w:val="30"/>
          <w:szCs w:val="30"/>
        </w:rPr>
      </w:pPr>
      <w:r>
        <w:rPr>
          <w:rFonts w:ascii="宋体" w:hAnsi="宋体" w:cs="黑体" w:hint="eastAsia"/>
          <w:sz w:val="30"/>
          <w:szCs w:val="30"/>
        </w:rPr>
        <w:lastRenderedPageBreak/>
        <w:t>附表附录：数据分级分类表</w:t>
      </w:r>
    </w:p>
    <w:tbl>
      <w:tblPr>
        <w:tblW w:w="8354" w:type="dxa"/>
        <w:tblInd w:w="96" w:type="dxa"/>
        <w:tblLook w:val="04A0" w:firstRow="1" w:lastRow="0" w:firstColumn="1" w:lastColumn="0" w:noHBand="0" w:noVBand="1"/>
      </w:tblPr>
      <w:tblGrid>
        <w:gridCol w:w="1095"/>
        <w:gridCol w:w="7259"/>
      </w:tblGrid>
      <w:tr w:rsidR="007F7CC4" w14:paraId="3349E02C"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CB06ED" w14:textId="77777777" w:rsidR="007F7CC4"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D57DD9" w14:textId="77777777" w:rsidR="007F7CC4"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7F7CC4" w14:paraId="53DAF443"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3429D8DE" w14:textId="77777777" w:rsidR="007F7CC4"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471912B" w14:textId="77777777" w:rsidR="007F7CC4"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7F7CC4" w14:paraId="2420BA8D"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11D99FC9" w14:textId="77777777" w:rsidR="007F7CC4"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64D395A5" w14:textId="77777777" w:rsidR="007F7CC4"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7F7CC4" w14:paraId="76D9231E"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6A1845F" w14:textId="77777777" w:rsidR="007F7CC4"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4D5FFF7C" w14:textId="77777777" w:rsidR="007F7CC4"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7F7CC4" w14:paraId="170CFBAD"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3252565" w14:textId="77777777" w:rsidR="007F7CC4" w:rsidRDefault="007F7CC4">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31851F5" w14:textId="77777777" w:rsidR="007F7CC4"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7F7CC4" w14:paraId="2792D760"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81FD3E4" w14:textId="77777777" w:rsidR="007F7CC4"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810CCF0" w14:textId="77777777" w:rsidR="007F7CC4"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7F7CC4" w14:paraId="5CD7CA23"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475D3C97" w14:textId="77777777" w:rsidR="007F7CC4" w:rsidRDefault="007F7CC4">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EEA47F7" w14:textId="77777777" w:rsidR="007F7CC4"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7F7CC4" w14:paraId="2FF7F14B"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5D7280C5" w14:textId="77777777" w:rsidR="007F7CC4"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CC30087" w14:textId="77777777" w:rsidR="007F7CC4"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7F7CC4" w14:paraId="460363B3"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55F09134" w14:textId="77777777" w:rsidR="007F7CC4" w:rsidRDefault="007F7CC4">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08FF5242" w14:textId="77777777" w:rsidR="007F7CC4"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7F7CC4" w14:paraId="7DEE28F2"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B14ACF0" w14:textId="77777777" w:rsidR="007F7CC4"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333B1DAC" w14:textId="77777777" w:rsidR="007F7CC4"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7F7CC4" w14:paraId="3F0B3114"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34A5C779" w14:textId="77777777" w:rsidR="007F7CC4" w:rsidRDefault="007F7CC4">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6E234AA" w14:textId="77777777" w:rsidR="007F7CC4"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2B66A582" w14:textId="77777777" w:rsidR="007F7CC4" w:rsidRDefault="007F7CC4">
      <w:pPr>
        <w:widowControl/>
        <w:jc w:val="left"/>
        <w:rPr>
          <w:rFonts w:ascii="宋体" w:hAnsi="宋体" w:hint="eastAsia"/>
          <w:b w:val="0"/>
          <w:sz w:val="24"/>
        </w:rPr>
      </w:pPr>
    </w:p>
    <w:p w14:paraId="1BE82C84" w14:textId="77777777" w:rsidR="007F7CC4"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350097F3" w14:textId="77777777" w:rsidR="007F7CC4"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72D21081" w14:textId="77777777" w:rsidR="007F7CC4"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FD00CC9" w14:textId="77777777" w:rsidR="007F7CC4" w:rsidRDefault="007F7CC4">
      <w:pPr>
        <w:spacing w:line="360" w:lineRule="auto"/>
        <w:ind w:leftChars="-1" w:left="-3" w:firstLine="1"/>
        <w:rPr>
          <w:rFonts w:ascii="宋体" w:hAnsi="宋体" w:cs="宋体" w:hint="eastAsia"/>
          <w:b w:val="0"/>
          <w:bCs/>
          <w:sz w:val="24"/>
          <w:szCs w:val="24"/>
        </w:rPr>
      </w:pPr>
    </w:p>
    <w:p w14:paraId="6B8778D2" w14:textId="77777777" w:rsidR="007F7CC4"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p>
    <w:p w14:paraId="47330F98" w14:textId="77777777" w:rsidR="007F7CC4"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CEA0513" w14:textId="77777777" w:rsidR="007F7CC4"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8D16EFD" w14:textId="77777777" w:rsidR="007F7CC4" w:rsidRDefault="007F7CC4">
      <w:pPr>
        <w:pStyle w:val="a6"/>
        <w:rPr>
          <w:rFonts w:ascii="宋体" w:hAnsi="宋体" w:hint="eastAsia"/>
          <w:b w:val="0"/>
          <w:sz w:val="24"/>
        </w:rPr>
      </w:pPr>
    </w:p>
    <w:p w14:paraId="659BA584" w14:textId="77777777" w:rsidR="007F7CC4" w:rsidRDefault="00000000">
      <w:pPr>
        <w:widowControl/>
        <w:jc w:val="left"/>
        <w:rPr>
          <w:rFonts w:ascii="宋体" w:hAnsi="宋体" w:hint="eastAsia"/>
          <w:b w:val="0"/>
        </w:rPr>
      </w:pPr>
      <w:r>
        <w:rPr>
          <w:rFonts w:ascii="宋体" w:hAnsi="宋体" w:hint="eastAsia"/>
          <w:b w:val="0"/>
          <w:sz w:val="24"/>
        </w:rPr>
        <w:lastRenderedPageBreak/>
        <w:t>附件4</w:t>
      </w:r>
    </w:p>
    <w:p w14:paraId="1F29AF58" w14:textId="77777777" w:rsidR="007F7CC4"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1D387626" w14:textId="77777777" w:rsidR="007F7CC4"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1A19459B" w14:textId="77777777" w:rsidR="007F7CC4"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 江苏合创智行科技有限公司</w:t>
      </w:r>
    </w:p>
    <w:p w14:paraId="56900ED1" w14:textId="77777777" w:rsidR="007F7CC4" w:rsidRDefault="007F7CC4">
      <w:pPr>
        <w:spacing w:line="276" w:lineRule="auto"/>
        <w:rPr>
          <w:rFonts w:ascii="宋体" w:hAnsi="宋体" w:cs="宋体" w:hint="eastAsia"/>
          <w:b w:val="0"/>
          <w:bCs/>
          <w:sz w:val="24"/>
          <w:szCs w:val="24"/>
        </w:rPr>
      </w:pPr>
    </w:p>
    <w:p w14:paraId="6F955B03" w14:textId="77777777" w:rsidR="007F7CC4"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4FD1824B"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338048FE"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B7D18A1"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6926C8F4"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0FF82B22"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3E9B7FCF"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6E82F479"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30E9C2B7"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12DFAA98"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29A040F8" w14:textId="77777777" w:rsidR="007F7CC4"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03E922F8" w14:textId="77777777" w:rsidR="007F7CC4"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21EF3267" w14:textId="77777777" w:rsidR="007F7CC4"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706D56A2" w14:textId="77777777" w:rsidR="007F7CC4"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2DA16E0D" w14:textId="77777777" w:rsidR="007F7CC4" w:rsidRDefault="00000000">
      <w:pPr>
        <w:numPr>
          <w:ilvl w:val="0"/>
          <w:numId w:val="8"/>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2507C376"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35E25E6F" w14:textId="77777777" w:rsidR="007F7CC4"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484D96A0" w14:textId="77777777" w:rsidR="007F7CC4"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63984AD8" w14:textId="77777777" w:rsidR="007F7CC4"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647C2EB0" w14:textId="77777777" w:rsidR="007F7CC4"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0B17F733" w14:textId="77777777" w:rsidR="007F7CC4"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31730A2A" w14:textId="77777777" w:rsidR="007F7CC4" w:rsidRDefault="00000000">
      <w:pPr>
        <w:numPr>
          <w:ilvl w:val="0"/>
          <w:numId w:val="9"/>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2559AE4C"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7C80668F"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64EB6AB1"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3668F420"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w:t>
      </w:r>
      <w:r>
        <w:rPr>
          <w:rFonts w:ascii="宋体" w:hAnsi="宋体" w:cs="宋体" w:hint="eastAsia"/>
          <w:b w:val="0"/>
          <w:bCs/>
          <w:sz w:val="24"/>
          <w:szCs w:val="24"/>
        </w:rPr>
        <w:lastRenderedPageBreak/>
        <w:t>这方面责任。</w:t>
      </w:r>
    </w:p>
    <w:p w14:paraId="736A31B5"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4C01F4E6"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021CF70C"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2C3E3285"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6924E3C5" w14:textId="77777777" w:rsidR="007F7CC4" w:rsidRDefault="00000000">
      <w:pPr>
        <w:numPr>
          <w:ilvl w:val="0"/>
          <w:numId w:val="7"/>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4742EA09" w14:textId="77777777" w:rsidR="007F7CC4" w:rsidRDefault="00000000">
      <w:pPr>
        <w:numPr>
          <w:ilvl w:val="0"/>
          <w:numId w:val="7"/>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6D194391"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本协议一式肆份，甲、乙双方各执贰份。</w:t>
      </w:r>
    </w:p>
    <w:p w14:paraId="7D420BE1" w14:textId="77777777" w:rsidR="007F7CC4" w:rsidRDefault="00000000">
      <w:pPr>
        <w:numPr>
          <w:ilvl w:val="0"/>
          <w:numId w:val="7"/>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因履行本协议发生争议的，双方应协商解决。协商不成的，可向甲方所在地人民法院提起诉讼。</w:t>
      </w:r>
    </w:p>
    <w:p w14:paraId="69CEC0D4" w14:textId="77777777" w:rsidR="007F7CC4" w:rsidRDefault="007F7CC4">
      <w:pPr>
        <w:spacing w:line="276" w:lineRule="auto"/>
        <w:rPr>
          <w:rFonts w:ascii="宋体" w:hAnsi="宋体" w:cs="宋体" w:hint="eastAsia"/>
          <w:b w:val="0"/>
          <w:bCs/>
          <w:sz w:val="24"/>
          <w:szCs w:val="24"/>
        </w:rPr>
      </w:pPr>
    </w:p>
    <w:p w14:paraId="3BC87C3A" w14:textId="77777777" w:rsidR="007F7CC4"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1552968A" w14:textId="77777777" w:rsidR="007F7CC4" w:rsidRDefault="007F7CC4">
      <w:pPr>
        <w:spacing w:line="360" w:lineRule="auto"/>
        <w:rPr>
          <w:rFonts w:ascii="宋体" w:hAnsi="宋体" w:cs="宋体" w:hint="eastAsia"/>
          <w:b w:val="0"/>
          <w:bCs/>
          <w:sz w:val="24"/>
          <w:szCs w:val="24"/>
        </w:rPr>
      </w:pPr>
    </w:p>
    <w:p w14:paraId="1C65DAF7" w14:textId="77777777" w:rsidR="007F7CC4"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A8DFD5E" w14:textId="77777777" w:rsidR="007F7CC4" w:rsidRDefault="007F7CC4">
      <w:pPr>
        <w:spacing w:line="360" w:lineRule="auto"/>
        <w:rPr>
          <w:rFonts w:ascii="宋体" w:hAnsi="宋体" w:cs="宋体" w:hint="eastAsia"/>
          <w:b w:val="0"/>
          <w:bCs/>
          <w:sz w:val="24"/>
          <w:szCs w:val="24"/>
          <w:u w:val="single"/>
        </w:rPr>
      </w:pPr>
    </w:p>
    <w:p w14:paraId="043DA524" w14:textId="77777777" w:rsidR="007F7CC4"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BF50D13" w14:textId="77777777" w:rsidR="007F7CC4" w:rsidRDefault="007F7CC4">
      <w:pPr>
        <w:spacing w:line="360" w:lineRule="auto"/>
        <w:rPr>
          <w:rFonts w:ascii="宋体" w:hAnsi="宋体" w:cs="宋体" w:hint="eastAsia"/>
          <w:b w:val="0"/>
          <w:bCs/>
          <w:sz w:val="24"/>
          <w:szCs w:val="24"/>
        </w:rPr>
      </w:pPr>
    </w:p>
    <w:p w14:paraId="1303782F" w14:textId="77777777" w:rsidR="007F7CC4" w:rsidRDefault="00000000">
      <w:pPr>
        <w:spacing w:line="360" w:lineRule="auto"/>
        <w:rPr>
          <w:b w:val="0"/>
          <w:bCs/>
          <w:sz w:val="24"/>
          <w:szCs w:val="18"/>
        </w:rPr>
      </w:pPr>
      <w:r>
        <w:rPr>
          <w:rFonts w:ascii="宋体" w:hAnsi="宋体" w:cs="宋体" w:hint="eastAsia"/>
          <w:b w:val="0"/>
          <w:bCs/>
          <w:sz w:val="24"/>
          <w:szCs w:val="24"/>
        </w:rPr>
        <w:t>乙方（盖章）：</w:t>
      </w:r>
      <w:r>
        <w:rPr>
          <w:rFonts w:ascii="宋体" w:hAnsi="宋体" w:hint="eastAsia"/>
          <w:b w:val="0"/>
          <w:bCs/>
          <w:color w:val="000000"/>
          <w:sz w:val="24"/>
          <w:szCs w:val="24"/>
        </w:rPr>
        <w:t>江苏合创智行科技有限公司</w:t>
      </w:r>
    </w:p>
    <w:p w14:paraId="0726543B" w14:textId="77777777" w:rsidR="007F7CC4" w:rsidRDefault="007F7CC4">
      <w:pPr>
        <w:spacing w:line="360" w:lineRule="auto"/>
        <w:rPr>
          <w:rFonts w:ascii="宋体" w:hAnsi="宋体" w:cs="宋体" w:hint="eastAsia"/>
          <w:b w:val="0"/>
          <w:bCs/>
          <w:sz w:val="24"/>
          <w:szCs w:val="24"/>
          <w:u w:val="single"/>
        </w:rPr>
      </w:pPr>
    </w:p>
    <w:p w14:paraId="647A14E7" w14:textId="77777777" w:rsidR="007F7CC4"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A80C7F9" w14:textId="77777777" w:rsidR="007F7CC4" w:rsidRDefault="007F7CC4">
      <w:pPr>
        <w:spacing w:line="360" w:lineRule="auto"/>
        <w:rPr>
          <w:rFonts w:ascii="宋体" w:hAnsi="宋体" w:cs="宋体" w:hint="eastAsia"/>
          <w:b w:val="0"/>
          <w:bCs/>
          <w:sz w:val="24"/>
          <w:szCs w:val="24"/>
          <w:u w:val="single"/>
        </w:rPr>
      </w:pPr>
    </w:p>
    <w:p w14:paraId="79845E11" w14:textId="77777777" w:rsidR="007F7CC4"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66199E5F" w14:textId="77777777" w:rsidR="007F7CC4" w:rsidRDefault="00000000">
      <w:pPr>
        <w:spacing w:before="240" w:after="240" w:line="360" w:lineRule="auto"/>
        <w:rPr>
          <w:rFonts w:ascii="宋体" w:hAnsi="宋体" w:hint="eastAsia"/>
          <w:b w:val="0"/>
          <w:sz w:val="24"/>
        </w:rPr>
      </w:pPr>
      <w:r>
        <w:rPr>
          <w:rFonts w:ascii="宋体" w:hAnsi="宋体" w:hint="eastAsia"/>
          <w:b w:val="0"/>
          <w:sz w:val="24"/>
        </w:rPr>
        <w:br w:type="page"/>
      </w:r>
    </w:p>
    <w:p w14:paraId="7FDD8770" w14:textId="77777777" w:rsidR="007F7CC4" w:rsidRDefault="00000000">
      <w:pPr>
        <w:spacing w:before="240" w:after="240" w:line="360" w:lineRule="auto"/>
        <w:rPr>
          <w:sz w:val="36"/>
          <w:szCs w:val="36"/>
        </w:rPr>
      </w:pPr>
      <w:r>
        <w:rPr>
          <w:rFonts w:ascii="宋体" w:hAnsi="宋体" w:hint="eastAsia"/>
          <w:b w:val="0"/>
          <w:sz w:val="24"/>
        </w:rPr>
        <w:lastRenderedPageBreak/>
        <w:t>附件5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70A1C739" w14:textId="77777777" w:rsidR="007F7CC4"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甲方：江苏天安智联科技股份有限公司</w:t>
      </w:r>
    </w:p>
    <w:p w14:paraId="0964D982" w14:textId="77777777" w:rsidR="007F7CC4"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江苏合创智行科技有限公司</w:t>
      </w:r>
    </w:p>
    <w:p w14:paraId="7CF9172E" w14:textId="77777777" w:rsidR="007F7CC4" w:rsidRDefault="007F7CC4">
      <w:pPr>
        <w:spacing w:line="360" w:lineRule="auto"/>
        <w:ind w:firstLineChars="250" w:firstLine="600"/>
        <w:rPr>
          <w:rFonts w:ascii="宋体" w:hAnsi="宋体" w:cs="宋体" w:hint="eastAsia"/>
          <w:b w:val="0"/>
          <w:bCs/>
          <w:sz w:val="24"/>
          <w:szCs w:val="24"/>
        </w:rPr>
      </w:pPr>
    </w:p>
    <w:p w14:paraId="7AFB406F" w14:textId="77777777" w:rsidR="007F7CC4"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13E3E4ED"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w:t>
      </w:r>
      <w:r>
        <w:rPr>
          <w:rFonts w:ascii="宋体" w:hAnsi="宋体" w:cs="等线" w:hint="eastAsia"/>
          <w:b w:val="0"/>
          <w:sz w:val="24"/>
        </w:rPr>
        <w:t>业主或甲方客户或甲方的</w:t>
      </w:r>
      <w:r>
        <w:rPr>
          <w:rFonts w:ascii="宋体" w:hAnsi="宋体" w:cs="宋体"/>
          <w:b w:val="0"/>
          <w:bCs/>
          <w:sz w:val="24"/>
          <w:szCs w:val="24"/>
        </w:rPr>
        <w:t>设备通用安全功能和配置规范</w:t>
      </w:r>
      <w:r>
        <w:rPr>
          <w:rFonts w:ascii="宋体" w:hAnsi="宋体" w:cs="宋体" w:hint="eastAsia"/>
          <w:b w:val="0"/>
          <w:bCs/>
          <w:sz w:val="24"/>
          <w:szCs w:val="24"/>
        </w:rPr>
        <w:t>等</w:t>
      </w:r>
      <w:r>
        <w:rPr>
          <w:rFonts w:ascii="宋体" w:hAnsi="宋体" w:cs="宋体"/>
          <w:b w:val="0"/>
          <w:bCs/>
          <w:sz w:val="24"/>
          <w:szCs w:val="24"/>
        </w:rPr>
        <w:t>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7F7CC4" w14:paraId="23AF909E" w14:textId="77777777">
        <w:tc>
          <w:tcPr>
            <w:tcW w:w="2584" w:type="dxa"/>
            <w:shd w:val="clear" w:color="auto" w:fill="E0E0E0"/>
          </w:tcPr>
          <w:p w14:paraId="28D222A7"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2088303E"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7F7CC4" w14:paraId="34431F47" w14:textId="77777777">
        <w:tc>
          <w:tcPr>
            <w:tcW w:w="2584" w:type="dxa"/>
          </w:tcPr>
          <w:p w14:paraId="214BCBED"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73DB045B"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7F7CC4" w14:paraId="53546163" w14:textId="77777777">
        <w:tc>
          <w:tcPr>
            <w:tcW w:w="2584" w:type="dxa"/>
          </w:tcPr>
          <w:p w14:paraId="0E13C954"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281F4986"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7F7CC4" w14:paraId="458E9421" w14:textId="77777777">
        <w:tc>
          <w:tcPr>
            <w:tcW w:w="2584" w:type="dxa"/>
          </w:tcPr>
          <w:p w14:paraId="6728E648"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271757C3"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7F7CC4" w14:paraId="1369BADC" w14:textId="77777777">
        <w:tc>
          <w:tcPr>
            <w:tcW w:w="2584" w:type="dxa"/>
          </w:tcPr>
          <w:p w14:paraId="09D589FD"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601B53C6"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7F7CC4" w14:paraId="54A16991" w14:textId="77777777">
        <w:tc>
          <w:tcPr>
            <w:tcW w:w="2584" w:type="dxa"/>
          </w:tcPr>
          <w:p w14:paraId="5A323AEC"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540B67FE"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7F7CC4" w14:paraId="0F1B1486" w14:textId="77777777">
        <w:tc>
          <w:tcPr>
            <w:tcW w:w="2584" w:type="dxa"/>
          </w:tcPr>
          <w:p w14:paraId="4F5BC7E7"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0F10B5CC"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7F7CC4" w14:paraId="19EDD23F" w14:textId="77777777">
        <w:tc>
          <w:tcPr>
            <w:tcW w:w="2584" w:type="dxa"/>
          </w:tcPr>
          <w:p w14:paraId="1CEF221D"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1CFC6650"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7F7CC4" w14:paraId="7BD2299F" w14:textId="77777777">
        <w:tc>
          <w:tcPr>
            <w:tcW w:w="2584" w:type="dxa"/>
          </w:tcPr>
          <w:p w14:paraId="53A783CB"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-设备-通用-配置-5</w:t>
            </w:r>
          </w:p>
        </w:tc>
        <w:tc>
          <w:tcPr>
            <w:tcW w:w="5955" w:type="dxa"/>
          </w:tcPr>
          <w:p w14:paraId="5C77D278"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7F7CC4" w14:paraId="46E3EC16" w14:textId="77777777">
        <w:tc>
          <w:tcPr>
            <w:tcW w:w="2584" w:type="dxa"/>
          </w:tcPr>
          <w:p w14:paraId="4893A568"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633D6F4E"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7F7CC4" w14:paraId="35D50DD5" w14:textId="77777777">
        <w:tc>
          <w:tcPr>
            <w:tcW w:w="2584" w:type="dxa"/>
          </w:tcPr>
          <w:p w14:paraId="30E4DF49"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5756BE72"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7F7CC4" w14:paraId="2D4A9061" w14:textId="77777777">
        <w:tc>
          <w:tcPr>
            <w:tcW w:w="2584" w:type="dxa"/>
          </w:tcPr>
          <w:p w14:paraId="498065DE"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5DD0C60C"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7F7CC4" w14:paraId="5E3EFE41" w14:textId="77777777">
        <w:tc>
          <w:tcPr>
            <w:tcW w:w="2584" w:type="dxa"/>
          </w:tcPr>
          <w:p w14:paraId="2091A0CC"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0DD2777F"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7F7CC4" w14:paraId="4DE1A959" w14:textId="77777777">
        <w:tc>
          <w:tcPr>
            <w:tcW w:w="2584" w:type="dxa"/>
          </w:tcPr>
          <w:p w14:paraId="31ACE984"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518747FE" w14:textId="77777777" w:rsidR="007F7CC4"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652A9F82"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2、乙方应遵守</w:t>
      </w:r>
      <w:r>
        <w:rPr>
          <w:rFonts w:ascii="宋体" w:hAnsi="宋体" w:cs="等线" w:hint="eastAsia"/>
          <w:b w:val="0"/>
          <w:sz w:val="24"/>
        </w:rPr>
        <w:t>业主或甲方客户或甲方的</w:t>
      </w:r>
      <w:r>
        <w:rPr>
          <w:rFonts w:ascii="宋体" w:hAnsi="宋体" w:cs="宋体"/>
          <w:b w:val="0"/>
          <w:bCs/>
          <w:sz w:val="24"/>
          <w:szCs w:val="24"/>
        </w:rPr>
        <w:t>相关安全管理规定要求，具体规定如下：</w:t>
      </w:r>
    </w:p>
    <w:p w14:paraId="2F3638D0"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1）根据</w:t>
      </w:r>
      <w:r>
        <w:rPr>
          <w:rFonts w:ascii="宋体" w:hAnsi="宋体" w:cs="等线" w:hint="eastAsia"/>
          <w:b w:val="0"/>
          <w:sz w:val="24"/>
        </w:rPr>
        <w:t>业主或甲方客户或甲方的</w:t>
      </w:r>
      <w:r>
        <w:rPr>
          <w:rFonts w:ascii="宋体" w:hAnsi="宋体" w:cs="宋体"/>
          <w:b w:val="0"/>
          <w:bCs/>
          <w:sz w:val="24"/>
          <w:szCs w:val="24"/>
        </w:rPr>
        <w:t>安全域管理办法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4E2E3D55"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2）根据</w:t>
      </w:r>
      <w:r>
        <w:rPr>
          <w:rFonts w:ascii="宋体" w:hAnsi="宋体" w:cs="等线" w:hint="eastAsia"/>
          <w:b w:val="0"/>
          <w:sz w:val="24"/>
        </w:rPr>
        <w:t>业主或甲方客户或甲方的</w:t>
      </w:r>
      <w:r>
        <w:rPr>
          <w:rFonts w:ascii="宋体" w:hAnsi="宋体" w:cs="宋体"/>
          <w:b w:val="0"/>
          <w:bCs/>
          <w:sz w:val="24"/>
          <w:szCs w:val="24"/>
        </w:rPr>
        <w:t>帐号口令管理办法</w:t>
      </w:r>
      <w:r>
        <w:rPr>
          <w:rFonts w:ascii="宋体" w:hAnsi="宋体" w:cs="宋体" w:hint="eastAsia"/>
          <w:b w:val="0"/>
          <w:bCs/>
          <w:sz w:val="24"/>
          <w:szCs w:val="24"/>
        </w:rPr>
        <w:t>等规定</w:t>
      </w:r>
      <w:r>
        <w:rPr>
          <w:rFonts w:ascii="宋体" w:hAnsi="宋体" w:cs="宋体"/>
          <w:b w:val="0"/>
          <w:bCs/>
          <w:sz w:val="24"/>
          <w:szCs w:val="24"/>
        </w:rPr>
        <w:t>，乙方应服从</w:t>
      </w:r>
      <w:r>
        <w:rPr>
          <w:rFonts w:ascii="宋体" w:hAnsi="宋体" w:cs="等线" w:hint="eastAsia"/>
          <w:b w:val="0"/>
          <w:sz w:val="24"/>
        </w:rPr>
        <w:t>业主或甲方客户或甲方</w:t>
      </w:r>
      <w:r>
        <w:rPr>
          <w:rFonts w:ascii="宋体" w:hAnsi="宋体" w:cs="宋体"/>
          <w:b w:val="0"/>
          <w:bCs/>
          <w:sz w:val="24"/>
          <w:szCs w:val="24"/>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5EF3C171"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3）根据</w:t>
      </w:r>
      <w:r>
        <w:rPr>
          <w:rFonts w:ascii="宋体" w:hAnsi="宋体" w:cs="等线" w:hint="eastAsia"/>
          <w:b w:val="0"/>
          <w:sz w:val="24"/>
        </w:rPr>
        <w:t>业主或甲方客户或甲方的</w:t>
      </w:r>
      <w:r>
        <w:rPr>
          <w:rFonts w:ascii="宋体" w:hAnsi="宋体" w:cs="宋体"/>
          <w:b w:val="0"/>
          <w:bCs/>
          <w:sz w:val="24"/>
          <w:szCs w:val="24"/>
        </w:rPr>
        <w:t>远程接入安全管理办法</w:t>
      </w:r>
      <w:r>
        <w:rPr>
          <w:rFonts w:ascii="宋体" w:hAnsi="宋体" w:cs="宋体" w:hint="eastAsia"/>
          <w:b w:val="0"/>
          <w:bCs/>
          <w:sz w:val="24"/>
          <w:szCs w:val="24"/>
        </w:rPr>
        <w:t>等规定</w:t>
      </w:r>
      <w:r>
        <w:rPr>
          <w:rFonts w:ascii="宋体" w:hAnsi="宋体" w:cs="宋体"/>
          <w:b w:val="0"/>
          <w:bCs/>
          <w:sz w:val="24"/>
          <w:szCs w:val="24"/>
        </w:rPr>
        <w:t>，乙方应按照</w:t>
      </w:r>
      <w:r>
        <w:rPr>
          <w:rFonts w:ascii="宋体" w:hAnsi="宋体" w:cs="等线" w:hint="eastAsia"/>
          <w:b w:val="0"/>
          <w:sz w:val="24"/>
        </w:rPr>
        <w:t>业主或甲方客户或甲方</w:t>
      </w:r>
      <w:r>
        <w:rPr>
          <w:rFonts w:ascii="宋体" w:hAnsi="宋体" w:cs="宋体"/>
          <w:b w:val="0"/>
          <w:bCs/>
          <w:sz w:val="24"/>
          <w:szCs w:val="24"/>
        </w:rPr>
        <w:t>远程接入审批要求，对远程接入提出书面申请，并完成相关设置，确保安全接入；访问结束后，应及时终止接入；不得将相关帐号、口令告</w:t>
      </w:r>
      <w:r>
        <w:rPr>
          <w:rFonts w:ascii="宋体" w:hAnsi="宋体" w:cs="宋体"/>
          <w:b w:val="0"/>
          <w:bCs/>
          <w:sz w:val="24"/>
          <w:szCs w:val="24"/>
        </w:rPr>
        <w:lastRenderedPageBreak/>
        <w:t>诉其它人，或者用于其它目的，否则应承担由此引起的一切后果。</w:t>
      </w:r>
    </w:p>
    <w:p w14:paraId="4850E48A"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4）根据</w:t>
      </w:r>
      <w:r>
        <w:rPr>
          <w:rFonts w:ascii="宋体" w:hAnsi="宋体" w:cs="等线" w:hint="eastAsia"/>
          <w:b w:val="0"/>
          <w:sz w:val="24"/>
        </w:rPr>
        <w:t>业主或甲方客户或甲方的</w:t>
      </w:r>
      <w:r>
        <w:rPr>
          <w:rFonts w:ascii="宋体" w:hAnsi="宋体" w:cs="宋体"/>
          <w:b w:val="0"/>
          <w:bCs/>
          <w:sz w:val="24"/>
          <w:szCs w:val="24"/>
        </w:rPr>
        <w:t>网络互联安全管理办法</w:t>
      </w:r>
      <w:r>
        <w:rPr>
          <w:rFonts w:ascii="宋体" w:hAnsi="宋体" w:cs="宋体" w:hint="eastAsia"/>
          <w:b w:val="0"/>
          <w:bCs/>
          <w:sz w:val="24"/>
          <w:szCs w:val="24"/>
        </w:rPr>
        <w:t>等规定</w:t>
      </w:r>
      <w:r>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p>
    <w:p w14:paraId="625C6FD3"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F3AEEDC"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62EA3567"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4E0F9532"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46DB84C4"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6E8138BA"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6E6A3C7E"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7C9F909A"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107B5444"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w:t>
      </w:r>
      <w:r>
        <w:rPr>
          <w:rFonts w:ascii="宋体" w:hAnsi="宋体" w:cs="宋体"/>
          <w:b w:val="0"/>
          <w:bCs/>
          <w:sz w:val="24"/>
          <w:szCs w:val="24"/>
        </w:rPr>
        <w:lastRenderedPageBreak/>
        <w:t>技（TrendMicro）、赛门铁克（Symantec）以及NAI公司等主流网络版防病毒软件或其中之一兼容。</w:t>
      </w:r>
    </w:p>
    <w:p w14:paraId="665C72F7"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12、对于乙方提供的运行在</w:t>
      </w:r>
      <w:r>
        <w:rPr>
          <w:rFonts w:ascii="宋体" w:hAnsi="宋体" w:cs="宋体" w:hint="eastAsia"/>
          <w:b w:val="0"/>
          <w:bCs/>
          <w:sz w:val="24"/>
          <w:szCs w:val="24"/>
        </w:rPr>
        <w:t>W</w:t>
      </w:r>
      <w:r>
        <w:rPr>
          <w:rFonts w:ascii="宋体" w:hAnsi="宋体" w:cs="宋体"/>
          <w:b w:val="0"/>
          <w:bCs/>
          <w:sz w:val="24"/>
          <w:szCs w:val="24"/>
        </w:rPr>
        <w:t>indows操作系统的应用软件，版本应在Win 2000（含）以上，同时不能使用家用版，如X</w:t>
      </w:r>
      <w:r>
        <w:rPr>
          <w:rFonts w:ascii="宋体" w:hAnsi="宋体" w:cs="宋体" w:hint="eastAsia"/>
          <w:b w:val="0"/>
          <w:bCs/>
          <w:sz w:val="24"/>
          <w:szCs w:val="24"/>
        </w:rPr>
        <w:t>P</w:t>
      </w:r>
      <w:r>
        <w:rPr>
          <w:rFonts w:ascii="宋体" w:hAnsi="宋体" w:cs="宋体"/>
          <w:b w:val="0"/>
          <w:bCs/>
          <w:sz w:val="24"/>
          <w:szCs w:val="24"/>
        </w:rPr>
        <w:t xml:space="preserve"> Home </w:t>
      </w:r>
      <w:r>
        <w:rPr>
          <w:rFonts w:ascii="宋体" w:hAnsi="宋体" w:cs="宋体" w:hint="eastAsia"/>
          <w:b w:val="0"/>
          <w:bCs/>
          <w:sz w:val="24"/>
          <w:szCs w:val="24"/>
        </w:rPr>
        <w:t>版的操作系统。</w:t>
      </w:r>
    </w:p>
    <w:p w14:paraId="03B36BC4"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1539DF40"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683651B2" w14:textId="77777777" w:rsidR="007F7CC4"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06E90364" w14:textId="77777777" w:rsidR="007F7CC4"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w:t>
      </w:r>
      <w:r>
        <w:rPr>
          <w:rFonts w:ascii="宋体" w:hAnsi="宋体" w:cs="宋体" w:hint="eastAsia"/>
          <w:b w:val="0"/>
          <w:bCs/>
          <w:color w:val="000000"/>
          <w:sz w:val="24"/>
          <w:szCs w:val="24"/>
        </w:rPr>
        <w:t>肆</w:t>
      </w:r>
      <w:r>
        <w:rPr>
          <w:rFonts w:ascii="宋体" w:hAnsi="宋体" w:cs="宋体"/>
          <w:b w:val="0"/>
          <w:bCs/>
          <w:color w:val="000000"/>
          <w:sz w:val="24"/>
          <w:szCs w:val="24"/>
        </w:rPr>
        <w:t>份，甲方</w:t>
      </w:r>
      <w:r>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p w14:paraId="3433D21E" w14:textId="77777777" w:rsidR="007F7CC4" w:rsidRDefault="007F7CC4">
      <w:pPr>
        <w:spacing w:line="360" w:lineRule="auto"/>
        <w:rPr>
          <w:rFonts w:ascii="宋体" w:hAnsi="宋体" w:cs="宋体" w:hint="eastAsia"/>
          <w:b w:val="0"/>
          <w:bCs/>
          <w:sz w:val="24"/>
          <w:szCs w:val="24"/>
        </w:rPr>
      </w:pPr>
    </w:p>
    <w:p w14:paraId="4310AAFB" w14:textId="77777777" w:rsidR="007F7CC4"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ascii="宋体" w:hAnsi="宋体" w:hint="eastAsia"/>
          <w:b w:val="0"/>
          <w:bCs/>
          <w:color w:val="000000"/>
          <w:sz w:val="24"/>
          <w:szCs w:val="24"/>
        </w:rPr>
        <w:t>江苏天安智联科技股份有限公司</w:t>
      </w:r>
    </w:p>
    <w:p w14:paraId="717C301A" w14:textId="77777777" w:rsidR="007F7CC4" w:rsidRDefault="007F7CC4">
      <w:pPr>
        <w:spacing w:line="360" w:lineRule="auto"/>
        <w:rPr>
          <w:rFonts w:ascii="宋体" w:hAnsi="宋体" w:cs="宋体" w:hint="eastAsia"/>
          <w:b w:val="0"/>
          <w:bCs/>
          <w:sz w:val="24"/>
          <w:szCs w:val="24"/>
        </w:rPr>
      </w:pPr>
    </w:p>
    <w:p w14:paraId="444E5C3E" w14:textId="77777777" w:rsidR="007F7CC4"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D3587AD" w14:textId="77777777" w:rsidR="007F7CC4" w:rsidRDefault="007F7CC4">
      <w:pPr>
        <w:spacing w:line="360" w:lineRule="auto"/>
        <w:rPr>
          <w:rFonts w:ascii="宋体" w:hAnsi="宋体" w:cs="宋体" w:hint="eastAsia"/>
          <w:b w:val="0"/>
          <w:bCs/>
          <w:sz w:val="24"/>
          <w:szCs w:val="24"/>
          <w:u w:val="single"/>
        </w:rPr>
      </w:pPr>
    </w:p>
    <w:p w14:paraId="59A2A075" w14:textId="77777777" w:rsidR="007F7CC4"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4EF29393" w14:textId="77777777" w:rsidR="007F7CC4" w:rsidRDefault="007F7CC4">
      <w:pPr>
        <w:spacing w:line="360" w:lineRule="auto"/>
        <w:ind w:leftChars="-1" w:left="-3" w:firstLine="1"/>
        <w:rPr>
          <w:rFonts w:ascii="宋体" w:hAnsi="宋体" w:cs="宋体" w:hint="eastAsia"/>
          <w:b w:val="0"/>
          <w:bCs/>
          <w:sz w:val="24"/>
          <w:szCs w:val="24"/>
        </w:rPr>
      </w:pPr>
    </w:p>
    <w:p w14:paraId="4B145DE5" w14:textId="77777777" w:rsidR="007F7CC4" w:rsidRDefault="007F7CC4">
      <w:pPr>
        <w:spacing w:line="360" w:lineRule="auto"/>
        <w:rPr>
          <w:rFonts w:ascii="宋体" w:hAnsi="宋体" w:cs="宋体" w:hint="eastAsia"/>
          <w:b w:val="0"/>
          <w:bCs/>
          <w:sz w:val="24"/>
          <w:szCs w:val="24"/>
        </w:rPr>
      </w:pPr>
    </w:p>
    <w:p w14:paraId="6762FED1" w14:textId="77777777" w:rsidR="007F7CC4" w:rsidRDefault="00000000">
      <w:pPr>
        <w:spacing w:line="360" w:lineRule="auto"/>
        <w:rPr>
          <w:b w:val="0"/>
          <w:bCs/>
          <w:sz w:val="24"/>
          <w:szCs w:val="18"/>
        </w:rPr>
      </w:pPr>
      <w:r>
        <w:rPr>
          <w:rFonts w:ascii="宋体" w:hAnsi="宋体" w:cs="宋体" w:hint="eastAsia"/>
          <w:b w:val="0"/>
          <w:bCs/>
          <w:sz w:val="24"/>
          <w:szCs w:val="24"/>
        </w:rPr>
        <w:t>乙方（盖章）：</w:t>
      </w:r>
      <w:r>
        <w:rPr>
          <w:rFonts w:ascii="宋体" w:hAnsi="宋体" w:hint="eastAsia"/>
          <w:b w:val="0"/>
          <w:bCs/>
          <w:color w:val="000000"/>
          <w:sz w:val="24"/>
          <w:szCs w:val="24"/>
        </w:rPr>
        <w:t>江苏合创智行科技有限公司</w:t>
      </w:r>
      <w:r>
        <w:rPr>
          <w:b w:val="0"/>
          <w:bCs/>
          <w:sz w:val="24"/>
          <w:szCs w:val="18"/>
        </w:rPr>
        <w:t xml:space="preserve"> </w:t>
      </w:r>
    </w:p>
    <w:p w14:paraId="5BD695F4" w14:textId="77777777" w:rsidR="007F7CC4" w:rsidRDefault="007F7CC4">
      <w:pPr>
        <w:spacing w:line="360" w:lineRule="auto"/>
        <w:rPr>
          <w:rFonts w:ascii="宋体" w:hAnsi="宋体" w:cs="宋体" w:hint="eastAsia"/>
          <w:b w:val="0"/>
          <w:bCs/>
          <w:sz w:val="24"/>
          <w:szCs w:val="24"/>
          <w:u w:val="single"/>
        </w:rPr>
      </w:pPr>
    </w:p>
    <w:p w14:paraId="52439F69" w14:textId="77777777" w:rsidR="007F7CC4"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7475CF5" w14:textId="77777777" w:rsidR="007F7CC4" w:rsidRDefault="007F7CC4">
      <w:pPr>
        <w:spacing w:line="360" w:lineRule="auto"/>
        <w:rPr>
          <w:rFonts w:ascii="宋体" w:hAnsi="宋体" w:cs="宋体" w:hint="eastAsia"/>
          <w:b w:val="0"/>
          <w:bCs/>
          <w:sz w:val="24"/>
          <w:szCs w:val="24"/>
          <w:u w:val="single"/>
        </w:rPr>
      </w:pPr>
    </w:p>
    <w:p w14:paraId="57C5E65D" w14:textId="77777777" w:rsidR="007F7CC4"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2025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E2362F0" w14:textId="77777777" w:rsidR="007F7CC4" w:rsidRDefault="007F7CC4">
      <w:pPr>
        <w:rPr>
          <w:b w:val="0"/>
          <w:bCs/>
        </w:rPr>
      </w:pPr>
    </w:p>
    <w:sectPr w:rsidR="007F7CC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A3A76" w14:textId="77777777" w:rsidR="004743C5" w:rsidRDefault="004743C5">
      <w:pPr>
        <w:spacing w:line="240" w:lineRule="auto"/>
      </w:pPr>
      <w:r>
        <w:separator/>
      </w:r>
    </w:p>
  </w:endnote>
  <w:endnote w:type="continuationSeparator" w:id="0">
    <w:p w14:paraId="69B49492" w14:textId="77777777" w:rsidR="004743C5" w:rsidRDefault="00474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6EB794D7" w14:textId="77777777" w:rsidR="007F7CC4" w:rsidRDefault="00000000">
        <w:pPr>
          <w:pStyle w:val="ac"/>
          <w:jc w:val="center"/>
        </w:pPr>
        <w:r>
          <w:fldChar w:fldCharType="begin"/>
        </w:r>
        <w:r>
          <w:instrText xml:space="preserve"> PAGE   \* MERGEFORMAT </w:instrText>
        </w:r>
        <w:r>
          <w:fldChar w:fldCharType="separate"/>
        </w:r>
        <w:r>
          <w:rPr>
            <w:lang w:val="zh-CN"/>
          </w:rPr>
          <w:t>6</w:t>
        </w:r>
        <w:r>
          <w:rPr>
            <w:lang w:val="zh-CN"/>
          </w:rPr>
          <w:fldChar w:fldCharType="end"/>
        </w:r>
      </w:p>
    </w:sdtContent>
  </w:sdt>
  <w:p w14:paraId="13D5EADA" w14:textId="77777777" w:rsidR="007F7CC4" w:rsidRDefault="007F7CC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0C96" w14:textId="77777777" w:rsidR="004743C5" w:rsidRDefault="004743C5">
      <w:pPr>
        <w:spacing w:line="240" w:lineRule="auto"/>
      </w:pPr>
      <w:r>
        <w:separator/>
      </w:r>
    </w:p>
  </w:footnote>
  <w:footnote w:type="continuationSeparator" w:id="0">
    <w:p w14:paraId="610AE40E" w14:textId="77777777" w:rsidR="004743C5" w:rsidRDefault="004743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464504"/>
    <w:multiLevelType w:val="multilevel"/>
    <w:tmpl w:val="15464504"/>
    <w:lvl w:ilvl="0">
      <w:start w:val="1"/>
      <w:numFmt w:val="decimalEnclosedCircle"/>
      <w:lvlText w:val="%1"/>
      <w:lvlJc w:val="left"/>
      <w:pPr>
        <w:ind w:left="830" w:hanging="360"/>
      </w:pPr>
      <w:rPr>
        <w:rFonts w:hint="default"/>
      </w:rPr>
    </w:lvl>
    <w:lvl w:ilvl="1">
      <w:start w:val="1"/>
      <w:numFmt w:val="lowerLetter"/>
      <w:lvlText w:val="%2)"/>
      <w:lvlJc w:val="left"/>
      <w:pPr>
        <w:ind w:left="1350" w:hanging="440"/>
      </w:pPr>
    </w:lvl>
    <w:lvl w:ilvl="2">
      <w:start w:val="1"/>
      <w:numFmt w:val="lowerRoman"/>
      <w:lvlText w:val="%3."/>
      <w:lvlJc w:val="right"/>
      <w:pPr>
        <w:ind w:left="1790" w:hanging="440"/>
      </w:pPr>
    </w:lvl>
    <w:lvl w:ilvl="3">
      <w:start w:val="1"/>
      <w:numFmt w:val="decimal"/>
      <w:lvlText w:val="%4."/>
      <w:lvlJc w:val="left"/>
      <w:pPr>
        <w:ind w:left="2230" w:hanging="440"/>
      </w:pPr>
    </w:lvl>
    <w:lvl w:ilvl="4">
      <w:start w:val="1"/>
      <w:numFmt w:val="lowerLetter"/>
      <w:lvlText w:val="%5)"/>
      <w:lvlJc w:val="left"/>
      <w:pPr>
        <w:ind w:left="2670" w:hanging="440"/>
      </w:pPr>
    </w:lvl>
    <w:lvl w:ilvl="5">
      <w:start w:val="1"/>
      <w:numFmt w:val="lowerRoman"/>
      <w:lvlText w:val="%6."/>
      <w:lvlJc w:val="right"/>
      <w:pPr>
        <w:ind w:left="3110" w:hanging="440"/>
      </w:pPr>
    </w:lvl>
    <w:lvl w:ilvl="6">
      <w:start w:val="1"/>
      <w:numFmt w:val="decimal"/>
      <w:lvlText w:val="%7."/>
      <w:lvlJc w:val="left"/>
      <w:pPr>
        <w:ind w:left="3550" w:hanging="440"/>
      </w:pPr>
    </w:lvl>
    <w:lvl w:ilvl="7">
      <w:start w:val="1"/>
      <w:numFmt w:val="lowerLetter"/>
      <w:lvlText w:val="%8)"/>
      <w:lvlJc w:val="left"/>
      <w:pPr>
        <w:ind w:left="3990" w:hanging="440"/>
      </w:pPr>
    </w:lvl>
    <w:lvl w:ilvl="8">
      <w:start w:val="1"/>
      <w:numFmt w:val="lowerRoman"/>
      <w:lvlText w:val="%9."/>
      <w:lvlJc w:val="right"/>
      <w:pPr>
        <w:ind w:left="4430" w:hanging="44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2A3029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0833BA2"/>
    <w:multiLevelType w:val="multilevel"/>
    <w:tmpl w:val="30833BA2"/>
    <w:lvl w:ilvl="0">
      <w:start w:val="1"/>
      <w:numFmt w:val="decimalEnclosedCircle"/>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7"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8"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618297345">
    <w:abstractNumId w:val="2"/>
  </w:num>
  <w:num w:numId="2" w16cid:durableId="199628490">
    <w:abstractNumId w:val="0"/>
  </w:num>
  <w:num w:numId="3" w16cid:durableId="247691792">
    <w:abstractNumId w:val="4"/>
  </w:num>
  <w:num w:numId="4" w16cid:durableId="1961180122">
    <w:abstractNumId w:val="5"/>
  </w:num>
  <w:num w:numId="5" w16cid:durableId="1741126724">
    <w:abstractNumId w:val="1"/>
  </w:num>
  <w:num w:numId="6" w16cid:durableId="2130933501">
    <w:abstractNumId w:val="7"/>
  </w:num>
  <w:num w:numId="7" w16cid:durableId="1070693013">
    <w:abstractNumId w:val="3"/>
  </w:num>
  <w:num w:numId="8" w16cid:durableId="888879381">
    <w:abstractNumId w:val="6"/>
  </w:num>
  <w:num w:numId="9" w16cid:durableId="27081807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wie zhang">
    <w15:presenceInfo w15:providerId="Windows Live" w15:userId="a0cf2d227e16eb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9FFC322B"/>
    <w:rsid w:val="AEFB4EF4"/>
    <w:rsid w:val="BFCF1E02"/>
    <w:rsid w:val="C73E18AA"/>
    <w:rsid w:val="CFFF895D"/>
    <w:rsid w:val="D87FB53F"/>
    <w:rsid w:val="D9F637A8"/>
    <w:rsid w:val="E77BBC8A"/>
    <w:rsid w:val="EF1C79A9"/>
    <w:rsid w:val="F75D8FB2"/>
    <w:rsid w:val="FDEF018A"/>
    <w:rsid w:val="FEFFD051"/>
    <w:rsid w:val="FF7E1FCD"/>
    <w:rsid w:val="000023AE"/>
    <w:rsid w:val="000075C1"/>
    <w:rsid w:val="000140DF"/>
    <w:rsid w:val="00020BBD"/>
    <w:rsid w:val="000253A1"/>
    <w:rsid w:val="000359A7"/>
    <w:rsid w:val="00045EE1"/>
    <w:rsid w:val="00057CA1"/>
    <w:rsid w:val="00064BC3"/>
    <w:rsid w:val="00074315"/>
    <w:rsid w:val="00074424"/>
    <w:rsid w:val="00094354"/>
    <w:rsid w:val="000B6CFD"/>
    <w:rsid w:val="000C3F81"/>
    <w:rsid w:val="000D000B"/>
    <w:rsid w:val="000D6646"/>
    <w:rsid w:val="000D7791"/>
    <w:rsid w:val="000E793C"/>
    <w:rsid w:val="000F2484"/>
    <w:rsid w:val="000F3254"/>
    <w:rsid w:val="001118AD"/>
    <w:rsid w:val="001162C1"/>
    <w:rsid w:val="00120DC6"/>
    <w:rsid w:val="00130E22"/>
    <w:rsid w:val="00132E48"/>
    <w:rsid w:val="001339BB"/>
    <w:rsid w:val="001509CF"/>
    <w:rsid w:val="00151395"/>
    <w:rsid w:val="0017155D"/>
    <w:rsid w:val="00175EC5"/>
    <w:rsid w:val="00184CF6"/>
    <w:rsid w:val="00194239"/>
    <w:rsid w:val="00195617"/>
    <w:rsid w:val="001969DE"/>
    <w:rsid w:val="00197C07"/>
    <w:rsid w:val="001A6882"/>
    <w:rsid w:val="001D0CB6"/>
    <w:rsid w:val="001D54FF"/>
    <w:rsid w:val="001D75B0"/>
    <w:rsid w:val="001E2DA4"/>
    <w:rsid w:val="001F48CE"/>
    <w:rsid w:val="001F5383"/>
    <w:rsid w:val="001F549D"/>
    <w:rsid w:val="001F5B94"/>
    <w:rsid w:val="0020308B"/>
    <w:rsid w:val="00205320"/>
    <w:rsid w:val="00217FF5"/>
    <w:rsid w:val="0022098C"/>
    <w:rsid w:val="002303A7"/>
    <w:rsid w:val="0023421A"/>
    <w:rsid w:val="00237D04"/>
    <w:rsid w:val="00242503"/>
    <w:rsid w:val="00245E3D"/>
    <w:rsid w:val="002547F9"/>
    <w:rsid w:val="002809CD"/>
    <w:rsid w:val="00294089"/>
    <w:rsid w:val="002A1884"/>
    <w:rsid w:val="002A4F1D"/>
    <w:rsid w:val="002A7CE2"/>
    <w:rsid w:val="002B1172"/>
    <w:rsid w:val="002C5748"/>
    <w:rsid w:val="002D07A5"/>
    <w:rsid w:val="002E5369"/>
    <w:rsid w:val="002E64F8"/>
    <w:rsid w:val="002F6768"/>
    <w:rsid w:val="00321C81"/>
    <w:rsid w:val="003340C8"/>
    <w:rsid w:val="00350B3C"/>
    <w:rsid w:val="00352E72"/>
    <w:rsid w:val="00355C2E"/>
    <w:rsid w:val="003566F1"/>
    <w:rsid w:val="00380753"/>
    <w:rsid w:val="0038236A"/>
    <w:rsid w:val="003A6052"/>
    <w:rsid w:val="003A7D9C"/>
    <w:rsid w:val="003D4ED7"/>
    <w:rsid w:val="003E106A"/>
    <w:rsid w:val="003E1B3B"/>
    <w:rsid w:val="003F0E69"/>
    <w:rsid w:val="003F4BC1"/>
    <w:rsid w:val="003F54D0"/>
    <w:rsid w:val="003F5BDE"/>
    <w:rsid w:val="003F740E"/>
    <w:rsid w:val="00401A88"/>
    <w:rsid w:val="004121DE"/>
    <w:rsid w:val="004225C6"/>
    <w:rsid w:val="00424539"/>
    <w:rsid w:val="00437D46"/>
    <w:rsid w:val="00442481"/>
    <w:rsid w:val="004722BC"/>
    <w:rsid w:val="00473D93"/>
    <w:rsid w:val="004743C5"/>
    <w:rsid w:val="00476BAF"/>
    <w:rsid w:val="00487869"/>
    <w:rsid w:val="004901EE"/>
    <w:rsid w:val="00493B3E"/>
    <w:rsid w:val="004A2799"/>
    <w:rsid w:val="004B4647"/>
    <w:rsid w:val="004C278D"/>
    <w:rsid w:val="004C5F8E"/>
    <w:rsid w:val="004D7C08"/>
    <w:rsid w:val="005035BA"/>
    <w:rsid w:val="0050621D"/>
    <w:rsid w:val="0051107A"/>
    <w:rsid w:val="00511338"/>
    <w:rsid w:val="005128C1"/>
    <w:rsid w:val="00516757"/>
    <w:rsid w:val="0052407B"/>
    <w:rsid w:val="00526696"/>
    <w:rsid w:val="00526922"/>
    <w:rsid w:val="00526ACE"/>
    <w:rsid w:val="00537D4A"/>
    <w:rsid w:val="00565633"/>
    <w:rsid w:val="00566624"/>
    <w:rsid w:val="00576B65"/>
    <w:rsid w:val="0058659B"/>
    <w:rsid w:val="0059233C"/>
    <w:rsid w:val="005938A3"/>
    <w:rsid w:val="005B4AD5"/>
    <w:rsid w:val="005B5E63"/>
    <w:rsid w:val="005C4BFA"/>
    <w:rsid w:val="005D4808"/>
    <w:rsid w:val="005E02CE"/>
    <w:rsid w:val="005E09C4"/>
    <w:rsid w:val="005E1852"/>
    <w:rsid w:val="005F559A"/>
    <w:rsid w:val="0060684A"/>
    <w:rsid w:val="006103A5"/>
    <w:rsid w:val="006108EA"/>
    <w:rsid w:val="0061283B"/>
    <w:rsid w:val="00613430"/>
    <w:rsid w:val="00623E08"/>
    <w:rsid w:val="00626944"/>
    <w:rsid w:val="006338C5"/>
    <w:rsid w:val="0064691F"/>
    <w:rsid w:val="00654DEC"/>
    <w:rsid w:val="00666034"/>
    <w:rsid w:val="00683AC6"/>
    <w:rsid w:val="006870B7"/>
    <w:rsid w:val="0069077B"/>
    <w:rsid w:val="006937FC"/>
    <w:rsid w:val="006B711E"/>
    <w:rsid w:val="006C393B"/>
    <w:rsid w:val="006E2460"/>
    <w:rsid w:val="006F2A02"/>
    <w:rsid w:val="00706CEF"/>
    <w:rsid w:val="00730FC5"/>
    <w:rsid w:val="00731F1F"/>
    <w:rsid w:val="007342AD"/>
    <w:rsid w:val="00744735"/>
    <w:rsid w:val="007460CD"/>
    <w:rsid w:val="00770610"/>
    <w:rsid w:val="00771D28"/>
    <w:rsid w:val="00783C6D"/>
    <w:rsid w:val="00792DBE"/>
    <w:rsid w:val="007A682D"/>
    <w:rsid w:val="007B265F"/>
    <w:rsid w:val="007C1811"/>
    <w:rsid w:val="007C56F9"/>
    <w:rsid w:val="007E4748"/>
    <w:rsid w:val="007E6077"/>
    <w:rsid w:val="007F7CC4"/>
    <w:rsid w:val="0080007D"/>
    <w:rsid w:val="00803BB1"/>
    <w:rsid w:val="00815BFD"/>
    <w:rsid w:val="0082242C"/>
    <w:rsid w:val="0083551C"/>
    <w:rsid w:val="00837447"/>
    <w:rsid w:val="00844CAF"/>
    <w:rsid w:val="008608DF"/>
    <w:rsid w:val="008611D2"/>
    <w:rsid w:val="008613D0"/>
    <w:rsid w:val="00867EBA"/>
    <w:rsid w:val="008816EB"/>
    <w:rsid w:val="008B2BBC"/>
    <w:rsid w:val="008D24A4"/>
    <w:rsid w:val="008E141F"/>
    <w:rsid w:val="008F5A78"/>
    <w:rsid w:val="008F7EFE"/>
    <w:rsid w:val="00903B54"/>
    <w:rsid w:val="00924828"/>
    <w:rsid w:val="009256A6"/>
    <w:rsid w:val="00931626"/>
    <w:rsid w:val="00942AF4"/>
    <w:rsid w:val="00947515"/>
    <w:rsid w:val="00955410"/>
    <w:rsid w:val="00955A8B"/>
    <w:rsid w:val="0096139F"/>
    <w:rsid w:val="00961B60"/>
    <w:rsid w:val="00971C81"/>
    <w:rsid w:val="009A549D"/>
    <w:rsid w:val="009B5A6F"/>
    <w:rsid w:val="009B60BC"/>
    <w:rsid w:val="009B691B"/>
    <w:rsid w:val="009D02E2"/>
    <w:rsid w:val="009D1AEF"/>
    <w:rsid w:val="009D4816"/>
    <w:rsid w:val="009D6AB8"/>
    <w:rsid w:val="00A2504F"/>
    <w:rsid w:val="00A25448"/>
    <w:rsid w:val="00A31E10"/>
    <w:rsid w:val="00A52469"/>
    <w:rsid w:val="00A61D7A"/>
    <w:rsid w:val="00A66F11"/>
    <w:rsid w:val="00A72F1F"/>
    <w:rsid w:val="00A74A5D"/>
    <w:rsid w:val="00A966A8"/>
    <w:rsid w:val="00A97B6C"/>
    <w:rsid w:val="00AA026B"/>
    <w:rsid w:val="00AA665A"/>
    <w:rsid w:val="00AB4F24"/>
    <w:rsid w:val="00AC7671"/>
    <w:rsid w:val="00AD2971"/>
    <w:rsid w:val="00AD320B"/>
    <w:rsid w:val="00AD411D"/>
    <w:rsid w:val="00AD70C5"/>
    <w:rsid w:val="00AE08D0"/>
    <w:rsid w:val="00B0361B"/>
    <w:rsid w:val="00B15B25"/>
    <w:rsid w:val="00B160B5"/>
    <w:rsid w:val="00B22168"/>
    <w:rsid w:val="00B377C2"/>
    <w:rsid w:val="00B37CE3"/>
    <w:rsid w:val="00BA65DD"/>
    <w:rsid w:val="00BC64A5"/>
    <w:rsid w:val="00BE064F"/>
    <w:rsid w:val="00BE6894"/>
    <w:rsid w:val="00BE79AB"/>
    <w:rsid w:val="00BF14D8"/>
    <w:rsid w:val="00BF172F"/>
    <w:rsid w:val="00BF61F1"/>
    <w:rsid w:val="00C01281"/>
    <w:rsid w:val="00C058C9"/>
    <w:rsid w:val="00C132A6"/>
    <w:rsid w:val="00C33CA9"/>
    <w:rsid w:val="00C33CB3"/>
    <w:rsid w:val="00C44579"/>
    <w:rsid w:val="00C72490"/>
    <w:rsid w:val="00C90AA1"/>
    <w:rsid w:val="00C924B1"/>
    <w:rsid w:val="00C956A3"/>
    <w:rsid w:val="00C96539"/>
    <w:rsid w:val="00CA1EA7"/>
    <w:rsid w:val="00CA27F1"/>
    <w:rsid w:val="00CA392E"/>
    <w:rsid w:val="00CA509C"/>
    <w:rsid w:val="00CA51A8"/>
    <w:rsid w:val="00CB2471"/>
    <w:rsid w:val="00CB69E9"/>
    <w:rsid w:val="00CC6066"/>
    <w:rsid w:val="00CD3790"/>
    <w:rsid w:val="00CD422C"/>
    <w:rsid w:val="00CD7A4E"/>
    <w:rsid w:val="00CE10AF"/>
    <w:rsid w:val="00CF0D71"/>
    <w:rsid w:val="00D40E50"/>
    <w:rsid w:val="00D43527"/>
    <w:rsid w:val="00D50B8D"/>
    <w:rsid w:val="00D70932"/>
    <w:rsid w:val="00D8669B"/>
    <w:rsid w:val="00D96E84"/>
    <w:rsid w:val="00DA1ED5"/>
    <w:rsid w:val="00DA5448"/>
    <w:rsid w:val="00DA72F4"/>
    <w:rsid w:val="00DC2D65"/>
    <w:rsid w:val="00DD1EE4"/>
    <w:rsid w:val="00DD2393"/>
    <w:rsid w:val="00DD3B6D"/>
    <w:rsid w:val="00DD452B"/>
    <w:rsid w:val="00DD6A6D"/>
    <w:rsid w:val="00DD6D86"/>
    <w:rsid w:val="00DE42F6"/>
    <w:rsid w:val="00DE7556"/>
    <w:rsid w:val="00DF2EFA"/>
    <w:rsid w:val="00DF3412"/>
    <w:rsid w:val="00DF5697"/>
    <w:rsid w:val="00DF6B07"/>
    <w:rsid w:val="00E0290A"/>
    <w:rsid w:val="00E06C67"/>
    <w:rsid w:val="00E13E92"/>
    <w:rsid w:val="00E31AE8"/>
    <w:rsid w:val="00E5602A"/>
    <w:rsid w:val="00E615E0"/>
    <w:rsid w:val="00E73073"/>
    <w:rsid w:val="00E92C9F"/>
    <w:rsid w:val="00E92D8E"/>
    <w:rsid w:val="00EA0C86"/>
    <w:rsid w:val="00EA3D38"/>
    <w:rsid w:val="00EA41B1"/>
    <w:rsid w:val="00EA45F1"/>
    <w:rsid w:val="00EA50F5"/>
    <w:rsid w:val="00EA7BB7"/>
    <w:rsid w:val="00EB084E"/>
    <w:rsid w:val="00EB3B21"/>
    <w:rsid w:val="00EC63F0"/>
    <w:rsid w:val="00ED07F2"/>
    <w:rsid w:val="00ED1BB3"/>
    <w:rsid w:val="00ED4A92"/>
    <w:rsid w:val="00EE18EE"/>
    <w:rsid w:val="00EE46C0"/>
    <w:rsid w:val="00EF0ECC"/>
    <w:rsid w:val="00F00851"/>
    <w:rsid w:val="00F17C49"/>
    <w:rsid w:val="00F2338F"/>
    <w:rsid w:val="00F23D04"/>
    <w:rsid w:val="00F2461B"/>
    <w:rsid w:val="00F27F0D"/>
    <w:rsid w:val="00F34230"/>
    <w:rsid w:val="00F34BA2"/>
    <w:rsid w:val="00F46970"/>
    <w:rsid w:val="00F514B2"/>
    <w:rsid w:val="00F66FEE"/>
    <w:rsid w:val="00F76A72"/>
    <w:rsid w:val="00F8183A"/>
    <w:rsid w:val="00FA2DCD"/>
    <w:rsid w:val="00FA381C"/>
    <w:rsid w:val="00FB4A5A"/>
    <w:rsid w:val="00FD1598"/>
    <w:rsid w:val="00FD3A9B"/>
    <w:rsid w:val="00FD3ABA"/>
    <w:rsid w:val="00FD650D"/>
    <w:rsid w:val="00FE09A3"/>
    <w:rsid w:val="00FE253C"/>
    <w:rsid w:val="00FF1A45"/>
    <w:rsid w:val="01623D39"/>
    <w:rsid w:val="04B149C8"/>
    <w:rsid w:val="06952EE0"/>
    <w:rsid w:val="06C632A9"/>
    <w:rsid w:val="08F407F1"/>
    <w:rsid w:val="0D097FEC"/>
    <w:rsid w:val="0D2C17FD"/>
    <w:rsid w:val="0DD237BC"/>
    <w:rsid w:val="127D180B"/>
    <w:rsid w:val="13362772"/>
    <w:rsid w:val="13857CA0"/>
    <w:rsid w:val="13C133CE"/>
    <w:rsid w:val="1B494B1B"/>
    <w:rsid w:val="1EFEAF15"/>
    <w:rsid w:val="207215AC"/>
    <w:rsid w:val="21D868B6"/>
    <w:rsid w:val="28B92995"/>
    <w:rsid w:val="29644A23"/>
    <w:rsid w:val="2BEF1B8F"/>
    <w:rsid w:val="2DAC79D4"/>
    <w:rsid w:val="2F38A82B"/>
    <w:rsid w:val="314D4C13"/>
    <w:rsid w:val="32AC3044"/>
    <w:rsid w:val="362231BE"/>
    <w:rsid w:val="36E1648D"/>
    <w:rsid w:val="385B52F0"/>
    <w:rsid w:val="3AAD058B"/>
    <w:rsid w:val="3C8841DA"/>
    <w:rsid w:val="410B461F"/>
    <w:rsid w:val="47FC121B"/>
    <w:rsid w:val="483F42E6"/>
    <w:rsid w:val="4BAFDFFE"/>
    <w:rsid w:val="4F1B46F2"/>
    <w:rsid w:val="5049010D"/>
    <w:rsid w:val="50A425DE"/>
    <w:rsid w:val="51CB2747"/>
    <w:rsid w:val="52CB5F88"/>
    <w:rsid w:val="55BE5ED1"/>
    <w:rsid w:val="56D91391"/>
    <w:rsid w:val="5926369C"/>
    <w:rsid w:val="5C883C67"/>
    <w:rsid w:val="5C8B6E93"/>
    <w:rsid w:val="5EF3152F"/>
    <w:rsid w:val="5F5B6B96"/>
    <w:rsid w:val="5FB81C53"/>
    <w:rsid w:val="613C1835"/>
    <w:rsid w:val="635A392B"/>
    <w:rsid w:val="63A84B78"/>
    <w:rsid w:val="6A762352"/>
    <w:rsid w:val="6D1F7E14"/>
    <w:rsid w:val="6FA16111"/>
    <w:rsid w:val="6FFB0DEF"/>
    <w:rsid w:val="73CCC306"/>
    <w:rsid w:val="75742F72"/>
    <w:rsid w:val="79D7762B"/>
    <w:rsid w:val="7A422278"/>
    <w:rsid w:val="7A4C4E41"/>
    <w:rsid w:val="7D457D26"/>
    <w:rsid w:val="7FBDCA18"/>
    <w:rsid w:val="7FFB41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AD7DCA"/>
  <w15:docId w15:val="{DF149945-39C4-4A9D-9F9A-C2877BA0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pPr>
      <w:ind w:firstLineChars="200" w:firstLine="420"/>
    </w:pPr>
  </w:style>
  <w:style w:type="paragraph" w:customStyle="1" w:styleId="TOCHeading1">
    <w:name w:val="TOC Heading1"/>
    <w:next w:val="a"/>
    <w:qFormat/>
    <w:pPr>
      <w:wordWrap w:val="0"/>
    </w:pPr>
    <w:rPr>
      <w:sz w:val="32"/>
    </w:rPr>
  </w:style>
  <w:style w:type="paragraph" w:styleId="aff1">
    <w:name w:val="Revision"/>
    <w:hidden/>
    <w:uiPriority w:val="99"/>
    <w:unhideWhenUsed/>
    <w:rsid w:val="00D70932"/>
    <w:rPr>
      <w:b/>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4088</Words>
  <Characters>23303</Characters>
  <Application>Microsoft Office Word</Application>
  <DocSecurity>0</DocSecurity>
  <Lines>194</Lines>
  <Paragraphs>54</Paragraphs>
  <ScaleCrop>false</ScaleCrop>
  <Company>Microsoft</Company>
  <LinksUpToDate>false</LinksUpToDate>
  <CharactersWithSpaces>27337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3</cp:revision>
  <dcterms:created xsi:type="dcterms:W3CDTF">2025-10-22T03:58:00Z</dcterms:created>
  <dcterms:modified xsi:type="dcterms:W3CDTF">2025-10-29T03:30:00Z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ies>
</file>